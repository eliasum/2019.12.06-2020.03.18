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vsd" ContentType="application/vnd.visio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BA1C30" w14:textId="77777777" w:rsidR="00D72E1C" w:rsidRDefault="00D72E1C" w:rsidP="00D72E1C">
      <w:pPr>
        <w:jc w:val="center"/>
      </w:pPr>
      <w:bookmarkStart w:id="0" w:name="_Toc280135513"/>
      <w:bookmarkStart w:id="1" w:name="_Toc280170880"/>
      <w:r>
        <w:rPr>
          <w:noProof/>
        </w:rPr>
        <w:drawing>
          <wp:inline distT="0" distB="0" distL="0" distR="0" wp14:anchorId="391C537B" wp14:editId="0EBB7B11">
            <wp:extent cx="1743075" cy="857250"/>
            <wp:effectExtent l="0" t="0" r="9525" b="0"/>
            <wp:docPr id="1" name="Рисунок 1" descr="Gazprombank_rus_ 295_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Gazprombank_rus_ 295_Cent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82945" w14:textId="77777777" w:rsidR="00D72E1C" w:rsidRPr="00395971" w:rsidRDefault="00D72E1C" w:rsidP="00D72E1C">
      <w:pPr>
        <w:jc w:val="center"/>
        <w:rPr>
          <w:rFonts w:ascii="Arial" w:hAnsi="Arial" w:cs="Arial"/>
          <w:sz w:val="20"/>
          <w:szCs w:val="20"/>
        </w:rPr>
      </w:pPr>
      <w:r w:rsidRPr="00395971">
        <w:rPr>
          <w:rFonts w:ascii="Arial" w:hAnsi="Arial" w:cs="Arial"/>
          <w:sz w:val="20"/>
          <w:szCs w:val="20"/>
        </w:rPr>
        <w:t>«ГАЗПРОМБАНК» (</w:t>
      </w:r>
      <w:r>
        <w:rPr>
          <w:rFonts w:ascii="Arial" w:hAnsi="Arial" w:cs="Arial"/>
          <w:sz w:val="20"/>
          <w:szCs w:val="20"/>
        </w:rPr>
        <w:t>А</w:t>
      </w:r>
      <w:r w:rsidRPr="00395971">
        <w:rPr>
          <w:rFonts w:ascii="Arial" w:hAnsi="Arial" w:cs="Arial"/>
          <w:sz w:val="20"/>
          <w:szCs w:val="20"/>
        </w:rPr>
        <w:t>кционерное общество)</w:t>
      </w:r>
    </w:p>
    <w:p w14:paraId="09B3E8A7" w14:textId="77777777" w:rsidR="00D72E1C" w:rsidRDefault="00D72E1C" w:rsidP="00D72E1C">
      <w:pPr>
        <w:rPr>
          <w:b/>
        </w:rPr>
      </w:pPr>
    </w:p>
    <w:p w14:paraId="55F10511" w14:textId="77777777" w:rsidR="00D72E1C" w:rsidRPr="00AA2945" w:rsidRDefault="00D72E1C" w:rsidP="00C77344">
      <w:pPr>
        <w:ind w:left="6663" w:right="616" w:firstLine="0"/>
      </w:pPr>
      <w:r w:rsidRPr="00AA2945">
        <w:rPr>
          <w:rFonts w:ascii="Arial" w:hAnsi="Arial" w:cs="Arial"/>
          <w:b/>
          <w:bCs/>
          <w:sz w:val="22"/>
        </w:rPr>
        <w:t>УТВЕРЖДАЮ</w:t>
      </w:r>
    </w:p>
    <w:p w14:paraId="1A5C3212" w14:textId="77777777" w:rsidR="00D72E1C" w:rsidRPr="000B7D0D" w:rsidRDefault="00D72E1C" w:rsidP="00C77344">
      <w:pPr>
        <w:ind w:left="6663" w:right="616" w:firstLine="0"/>
        <w:rPr>
          <w:rFonts w:ascii="Arial" w:hAnsi="Arial" w:cs="Arial"/>
          <w:b/>
          <w:bCs/>
          <w:sz w:val="22"/>
        </w:rPr>
      </w:pPr>
      <w:r>
        <w:rPr>
          <w:rFonts w:ascii="Arial" w:hAnsi="Arial" w:cs="Arial"/>
          <w:b/>
          <w:bCs/>
          <w:sz w:val="22"/>
        </w:rPr>
        <w:t>Н</w:t>
      </w:r>
      <w:r w:rsidRPr="000B7D0D">
        <w:rPr>
          <w:rFonts w:ascii="Arial" w:hAnsi="Arial" w:cs="Arial"/>
          <w:b/>
          <w:bCs/>
          <w:sz w:val="22"/>
        </w:rPr>
        <w:t>ачальник Департамента</w:t>
      </w:r>
      <w:r>
        <w:rPr>
          <w:rFonts w:ascii="Arial" w:hAnsi="Arial" w:cs="Arial"/>
          <w:b/>
          <w:bCs/>
          <w:sz w:val="22"/>
        </w:rPr>
        <w:t xml:space="preserve"> </w:t>
      </w:r>
      <w:proofErr w:type="spellStart"/>
      <w:proofErr w:type="gramStart"/>
      <w:r w:rsidRPr="00960B61">
        <w:rPr>
          <w:rFonts w:ascii="Arial" w:hAnsi="Arial" w:cs="Arial"/>
          <w:b/>
          <w:bCs/>
          <w:sz w:val="22"/>
        </w:rPr>
        <w:t>частно</w:t>
      </w:r>
      <w:proofErr w:type="spellEnd"/>
      <w:r w:rsidRPr="00960B61">
        <w:rPr>
          <w:rFonts w:ascii="Arial" w:hAnsi="Arial" w:cs="Arial"/>
          <w:b/>
          <w:bCs/>
          <w:sz w:val="22"/>
        </w:rPr>
        <w:t>-банковского</w:t>
      </w:r>
      <w:proofErr w:type="gramEnd"/>
      <w:r w:rsidRPr="00960B61">
        <w:rPr>
          <w:rFonts w:ascii="Arial" w:hAnsi="Arial" w:cs="Arial"/>
          <w:b/>
          <w:bCs/>
          <w:sz w:val="22"/>
        </w:rPr>
        <w:t xml:space="preserve"> бизнеса</w:t>
      </w:r>
    </w:p>
    <w:p w14:paraId="5DF9AEA9" w14:textId="77777777" w:rsidR="00D72E1C" w:rsidRPr="0066385E" w:rsidRDefault="00C77344" w:rsidP="00C77344">
      <w:pPr>
        <w:ind w:left="6663" w:firstLine="0"/>
        <w:rPr>
          <w:rFonts w:ascii="Arial" w:hAnsi="Arial" w:cs="Arial"/>
          <w:b/>
          <w:bCs/>
          <w:sz w:val="22"/>
        </w:rPr>
      </w:pPr>
      <w:r>
        <w:rPr>
          <w:rFonts w:ascii="Arial" w:hAnsi="Arial" w:cs="Arial"/>
          <w:b/>
          <w:bCs/>
          <w:sz w:val="22"/>
        </w:rPr>
        <w:t>_______________</w:t>
      </w:r>
      <w:r w:rsidR="00D72E1C">
        <w:rPr>
          <w:rFonts w:ascii="Arial" w:hAnsi="Arial" w:cs="Arial"/>
          <w:b/>
          <w:bCs/>
          <w:sz w:val="22"/>
        </w:rPr>
        <w:t>С</w:t>
      </w:r>
      <w:r w:rsidR="00D72E1C" w:rsidRPr="00395971">
        <w:rPr>
          <w:rFonts w:ascii="Arial" w:hAnsi="Arial" w:cs="Arial"/>
          <w:b/>
          <w:bCs/>
          <w:sz w:val="22"/>
        </w:rPr>
        <w:t>.</w:t>
      </w:r>
      <w:r w:rsidR="00D72E1C">
        <w:rPr>
          <w:rFonts w:ascii="Arial" w:hAnsi="Arial" w:cs="Arial"/>
          <w:b/>
          <w:bCs/>
          <w:sz w:val="22"/>
        </w:rPr>
        <w:t>С</w:t>
      </w:r>
      <w:r w:rsidR="00D72E1C" w:rsidRPr="00395971">
        <w:rPr>
          <w:rFonts w:ascii="Arial" w:hAnsi="Arial" w:cs="Arial"/>
          <w:b/>
          <w:bCs/>
          <w:sz w:val="22"/>
        </w:rPr>
        <w:t xml:space="preserve">. </w:t>
      </w:r>
      <w:proofErr w:type="spellStart"/>
      <w:r w:rsidR="00D72E1C">
        <w:rPr>
          <w:rFonts w:ascii="Arial" w:hAnsi="Arial" w:cs="Arial"/>
          <w:b/>
          <w:bCs/>
          <w:sz w:val="22"/>
        </w:rPr>
        <w:t>Потапейко</w:t>
      </w:r>
      <w:proofErr w:type="spellEnd"/>
    </w:p>
    <w:p w14:paraId="4EAE663B" w14:textId="77777777" w:rsidR="00D72E1C" w:rsidRPr="0066385E" w:rsidRDefault="00D72E1C" w:rsidP="00C77344">
      <w:pPr>
        <w:ind w:left="6663" w:firstLine="0"/>
        <w:rPr>
          <w:rFonts w:ascii="Arial" w:hAnsi="Arial" w:cs="Arial"/>
          <w:b/>
          <w:bCs/>
          <w:sz w:val="22"/>
        </w:rPr>
      </w:pPr>
      <w:r w:rsidRPr="00395971">
        <w:rPr>
          <w:rFonts w:ascii="Arial" w:hAnsi="Arial" w:cs="Arial"/>
          <w:b/>
          <w:bCs/>
          <w:sz w:val="22"/>
        </w:rPr>
        <w:t>«__</w:t>
      </w:r>
      <w:proofErr w:type="gramStart"/>
      <w:r w:rsidRPr="00395971">
        <w:rPr>
          <w:rFonts w:ascii="Arial" w:hAnsi="Arial" w:cs="Arial"/>
          <w:b/>
          <w:bCs/>
          <w:sz w:val="22"/>
        </w:rPr>
        <w:t>_»</w:t>
      </w:r>
      <w:r w:rsidRPr="0066385E">
        <w:rPr>
          <w:rFonts w:ascii="Arial" w:hAnsi="Arial" w:cs="Arial"/>
          <w:b/>
          <w:bCs/>
          <w:sz w:val="22"/>
        </w:rPr>
        <w:t xml:space="preserve"> </w:t>
      </w:r>
      <w:r w:rsidR="00C77344">
        <w:rPr>
          <w:rFonts w:ascii="Arial" w:hAnsi="Arial" w:cs="Arial"/>
          <w:b/>
          <w:bCs/>
          <w:sz w:val="22"/>
        </w:rPr>
        <w:t xml:space="preserve"> _</w:t>
      </w:r>
      <w:proofErr w:type="gramEnd"/>
      <w:r w:rsidR="00C77344">
        <w:rPr>
          <w:rFonts w:ascii="Arial" w:hAnsi="Arial" w:cs="Arial"/>
          <w:b/>
          <w:bCs/>
          <w:sz w:val="22"/>
        </w:rPr>
        <w:t>________</w:t>
      </w:r>
      <w:r w:rsidRPr="00395971">
        <w:rPr>
          <w:rFonts w:ascii="Arial" w:hAnsi="Arial" w:cs="Arial"/>
          <w:b/>
          <w:bCs/>
          <w:sz w:val="22"/>
        </w:rPr>
        <w:t xml:space="preserve">  </w:t>
      </w:r>
      <w:r w:rsidRPr="00395971">
        <w:rPr>
          <w:rFonts w:ascii="Arial" w:hAnsi="Arial" w:cs="Arial"/>
          <w:b/>
          <w:sz w:val="22"/>
        </w:rPr>
        <w:t>201</w:t>
      </w:r>
      <w:r w:rsidR="00AB54A6">
        <w:rPr>
          <w:rFonts w:ascii="Arial" w:hAnsi="Arial" w:cs="Arial"/>
          <w:b/>
          <w:sz w:val="22"/>
        </w:rPr>
        <w:t>9</w:t>
      </w:r>
      <w:r w:rsidRPr="00395971">
        <w:rPr>
          <w:rFonts w:ascii="Arial" w:hAnsi="Arial" w:cs="Arial"/>
          <w:b/>
          <w:sz w:val="22"/>
        </w:rPr>
        <w:t xml:space="preserve"> г.</w:t>
      </w:r>
    </w:p>
    <w:p w14:paraId="1394C14C" w14:textId="77777777" w:rsidR="00D72E1C" w:rsidRPr="005C65F3" w:rsidRDefault="00D72E1C" w:rsidP="00D72E1C">
      <w:pPr>
        <w:pStyle w:val="12"/>
        <w:tabs>
          <w:tab w:val="left" w:pos="10773"/>
        </w:tabs>
        <w:ind w:right="21"/>
        <w:rPr>
          <w:sz w:val="44"/>
          <w:szCs w:val="44"/>
        </w:rPr>
      </w:pPr>
      <w:r w:rsidRPr="005C65F3">
        <w:rPr>
          <w:sz w:val="44"/>
          <w:szCs w:val="44"/>
        </w:rPr>
        <w:t>Спецификация требований пользователя</w:t>
      </w:r>
    </w:p>
    <w:p w14:paraId="4CC84E9C" w14:textId="77777777" w:rsidR="00D72E1C" w:rsidRDefault="00D72E1C" w:rsidP="00D72E1C">
      <w:pPr>
        <w:ind w:right="21"/>
        <w:rPr>
          <w:b/>
        </w:rPr>
      </w:pPr>
    </w:p>
    <w:p w14:paraId="3B7C93E2" w14:textId="77777777" w:rsidR="00D72E1C" w:rsidRDefault="00D72E1C" w:rsidP="00D72E1C">
      <w:pPr>
        <w:ind w:right="21"/>
      </w:pPr>
    </w:p>
    <w:p w14:paraId="35421D71" w14:textId="77777777" w:rsidR="00D72E1C" w:rsidRPr="005C65F3" w:rsidRDefault="005C65F3" w:rsidP="00D72E1C">
      <w:pPr>
        <w:pStyle w:val="24"/>
        <w:ind w:right="21"/>
        <w:rPr>
          <w:sz w:val="32"/>
          <w:szCs w:val="32"/>
        </w:rPr>
      </w:pPr>
      <w:r w:rsidRPr="005C65F3">
        <w:rPr>
          <w:sz w:val="32"/>
          <w:szCs w:val="32"/>
        </w:rPr>
        <w:t>Проект обновления версии</w:t>
      </w:r>
      <w:r w:rsidR="00F139FD">
        <w:rPr>
          <w:sz w:val="32"/>
          <w:szCs w:val="32"/>
        </w:rPr>
        <w:t xml:space="preserve"> </w:t>
      </w:r>
      <w:r w:rsidR="00F139FD">
        <w:rPr>
          <w:sz w:val="32"/>
          <w:szCs w:val="32"/>
          <w:lang w:val="en-US"/>
        </w:rPr>
        <w:t>CRM</w:t>
      </w:r>
      <w:r w:rsidR="00F139FD" w:rsidRPr="00D112D7">
        <w:rPr>
          <w:sz w:val="32"/>
          <w:szCs w:val="32"/>
        </w:rPr>
        <w:t>-</w:t>
      </w:r>
      <w:r w:rsidR="00F139FD">
        <w:rPr>
          <w:sz w:val="32"/>
          <w:szCs w:val="32"/>
        </w:rPr>
        <w:t>системы</w:t>
      </w:r>
      <w:r w:rsidRPr="005C65F3">
        <w:rPr>
          <w:sz w:val="32"/>
          <w:szCs w:val="32"/>
        </w:rPr>
        <w:t xml:space="preserve"> </w:t>
      </w:r>
      <w:proofErr w:type="spellStart"/>
      <w:r w:rsidRPr="005C65F3">
        <w:rPr>
          <w:sz w:val="32"/>
          <w:szCs w:val="32"/>
          <w:lang w:val="en-US"/>
        </w:rPr>
        <w:t>Infor</w:t>
      </w:r>
      <w:proofErr w:type="spellEnd"/>
      <w:r w:rsidR="00415FE0">
        <w:rPr>
          <w:sz w:val="32"/>
          <w:szCs w:val="32"/>
        </w:rPr>
        <w:t xml:space="preserve"> </w:t>
      </w:r>
      <w:r w:rsidRPr="005C65F3">
        <w:rPr>
          <w:sz w:val="32"/>
          <w:szCs w:val="32"/>
          <w:lang w:val="en-US"/>
        </w:rPr>
        <w:t>CRM</w:t>
      </w:r>
      <w:r w:rsidR="00D72E1C" w:rsidRPr="005C65F3">
        <w:rPr>
          <w:sz w:val="32"/>
          <w:szCs w:val="32"/>
        </w:rPr>
        <w:t xml:space="preserve"> </w:t>
      </w:r>
      <w:r w:rsidRPr="005C65F3">
        <w:rPr>
          <w:sz w:val="32"/>
          <w:szCs w:val="32"/>
        </w:rPr>
        <w:t xml:space="preserve">в блоке </w:t>
      </w:r>
      <w:r w:rsidR="00D72E1C" w:rsidRPr="005C65F3">
        <w:rPr>
          <w:sz w:val="32"/>
          <w:szCs w:val="32"/>
          <w:lang w:val="en-US"/>
        </w:rPr>
        <w:t>Private</w:t>
      </w:r>
    </w:p>
    <w:p w14:paraId="447057CF" w14:textId="77777777" w:rsidR="00D72E1C" w:rsidRPr="001E7BDA" w:rsidRDefault="00D72E1C" w:rsidP="00D72E1C">
      <w:pPr>
        <w:pStyle w:val="24"/>
        <w:ind w:right="21"/>
        <w:rPr>
          <w:sz w:val="40"/>
        </w:rPr>
      </w:pPr>
    </w:p>
    <w:p w14:paraId="24E57F49" w14:textId="7F73BBB8" w:rsidR="00D72E1C" w:rsidRPr="00B24250" w:rsidRDefault="00D72E1C" w:rsidP="00D72E1C">
      <w:pPr>
        <w:pStyle w:val="24"/>
        <w:ind w:right="21"/>
        <w:rPr>
          <w:sz w:val="24"/>
          <w:szCs w:val="24"/>
          <w:lang w:val="en-US"/>
        </w:rPr>
      </w:pPr>
      <w:r w:rsidRPr="00566AEE">
        <w:rPr>
          <w:sz w:val="24"/>
          <w:szCs w:val="24"/>
        </w:rPr>
        <w:t xml:space="preserve">Версия </w:t>
      </w:r>
      <w:r w:rsidR="008C64DA">
        <w:rPr>
          <w:sz w:val="24"/>
          <w:szCs w:val="24"/>
        </w:rPr>
        <w:t>2</w:t>
      </w:r>
      <w:r w:rsidRPr="00566AEE">
        <w:rPr>
          <w:sz w:val="24"/>
          <w:szCs w:val="24"/>
        </w:rPr>
        <w:t>.</w:t>
      </w:r>
      <w:r w:rsidR="006D3BC6">
        <w:rPr>
          <w:sz w:val="24"/>
          <w:szCs w:val="24"/>
        </w:rPr>
        <w:t>2</w:t>
      </w:r>
    </w:p>
    <w:p w14:paraId="1350DA41" w14:textId="77777777" w:rsidR="00D72E1C" w:rsidRDefault="00D72E1C" w:rsidP="00D72E1C">
      <w:pPr>
        <w:ind w:right="21"/>
      </w:pPr>
    </w:p>
    <w:p w14:paraId="1FD1B513" w14:textId="77777777" w:rsidR="00D72E1C" w:rsidRDefault="00D72E1C" w:rsidP="00D72E1C">
      <w:pPr>
        <w:ind w:right="21"/>
      </w:pPr>
    </w:p>
    <w:p w14:paraId="4B1C5BFD" w14:textId="77777777" w:rsidR="00D72E1C" w:rsidRPr="00BB386C" w:rsidRDefault="00D72E1C" w:rsidP="00D72E1C"/>
    <w:p w14:paraId="1A01DAB2" w14:textId="77777777" w:rsidR="00D72E1C" w:rsidRDefault="00D72E1C" w:rsidP="00D72E1C"/>
    <w:p w14:paraId="542F93B6" w14:textId="77777777" w:rsidR="00D72E1C" w:rsidRPr="00BB386C" w:rsidRDefault="00D72E1C" w:rsidP="00D72E1C"/>
    <w:p w14:paraId="40429E09" w14:textId="77777777" w:rsidR="00D72E1C" w:rsidRDefault="00D72E1C" w:rsidP="00D72E1C"/>
    <w:p w14:paraId="56B58ED8" w14:textId="77777777" w:rsidR="00D72E1C" w:rsidRDefault="00D72E1C" w:rsidP="00D72E1C"/>
    <w:p w14:paraId="0E35CA91" w14:textId="77777777" w:rsidR="00D72E1C" w:rsidRPr="00BB386C" w:rsidRDefault="00D72E1C" w:rsidP="00D72E1C"/>
    <w:p w14:paraId="40A8C4D6" w14:textId="77777777" w:rsidR="00D72E1C" w:rsidRPr="00566AEE" w:rsidRDefault="00D72E1C" w:rsidP="00D72E1C">
      <w:pPr>
        <w:pStyle w:val="24"/>
        <w:rPr>
          <w:sz w:val="24"/>
          <w:szCs w:val="24"/>
        </w:rPr>
      </w:pPr>
    </w:p>
    <w:p w14:paraId="25942D5F" w14:textId="77777777" w:rsidR="005C65F3" w:rsidRDefault="005C65F3" w:rsidP="00D72E1C">
      <w:pPr>
        <w:pStyle w:val="24"/>
        <w:ind w:right="49"/>
        <w:rPr>
          <w:sz w:val="28"/>
          <w:szCs w:val="28"/>
        </w:rPr>
      </w:pPr>
    </w:p>
    <w:p w14:paraId="409D5101" w14:textId="77777777" w:rsidR="005C65F3" w:rsidRDefault="005C65F3" w:rsidP="00D72E1C">
      <w:pPr>
        <w:pStyle w:val="24"/>
        <w:ind w:right="49"/>
        <w:rPr>
          <w:sz w:val="28"/>
          <w:szCs w:val="28"/>
        </w:rPr>
      </w:pPr>
    </w:p>
    <w:p w14:paraId="6E3975BE" w14:textId="77777777" w:rsidR="005C65F3" w:rsidRDefault="005C65F3" w:rsidP="00D72E1C">
      <w:pPr>
        <w:pStyle w:val="24"/>
        <w:ind w:right="49"/>
        <w:rPr>
          <w:sz w:val="28"/>
          <w:szCs w:val="28"/>
        </w:rPr>
      </w:pPr>
    </w:p>
    <w:p w14:paraId="2D66E6D2" w14:textId="77777777" w:rsidR="005C65F3" w:rsidRDefault="005C65F3" w:rsidP="00D72E1C">
      <w:pPr>
        <w:pStyle w:val="24"/>
        <w:ind w:right="49"/>
        <w:rPr>
          <w:sz w:val="28"/>
          <w:szCs w:val="28"/>
        </w:rPr>
      </w:pPr>
    </w:p>
    <w:p w14:paraId="5FB1D63C" w14:textId="77777777" w:rsidR="007E72A2" w:rsidRDefault="00D72E1C" w:rsidP="00D72E1C">
      <w:pPr>
        <w:pStyle w:val="24"/>
        <w:ind w:right="49"/>
        <w:rPr>
          <w:sz w:val="28"/>
          <w:szCs w:val="28"/>
        </w:rPr>
      </w:pPr>
      <w:r w:rsidRPr="00D4363D">
        <w:rPr>
          <w:sz w:val="28"/>
          <w:szCs w:val="28"/>
        </w:rPr>
        <w:t>Москва</w:t>
      </w:r>
      <w:r w:rsidR="005C65F3">
        <w:rPr>
          <w:sz w:val="28"/>
          <w:szCs w:val="28"/>
        </w:rPr>
        <w:t xml:space="preserve"> </w:t>
      </w:r>
    </w:p>
    <w:p w14:paraId="4474B4BB" w14:textId="77777777" w:rsidR="00D72E1C" w:rsidRDefault="00D72E1C" w:rsidP="00D72E1C">
      <w:pPr>
        <w:pStyle w:val="24"/>
        <w:ind w:right="49"/>
        <w:rPr>
          <w:sz w:val="28"/>
          <w:szCs w:val="28"/>
        </w:rPr>
      </w:pPr>
      <w:r>
        <w:rPr>
          <w:sz w:val="28"/>
          <w:szCs w:val="28"/>
        </w:rPr>
        <w:t>201</w:t>
      </w:r>
      <w:r w:rsidR="00F71E16">
        <w:rPr>
          <w:sz w:val="28"/>
          <w:szCs w:val="28"/>
        </w:rPr>
        <w:t>9</w:t>
      </w:r>
    </w:p>
    <w:p w14:paraId="4C464A37" w14:textId="77777777" w:rsidR="00D24EAF" w:rsidRPr="00F127B8" w:rsidRDefault="00D24EAF" w:rsidP="00D24EAF">
      <w:pPr>
        <w:pageBreakBefore/>
        <w:spacing w:line="276" w:lineRule="auto"/>
        <w:jc w:val="center"/>
        <w:rPr>
          <w:b/>
          <w:sz w:val="28"/>
          <w:szCs w:val="28"/>
        </w:rPr>
      </w:pPr>
      <w:r w:rsidRPr="00F127B8">
        <w:rPr>
          <w:b/>
          <w:sz w:val="28"/>
          <w:szCs w:val="28"/>
        </w:rPr>
        <w:lastRenderedPageBreak/>
        <w:t>ИСТОРИЯ ИЗМЕНЕНИЙ</w:t>
      </w:r>
      <w:bookmarkEnd w:id="0"/>
      <w:bookmarkEnd w:id="1"/>
    </w:p>
    <w:tbl>
      <w:tblPr>
        <w:tblW w:w="97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1247"/>
        <w:gridCol w:w="1985"/>
        <w:gridCol w:w="5103"/>
        <w:gridCol w:w="1409"/>
      </w:tblGrid>
      <w:tr w:rsidR="00D24EAF" w:rsidRPr="00F127B8" w14:paraId="3D1C9557" w14:textId="77777777" w:rsidTr="000D1F08">
        <w:trPr>
          <w:cantSplit/>
        </w:trPr>
        <w:tc>
          <w:tcPr>
            <w:tcW w:w="1247" w:type="dxa"/>
            <w:shd w:val="clear" w:color="auto" w:fill="E6E6E6"/>
            <w:vAlign w:val="center"/>
          </w:tcPr>
          <w:p w14:paraId="3F9A097B" w14:textId="77777777" w:rsidR="00D24EAF" w:rsidRPr="00F127B8" w:rsidRDefault="00D24EAF" w:rsidP="00075243">
            <w:pPr>
              <w:pStyle w:val="a7"/>
              <w:spacing w:before="0" w:after="0" w:line="276" w:lineRule="auto"/>
              <w:ind w:firstLine="0"/>
              <w:rPr>
                <w:i/>
              </w:rPr>
            </w:pPr>
            <w:r w:rsidRPr="008662E0">
              <w:rPr>
                <w:i/>
                <w:lang w:val="ru-RU"/>
              </w:rPr>
              <w:t>История</w:t>
            </w:r>
            <w:r w:rsidRPr="00F127B8">
              <w:rPr>
                <w:i/>
              </w:rPr>
              <w:t xml:space="preserve"> </w:t>
            </w:r>
            <w:r w:rsidRPr="008662E0">
              <w:rPr>
                <w:i/>
                <w:lang w:val="ru-RU"/>
              </w:rPr>
              <w:t>версий</w:t>
            </w:r>
          </w:p>
        </w:tc>
        <w:tc>
          <w:tcPr>
            <w:tcW w:w="1985" w:type="dxa"/>
            <w:shd w:val="clear" w:color="auto" w:fill="E6E6E6"/>
            <w:vAlign w:val="center"/>
          </w:tcPr>
          <w:p w14:paraId="136A83EF" w14:textId="77777777" w:rsidR="00D24EAF" w:rsidRPr="00F127B8" w:rsidRDefault="00D24EAF" w:rsidP="00075243">
            <w:pPr>
              <w:pStyle w:val="a7"/>
              <w:spacing w:before="0" w:after="0" w:line="276" w:lineRule="auto"/>
              <w:ind w:firstLine="0"/>
              <w:rPr>
                <w:i/>
              </w:rPr>
            </w:pPr>
            <w:r w:rsidRPr="00715F21">
              <w:rPr>
                <w:i/>
                <w:lang w:val="ru-RU"/>
              </w:rPr>
              <w:t>Вносил</w:t>
            </w:r>
            <w:r w:rsidRPr="00F127B8">
              <w:rPr>
                <w:i/>
              </w:rPr>
              <w:t xml:space="preserve"> </w:t>
            </w:r>
            <w:r w:rsidRPr="00715F21">
              <w:rPr>
                <w:i/>
                <w:lang w:val="ru-RU"/>
              </w:rPr>
              <w:t>изменения</w:t>
            </w:r>
          </w:p>
        </w:tc>
        <w:tc>
          <w:tcPr>
            <w:tcW w:w="5103" w:type="dxa"/>
            <w:shd w:val="clear" w:color="auto" w:fill="E6E6E6"/>
            <w:vAlign w:val="center"/>
          </w:tcPr>
          <w:p w14:paraId="78542FE7" w14:textId="77777777" w:rsidR="00D24EAF" w:rsidRPr="00F127B8" w:rsidRDefault="00D24EAF" w:rsidP="00075243">
            <w:pPr>
              <w:pStyle w:val="a7"/>
              <w:spacing w:before="0" w:after="0" w:line="276" w:lineRule="auto"/>
              <w:ind w:firstLine="0"/>
              <w:rPr>
                <w:i/>
              </w:rPr>
            </w:pPr>
            <w:r w:rsidRPr="00715F21">
              <w:rPr>
                <w:i/>
                <w:lang w:val="ru-RU"/>
              </w:rPr>
              <w:t>Краткое</w:t>
            </w:r>
            <w:r w:rsidRPr="00F127B8">
              <w:rPr>
                <w:i/>
              </w:rPr>
              <w:t xml:space="preserve"> </w:t>
            </w:r>
            <w:r w:rsidRPr="00715F21">
              <w:rPr>
                <w:i/>
                <w:lang w:val="ru-RU"/>
              </w:rPr>
              <w:t>описание</w:t>
            </w:r>
            <w:r w:rsidRPr="00F127B8">
              <w:rPr>
                <w:i/>
              </w:rPr>
              <w:t xml:space="preserve"> </w:t>
            </w:r>
            <w:r w:rsidRPr="00715F21">
              <w:rPr>
                <w:i/>
                <w:lang w:val="ru-RU"/>
              </w:rPr>
              <w:t>изменений</w:t>
            </w:r>
          </w:p>
        </w:tc>
        <w:tc>
          <w:tcPr>
            <w:tcW w:w="1409" w:type="dxa"/>
            <w:shd w:val="clear" w:color="auto" w:fill="E6E6E6"/>
            <w:vAlign w:val="center"/>
          </w:tcPr>
          <w:p w14:paraId="50BEA714" w14:textId="77777777" w:rsidR="00D24EAF" w:rsidRPr="00F127B8" w:rsidRDefault="00D24EAF" w:rsidP="00075243">
            <w:pPr>
              <w:pStyle w:val="a7"/>
              <w:spacing w:before="0" w:after="0" w:line="276" w:lineRule="auto"/>
              <w:ind w:firstLine="0"/>
              <w:rPr>
                <w:i/>
              </w:rPr>
            </w:pPr>
            <w:r w:rsidRPr="00715F21">
              <w:rPr>
                <w:i/>
                <w:lang w:val="ru-RU"/>
              </w:rPr>
              <w:t>Дата</w:t>
            </w:r>
          </w:p>
        </w:tc>
      </w:tr>
      <w:tr w:rsidR="00D24EAF" w:rsidRPr="00F32EDB" w14:paraId="1300328F" w14:textId="77777777" w:rsidTr="000D1F08">
        <w:trPr>
          <w:cantSplit/>
        </w:trPr>
        <w:tc>
          <w:tcPr>
            <w:tcW w:w="1247" w:type="dxa"/>
          </w:tcPr>
          <w:p w14:paraId="0C99F3BD" w14:textId="77777777" w:rsidR="00D24EAF" w:rsidRPr="00D72E1C" w:rsidRDefault="00D72E1C" w:rsidP="00075243">
            <w:pPr>
              <w:spacing w:after="0" w:line="276" w:lineRule="auto"/>
              <w:ind w:firstLine="0"/>
              <w:rPr>
                <w:lang w:val="en-US"/>
              </w:rPr>
            </w:pPr>
            <w:r>
              <w:t>1.</w:t>
            </w:r>
            <w:r>
              <w:rPr>
                <w:lang w:val="en-US"/>
              </w:rPr>
              <w:t>1</w:t>
            </w:r>
          </w:p>
        </w:tc>
        <w:tc>
          <w:tcPr>
            <w:tcW w:w="1985" w:type="dxa"/>
          </w:tcPr>
          <w:p w14:paraId="092857EE" w14:textId="77777777" w:rsidR="00D24EAF" w:rsidRPr="00F32EDB" w:rsidRDefault="00910DD0" w:rsidP="00910DD0">
            <w:pPr>
              <w:spacing w:after="0" w:line="276" w:lineRule="auto"/>
              <w:ind w:firstLine="0"/>
            </w:pPr>
            <w:r>
              <w:t>Кирсанов</w:t>
            </w:r>
            <w:r w:rsidR="00D24EAF">
              <w:t xml:space="preserve"> С.</w:t>
            </w:r>
            <w:r>
              <w:t>В</w:t>
            </w:r>
            <w:r w:rsidR="00D24EAF">
              <w:t>.</w:t>
            </w:r>
          </w:p>
        </w:tc>
        <w:tc>
          <w:tcPr>
            <w:tcW w:w="5103" w:type="dxa"/>
          </w:tcPr>
          <w:p w14:paraId="6BC1F6C3" w14:textId="77777777" w:rsidR="00D24EAF" w:rsidRPr="00F32EDB" w:rsidRDefault="00AC49B6" w:rsidP="00075243">
            <w:pPr>
              <w:spacing w:after="0" w:line="276" w:lineRule="auto"/>
              <w:ind w:firstLine="0"/>
            </w:pPr>
            <w:r>
              <w:t>Начальная</w:t>
            </w:r>
            <w:r w:rsidR="00D24EAF" w:rsidRPr="004A369B">
              <w:t xml:space="preserve"> версия</w:t>
            </w:r>
          </w:p>
        </w:tc>
        <w:tc>
          <w:tcPr>
            <w:tcW w:w="1409" w:type="dxa"/>
          </w:tcPr>
          <w:p w14:paraId="0B24849D" w14:textId="77777777" w:rsidR="00D24EAF" w:rsidRPr="00D72E1C" w:rsidRDefault="00EB6732" w:rsidP="00D72E1C">
            <w:pPr>
              <w:spacing w:after="0" w:line="276" w:lineRule="auto"/>
              <w:ind w:firstLine="0"/>
              <w:rPr>
                <w:lang w:val="en-US"/>
              </w:rPr>
            </w:pPr>
            <w:r>
              <w:t>20</w:t>
            </w:r>
            <w:r w:rsidR="00D24EAF">
              <w:t>1</w:t>
            </w:r>
            <w:r w:rsidR="00D72E1C">
              <w:rPr>
                <w:lang w:val="en-US"/>
              </w:rPr>
              <w:t>8.10.30</w:t>
            </w:r>
          </w:p>
        </w:tc>
      </w:tr>
      <w:tr w:rsidR="00BE221E" w:rsidRPr="00F32EDB" w14:paraId="31118B61" w14:textId="77777777" w:rsidTr="000D1F08">
        <w:trPr>
          <w:cantSplit/>
        </w:trPr>
        <w:tc>
          <w:tcPr>
            <w:tcW w:w="1247" w:type="dxa"/>
          </w:tcPr>
          <w:p w14:paraId="09A06248" w14:textId="77777777" w:rsidR="00BE221E" w:rsidRPr="00572050" w:rsidRDefault="00D54F2D" w:rsidP="00075243">
            <w:pPr>
              <w:spacing w:after="0"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1.2</w:t>
            </w:r>
          </w:p>
        </w:tc>
        <w:tc>
          <w:tcPr>
            <w:tcW w:w="1985" w:type="dxa"/>
          </w:tcPr>
          <w:p w14:paraId="68E71ED3" w14:textId="77777777" w:rsidR="00BE221E" w:rsidRDefault="00D54F2D" w:rsidP="00BE221E">
            <w:pPr>
              <w:spacing w:after="0" w:line="276" w:lineRule="auto"/>
              <w:ind w:firstLine="0"/>
            </w:pPr>
            <w:r>
              <w:t>Кирсанов С.В.</w:t>
            </w:r>
          </w:p>
        </w:tc>
        <w:tc>
          <w:tcPr>
            <w:tcW w:w="5103" w:type="dxa"/>
          </w:tcPr>
          <w:p w14:paraId="0596671D" w14:textId="77777777" w:rsidR="00572050" w:rsidRDefault="00D54F2D" w:rsidP="00D54F2D">
            <w:pPr>
              <w:spacing w:after="0" w:line="276" w:lineRule="auto"/>
              <w:ind w:firstLine="0"/>
            </w:pPr>
            <w:r>
              <w:t xml:space="preserve">Добавлено описание раздела по закладке «Контакты» и связанных подразделов. </w:t>
            </w:r>
          </w:p>
          <w:p w14:paraId="75FE6A92" w14:textId="77777777" w:rsidR="00D54F2D" w:rsidRPr="00D54F2D" w:rsidRDefault="00D54F2D" w:rsidP="00D54F2D">
            <w:pPr>
              <w:spacing w:after="0" w:line="276" w:lineRule="auto"/>
              <w:ind w:firstLine="0"/>
            </w:pPr>
            <w:r>
              <w:t>Добавлено описание схемы базы данных, таблиц и справочников.</w:t>
            </w:r>
          </w:p>
        </w:tc>
        <w:tc>
          <w:tcPr>
            <w:tcW w:w="1409" w:type="dxa"/>
          </w:tcPr>
          <w:p w14:paraId="3C4B553B" w14:textId="77777777" w:rsidR="00BE221E" w:rsidRDefault="00D54F2D" w:rsidP="00BE221E">
            <w:pPr>
              <w:spacing w:after="0" w:line="276" w:lineRule="auto"/>
              <w:ind w:firstLine="0"/>
            </w:pPr>
            <w:r>
              <w:t>2018.11.14</w:t>
            </w:r>
          </w:p>
        </w:tc>
      </w:tr>
      <w:tr w:rsidR="00126CE0" w:rsidRPr="00F32EDB" w14:paraId="5EDFBC6A" w14:textId="77777777" w:rsidTr="000D1F08">
        <w:trPr>
          <w:cantSplit/>
        </w:trPr>
        <w:tc>
          <w:tcPr>
            <w:tcW w:w="1247" w:type="dxa"/>
          </w:tcPr>
          <w:p w14:paraId="091CE501" w14:textId="77777777" w:rsidR="00126CE0" w:rsidRPr="0043259C" w:rsidRDefault="0043259C" w:rsidP="00126CE0">
            <w:pPr>
              <w:spacing w:after="0" w:line="276" w:lineRule="auto"/>
              <w:ind w:firstLine="0"/>
            </w:pPr>
            <w:r>
              <w:t>1.3</w:t>
            </w:r>
          </w:p>
        </w:tc>
        <w:tc>
          <w:tcPr>
            <w:tcW w:w="1985" w:type="dxa"/>
          </w:tcPr>
          <w:p w14:paraId="348A05E5" w14:textId="77777777" w:rsidR="00126CE0" w:rsidRDefault="0043259C" w:rsidP="00BE221E">
            <w:pPr>
              <w:spacing w:after="0" w:line="276" w:lineRule="auto"/>
              <w:ind w:firstLine="0"/>
            </w:pPr>
            <w:r>
              <w:t>Кирсанов С.В.</w:t>
            </w:r>
          </w:p>
        </w:tc>
        <w:tc>
          <w:tcPr>
            <w:tcW w:w="5103" w:type="dxa"/>
          </w:tcPr>
          <w:p w14:paraId="2E10F450" w14:textId="77777777" w:rsidR="00126CE0" w:rsidRPr="004E08C0" w:rsidRDefault="0043259C" w:rsidP="00126CE0">
            <w:pPr>
              <w:spacing w:after="0" w:line="276" w:lineRule="auto"/>
              <w:ind w:firstLine="0"/>
            </w:pPr>
            <w:r>
              <w:t xml:space="preserve">Добавлено описание </w:t>
            </w:r>
            <w:r w:rsidR="009B4845">
              <w:t xml:space="preserve">новых </w:t>
            </w:r>
            <w:r>
              <w:t>действий безопасности</w:t>
            </w:r>
            <w:r w:rsidR="009B4845">
              <w:t>.</w:t>
            </w:r>
          </w:p>
        </w:tc>
        <w:tc>
          <w:tcPr>
            <w:tcW w:w="1409" w:type="dxa"/>
          </w:tcPr>
          <w:p w14:paraId="5B797DE6" w14:textId="77777777" w:rsidR="00126CE0" w:rsidRDefault="0043259C" w:rsidP="00825A9F">
            <w:pPr>
              <w:spacing w:after="0" w:line="276" w:lineRule="auto"/>
              <w:ind w:firstLine="0"/>
            </w:pPr>
            <w:r>
              <w:t>2018.11.15</w:t>
            </w:r>
          </w:p>
        </w:tc>
      </w:tr>
      <w:tr w:rsidR="0043259C" w:rsidRPr="00F32EDB" w14:paraId="76F6DF9D" w14:textId="77777777" w:rsidTr="000D1F08">
        <w:trPr>
          <w:cantSplit/>
        </w:trPr>
        <w:tc>
          <w:tcPr>
            <w:tcW w:w="1247" w:type="dxa"/>
          </w:tcPr>
          <w:p w14:paraId="484C22DF" w14:textId="77777777" w:rsidR="0043259C" w:rsidRPr="00BE565B" w:rsidRDefault="00334480" w:rsidP="00126CE0">
            <w:pPr>
              <w:spacing w:after="0"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1.4</w:t>
            </w:r>
          </w:p>
        </w:tc>
        <w:tc>
          <w:tcPr>
            <w:tcW w:w="1985" w:type="dxa"/>
          </w:tcPr>
          <w:p w14:paraId="2BE2A239" w14:textId="77777777" w:rsidR="0043259C" w:rsidRPr="00334480" w:rsidRDefault="00334480" w:rsidP="00BE221E">
            <w:pPr>
              <w:spacing w:after="0" w:line="276" w:lineRule="auto"/>
              <w:ind w:firstLine="0"/>
            </w:pPr>
            <w:r>
              <w:t>Кирсанов С.В.</w:t>
            </w:r>
          </w:p>
        </w:tc>
        <w:tc>
          <w:tcPr>
            <w:tcW w:w="5103" w:type="dxa"/>
          </w:tcPr>
          <w:p w14:paraId="30763D0C" w14:textId="77777777" w:rsidR="00717179" w:rsidRDefault="00B27038" w:rsidP="00126CE0">
            <w:pPr>
              <w:spacing w:after="0" w:line="276" w:lineRule="auto"/>
              <w:ind w:firstLine="0"/>
            </w:pPr>
            <w:r>
              <w:t xml:space="preserve">- </w:t>
            </w:r>
            <w:r w:rsidR="00717179">
              <w:t xml:space="preserve">Учтены </w:t>
            </w:r>
            <w:r>
              <w:t xml:space="preserve">замечания от </w:t>
            </w:r>
            <w:r w:rsidRPr="00B27038">
              <w:t>2019</w:t>
            </w:r>
            <w:r>
              <w:t>.</w:t>
            </w:r>
            <w:r w:rsidRPr="00B27038">
              <w:t>08</w:t>
            </w:r>
            <w:r>
              <w:t>.</w:t>
            </w:r>
            <w:r w:rsidRPr="00B27038">
              <w:t>02</w:t>
            </w:r>
            <w:r>
              <w:t xml:space="preserve"> </w:t>
            </w:r>
            <w:r w:rsidR="00717179">
              <w:t>к версии 1.2.</w:t>
            </w:r>
          </w:p>
          <w:p w14:paraId="4310D51E" w14:textId="77777777" w:rsidR="009E4DE1" w:rsidRPr="00D112D7" w:rsidRDefault="00334480" w:rsidP="00126CE0">
            <w:pPr>
              <w:spacing w:after="0" w:line="276" w:lineRule="auto"/>
              <w:ind w:firstLine="0"/>
            </w:pPr>
            <w:r>
              <w:t>Добавлено описание разделов</w:t>
            </w:r>
            <w:r w:rsidR="009E4DE1" w:rsidRPr="00D112D7">
              <w:t>:</w:t>
            </w:r>
            <w:r>
              <w:t xml:space="preserve"> </w:t>
            </w:r>
          </w:p>
          <w:p w14:paraId="77CCBEFB" w14:textId="77777777" w:rsidR="009E4DE1" w:rsidRPr="004E08C0" w:rsidRDefault="00115D6C" w:rsidP="009E4DE1">
            <w:pPr>
              <w:spacing w:after="0" w:line="276" w:lineRule="auto"/>
              <w:ind w:firstLine="0"/>
            </w:pPr>
            <w:r>
              <w:t>- закладка «Группа клиента»</w:t>
            </w:r>
            <w:r w:rsidR="00BB465E">
              <w:t xml:space="preserve"> и связанные подразделы</w:t>
            </w:r>
            <w:r>
              <w:t>;</w:t>
            </w:r>
          </w:p>
        </w:tc>
        <w:tc>
          <w:tcPr>
            <w:tcW w:w="1409" w:type="dxa"/>
          </w:tcPr>
          <w:p w14:paraId="04C79048" w14:textId="77777777" w:rsidR="0043259C" w:rsidRDefault="00334480" w:rsidP="00825A9F">
            <w:pPr>
              <w:spacing w:after="0" w:line="276" w:lineRule="auto"/>
              <w:ind w:firstLine="0"/>
            </w:pPr>
            <w:r>
              <w:t>2019.07.25</w:t>
            </w:r>
          </w:p>
        </w:tc>
      </w:tr>
      <w:tr w:rsidR="00601817" w:rsidRPr="00F32EDB" w14:paraId="79B7EFB1" w14:textId="77777777" w:rsidTr="000D1F08">
        <w:trPr>
          <w:cantSplit/>
        </w:trPr>
        <w:tc>
          <w:tcPr>
            <w:tcW w:w="1247" w:type="dxa"/>
          </w:tcPr>
          <w:p w14:paraId="77ED727B" w14:textId="77777777" w:rsidR="00601817" w:rsidRDefault="00601817" w:rsidP="00601817">
            <w:pPr>
              <w:spacing w:after="0"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1.5</w:t>
            </w:r>
          </w:p>
        </w:tc>
        <w:tc>
          <w:tcPr>
            <w:tcW w:w="1985" w:type="dxa"/>
          </w:tcPr>
          <w:p w14:paraId="6B4DE0FA" w14:textId="77777777" w:rsidR="00601817" w:rsidRDefault="00601817" w:rsidP="00BE221E">
            <w:pPr>
              <w:spacing w:after="0" w:line="276" w:lineRule="auto"/>
              <w:ind w:firstLine="0"/>
            </w:pPr>
            <w:r>
              <w:t>Кирсанов С.В.</w:t>
            </w:r>
          </w:p>
        </w:tc>
        <w:tc>
          <w:tcPr>
            <w:tcW w:w="5103" w:type="dxa"/>
          </w:tcPr>
          <w:p w14:paraId="25BCC03F" w14:textId="77777777" w:rsidR="00601817" w:rsidRPr="007D6465" w:rsidRDefault="00601817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>Учтены замечания по итогам встречи от 08.09.2019</w:t>
            </w:r>
          </w:p>
        </w:tc>
        <w:tc>
          <w:tcPr>
            <w:tcW w:w="1409" w:type="dxa"/>
          </w:tcPr>
          <w:p w14:paraId="5527FA3E" w14:textId="77777777" w:rsidR="00601817" w:rsidRDefault="00601817" w:rsidP="00825A9F">
            <w:pPr>
              <w:spacing w:after="0" w:line="276" w:lineRule="auto"/>
              <w:ind w:firstLine="0"/>
            </w:pPr>
            <w:r>
              <w:t>2019.08.12</w:t>
            </w:r>
          </w:p>
        </w:tc>
      </w:tr>
      <w:tr w:rsidR="00821480" w:rsidRPr="00F32EDB" w14:paraId="60033A56" w14:textId="77777777" w:rsidTr="000D1F08">
        <w:trPr>
          <w:cantSplit/>
        </w:trPr>
        <w:tc>
          <w:tcPr>
            <w:tcW w:w="1247" w:type="dxa"/>
          </w:tcPr>
          <w:p w14:paraId="64F2F470" w14:textId="12F86C58" w:rsidR="00821480" w:rsidRPr="00821480" w:rsidRDefault="00821480" w:rsidP="00821480">
            <w:pPr>
              <w:spacing w:after="0" w:line="276" w:lineRule="auto"/>
              <w:ind w:firstLine="0"/>
            </w:pPr>
            <w:r>
              <w:t>1.6</w:t>
            </w:r>
          </w:p>
        </w:tc>
        <w:tc>
          <w:tcPr>
            <w:tcW w:w="1985" w:type="dxa"/>
          </w:tcPr>
          <w:p w14:paraId="57984EB1" w14:textId="6DB01A3E" w:rsidR="00821480" w:rsidRDefault="00821480" w:rsidP="00BE221E">
            <w:pPr>
              <w:spacing w:after="0" w:line="276" w:lineRule="auto"/>
              <w:ind w:firstLine="0"/>
            </w:pPr>
            <w:r>
              <w:t>Кирсанов С.В.</w:t>
            </w:r>
          </w:p>
        </w:tc>
        <w:tc>
          <w:tcPr>
            <w:tcW w:w="5103" w:type="dxa"/>
          </w:tcPr>
          <w:p w14:paraId="090FCC9F" w14:textId="5B4BF10F" w:rsidR="00821480" w:rsidRDefault="007313D8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>Учтены замечания</w:t>
            </w:r>
            <w:r w:rsidRPr="00BC5E85">
              <w:t xml:space="preserve"> </w:t>
            </w:r>
            <w:r>
              <w:t>для версии 1.5</w:t>
            </w:r>
            <w:r w:rsidR="00E31445">
              <w:t xml:space="preserve"> документа</w:t>
            </w:r>
          </w:p>
        </w:tc>
        <w:tc>
          <w:tcPr>
            <w:tcW w:w="1409" w:type="dxa"/>
          </w:tcPr>
          <w:p w14:paraId="3E29ADF4" w14:textId="0A967E01" w:rsidR="00821480" w:rsidRDefault="00821480" w:rsidP="00825A9F">
            <w:pPr>
              <w:spacing w:after="0" w:line="276" w:lineRule="auto"/>
              <w:ind w:firstLine="0"/>
            </w:pPr>
            <w:r>
              <w:t>2019.08.26</w:t>
            </w:r>
          </w:p>
        </w:tc>
      </w:tr>
      <w:tr w:rsidR="00BC5E85" w:rsidRPr="00F32EDB" w14:paraId="6CBBD7AF" w14:textId="77777777" w:rsidTr="000D1F08">
        <w:trPr>
          <w:cantSplit/>
        </w:trPr>
        <w:tc>
          <w:tcPr>
            <w:tcW w:w="1247" w:type="dxa"/>
          </w:tcPr>
          <w:p w14:paraId="666D4187" w14:textId="7D4E524D" w:rsidR="00BC5E85" w:rsidRPr="00BC5E85" w:rsidRDefault="00BC5E85" w:rsidP="00821480">
            <w:pPr>
              <w:spacing w:after="0"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1.7</w:t>
            </w:r>
          </w:p>
        </w:tc>
        <w:tc>
          <w:tcPr>
            <w:tcW w:w="1985" w:type="dxa"/>
          </w:tcPr>
          <w:p w14:paraId="0877BEB3" w14:textId="608126FC" w:rsidR="00BC5E85" w:rsidRPr="00BC5E85" w:rsidRDefault="00BC5E85" w:rsidP="00BE221E">
            <w:pPr>
              <w:spacing w:after="0" w:line="276" w:lineRule="auto"/>
              <w:ind w:firstLine="0"/>
            </w:pPr>
            <w:r>
              <w:t>Кирсанов С.В.</w:t>
            </w:r>
          </w:p>
        </w:tc>
        <w:tc>
          <w:tcPr>
            <w:tcW w:w="5103" w:type="dxa"/>
          </w:tcPr>
          <w:p w14:paraId="58F4D2C4" w14:textId="77777777" w:rsidR="00BC5E85" w:rsidRDefault="00BC5E85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>Учтены замечания</w:t>
            </w:r>
            <w:r w:rsidRPr="00BC5E85">
              <w:t xml:space="preserve"> </w:t>
            </w:r>
            <w:r>
              <w:t>для версии 1.6 документа</w:t>
            </w:r>
          </w:p>
          <w:p w14:paraId="5FD79FAB" w14:textId="77777777" w:rsidR="00BC5E85" w:rsidRDefault="00BC5E85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>В раздел 2.2 перенесены описания связанных диалоговых форм.</w:t>
            </w:r>
          </w:p>
          <w:p w14:paraId="1DF34569" w14:textId="77777777" w:rsidR="00BD1BE3" w:rsidRDefault="00BD1BE3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>Актуализировано описание раздела закладки «Группа клиента» с учетом замечаний и новых требований</w:t>
            </w:r>
            <w:r w:rsidR="003C4CA4">
              <w:t>;</w:t>
            </w:r>
          </w:p>
          <w:p w14:paraId="74DB86A8" w14:textId="31D002DC" w:rsidR="003C4CA4" w:rsidRDefault="003C4CA4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>Актуализировано описание раздела закладки «Филиалы».</w:t>
            </w:r>
          </w:p>
        </w:tc>
        <w:tc>
          <w:tcPr>
            <w:tcW w:w="1409" w:type="dxa"/>
          </w:tcPr>
          <w:p w14:paraId="24C9CCA0" w14:textId="55C1847C" w:rsidR="00BC5E85" w:rsidRDefault="00BC5E85" w:rsidP="00825A9F">
            <w:pPr>
              <w:spacing w:after="0" w:line="276" w:lineRule="auto"/>
              <w:ind w:firstLine="0"/>
            </w:pPr>
            <w:r>
              <w:t>2019.09.13</w:t>
            </w:r>
          </w:p>
        </w:tc>
      </w:tr>
      <w:tr w:rsidR="009837D0" w:rsidRPr="00F32EDB" w14:paraId="73EEE343" w14:textId="77777777" w:rsidTr="000D1F08">
        <w:trPr>
          <w:cantSplit/>
        </w:trPr>
        <w:tc>
          <w:tcPr>
            <w:tcW w:w="1247" w:type="dxa"/>
          </w:tcPr>
          <w:p w14:paraId="5058DA38" w14:textId="2E9181C5" w:rsidR="009837D0" w:rsidRPr="009837D0" w:rsidRDefault="009837D0" w:rsidP="00821480">
            <w:pPr>
              <w:spacing w:after="0" w:line="276" w:lineRule="auto"/>
              <w:ind w:firstLine="0"/>
            </w:pPr>
            <w:r>
              <w:t>1.8</w:t>
            </w:r>
          </w:p>
        </w:tc>
        <w:tc>
          <w:tcPr>
            <w:tcW w:w="1985" w:type="dxa"/>
          </w:tcPr>
          <w:p w14:paraId="7BB875A6" w14:textId="499924C4" w:rsidR="009837D0" w:rsidRDefault="009837D0" w:rsidP="00BE221E">
            <w:pPr>
              <w:spacing w:after="0" w:line="276" w:lineRule="auto"/>
              <w:ind w:firstLine="0"/>
            </w:pPr>
            <w:r>
              <w:t>Кирсанов С.В.</w:t>
            </w:r>
          </w:p>
        </w:tc>
        <w:tc>
          <w:tcPr>
            <w:tcW w:w="5103" w:type="dxa"/>
          </w:tcPr>
          <w:p w14:paraId="62085837" w14:textId="42B8E234" w:rsidR="00104DC0" w:rsidRDefault="00104DC0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 xml:space="preserve">Приняты правки </w:t>
            </w:r>
            <w:r w:rsidR="003A74BA">
              <w:t xml:space="preserve">текста </w:t>
            </w:r>
            <w:r>
              <w:t>относительно предыдущей версии;</w:t>
            </w:r>
          </w:p>
          <w:p w14:paraId="02E52040" w14:textId="16C4008A" w:rsidR="009837D0" w:rsidRDefault="00104DC0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 xml:space="preserve">Внесены правки по замечаниям </w:t>
            </w:r>
            <w:r w:rsidR="0004786F">
              <w:t>к предыдущей</w:t>
            </w:r>
            <w:r>
              <w:t xml:space="preserve"> версии</w:t>
            </w:r>
            <w:r w:rsidR="0004786F">
              <w:t>;</w:t>
            </w:r>
          </w:p>
          <w:p w14:paraId="6E86634E" w14:textId="1049BE46" w:rsidR="00104DC0" w:rsidRDefault="0004786F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 xml:space="preserve">Добавлено </w:t>
            </w:r>
            <w:r w:rsidR="008109C2">
              <w:t xml:space="preserve">описание разделов: </w:t>
            </w:r>
            <w:r w:rsidR="0055173C">
              <w:t>Закладка «Классификаторы клиента в АБС», Закладка «Все продукты», Закладка «Сегментация»</w:t>
            </w:r>
            <w:r w:rsidR="006A327E">
              <w:t>, Функционал для настройки модуля сегментации</w:t>
            </w:r>
            <w:r w:rsidR="0055173C">
              <w:t>.</w:t>
            </w:r>
          </w:p>
        </w:tc>
        <w:tc>
          <w:tcPr>
            <w:tcW w:w="1409" w:type="dxa"/>
          </w:tcPr>
          <w:p w14:paraId="349C86DF" w14:textId="13244E05" w:rsidR="009837D0" w:rsidRDefault="009837D0" w:rsidP="00825A9F">
            <w:pPr>
              <w:spacing w:after="0" w:line="276" w:lineRule="auto"/>
              <w:ind w:firstLine="0"/>
            </w:pPr>
            <w:r>
              <w:t>2019.09.25</w:t>
            </w:r>
          </w:p>
        </w:tc>
      </w:tr>
      <w:tr w:rsidR="00C23586" w:rsidRPr="00F32EDB" w14:paraId="2EED0732" w14:textId="77777777" w:rsidTr="000D1F08">
        <w:trPr>
          <w:cantSplit/>
        </w:trPr>
        <w:tc>
          <w:tcPr>
            <w:tcW w:w="1247" w:type="dxa"/>
          </w:tcPr>
          <w:p w14:paraId="6AC46BFB" w14:textId="5639C8B4" w:rsidR="00C23586" w:rsidRPr="00C23586" w:rsidRDefault="00C23586" w:rsidP="00821480">
            <w:pPr>
              <w:spacing w:after="0"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1.9</w:t>
            </w:r>
          </w:p>
        </w:tc>
        <w:tc>
          <w:tcPr>
            <w:tcW w:w="1985" w:type="dxa"/>
          </w:tcPr>
          <w:p w14:paraId="0C6F7891" w14:textId="3204D600" w:rsidR="00C23586" w:rsidRDefault="00C23586" w:rsidP="00BE221E">
            <w:pPr>
              <w:spacing w:after="0" w:line="276" w:lineRule="auto"/>
              <w:ind w:firstLine="0"/>
            </w:pPr>
            <w:r>
              <w:t>Кирсанов С.В.</w:t>
            </w:r>
          </w:p>
        </w:tc>
        <w:tc>
          <w:tcPr>
            <w:tcW w:w="5103" w:type="dxa"/>
          </w:tcPr>
          <w:p w14:paraId="15DA732C" w14:textId="77777777" w:rsidR="00C23586" w:rsidRDefault="00C23586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>Внесены правки по замечаниям к предыдущей версии;</w:t>
            </w:r>
          </w:p>
          <w:p w14:paraId="4A59D0CB" w14:textId="77777777" w:rsidR="00C23586" w:rsidRDefault="008B41DA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>Добавлена сортировка таблицы «Термины, определения и сокращения» в алфавитном порядке;</w:t>
            </w:r>
          </w:p>
          <w:p w14:paraId="0F0271D2" w14:textId="5CA58870" w:rsidR="008B41DA" w:rsidRDefault="008B41DA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>В таблицу «Термины, определения и сокращения» добавлено определение для понятия «Портфель активов</w:t>
            </w:r>
          </w:p>
          <w:p w14:paraId="2B711A3C" w14:textId="1E59EBCA" w:rsidR="00737D28" w:rsidRDefault="00737D28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>Добавлено описание детальны</w:t>
            </w:r>
            <w:r w:rsidR="005747BF">
              <w:t>х</w:t>
            </w:r>
            <w:r>
              <w:t xml:space="preserve"> требования к полю </w:t>
            </w:r>
            <w:r w:rsidR="005747BF">
              <w:t>«</w:t>
            </w:r>
            <w:r>
              <w:t>РПК</w:t>
            </w:r>
            <w:r w:rsidR="005747BF">
              <w:t>»</w:t>
            </w:r>
            <w:r w:rsidR="00DB07E0" w:rsidRPr="00DB07E0">
              <w:t xml:space="preserve"> </w:t>
            </w:r>
            <w:r w:rsidR="005747BF">
              <w:t>(риск-профиль)</w:t>
            </w:r>
            <w:r>
              <w:t xml:space="preserve"> ОЭФ Клиенты.</w:t>
            </w:r>
          </w:p>
        </w:tc>
        <w:tc>
          <w:tcPr>
            <w:tcW w:w="1409" w:type="dxa"/>
          </w:tcPr>
          <w:p w14:paraId="2D08352F" w14:textId="7E929510" w:rsidR="00C23586" w:rsidRPr="00C23586" w:rsidRDefault="00C23586" w:rsidP="00825A9F">
            <w:pPr>
              <w:spacing w:after="0"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2019.10.14</w:t>
            </w:r>
          </w:p>
        </w:tc>
      </w:tr>
      <w:tr w:rsidR="008C64DA" w:rsidRPr="00F32EDB" w14:paraId="58EF9AA4" w14:textId="77777777" w:rsidTr="000D1F08">
        <w:trPr>
          <w:cantSplit/>
        </w:trPr>
        <w:tc>
          <w:tcPr>
            <w:tcW w:w="1247" w:type="dxa"/>
          </w:tcPr>
          <w:p w14:paraId="2EDDBC48" w14:textId="094274B2" w:rsidR="008C64DA" w:rsidRPr="008C64DA" w:rsidRDefault="008C64DA" w:rsidP="00821480">
            <w:pPr>
              <w:spacing w:after="0" w:line="276" w:lineRule="auto"/>
              <w:ind w:firstLine="0"/>
            </w:pPr>
            <w:r>
              <w:t>2.0</w:t>
            </w:r>
          </w:p>
        </w:tc>
        <w:tc>
          <w:tcPr>
            <w:tcW w:w="1985" w:type="dxa"/>
          </w:tcPr>
          <w:p w14:paraId="0B8CE6C8" w14:textId="2656EC4E" w:rsidR="008C64DA" w:rsidRDefault="008C64DA" w:rsidP="00BE221E">
            <w:pPr>
              <w:spacing w:after="0" w:line="276" w:lineRule="auto"/>
              <w:ind w:firstLine="0"/>
            </w:pPr>
            <w:r>
              <w:t>Кирсанов С.В.</w:t>
            </w:r>
          </w:p>
        </w:tc>
        <w:tc>
          <w:tcPr>
            <w:tcW w:w="5103" w:type="dxa"/>
          </w:tcPr>
          <w:p w14:paraId="5F948BFD" w14:textId="77777777" w:rsidR="008C64DA" w:rsidRDefault="00210EF8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 xml:space="preserve">Удалено требование к цветовой раскраске полей </w:t>
            </w:r>
            <w:r w:rsidRPr="00210EF8">
              <w:t xml:space="preserve">"Тел. мобильный: (для официальной коммуникации ГПБ)", "Тел. мобильный </w:t>
            </w:r>
            <w:proofErr w:type="spellStart"/>
            <w:r w:rsidRPr="00210EF8">
              <w:t>Private</w:t>
            </w:r>
            <w:proofErr w:type="spellEnd"/>
            <w:r w:rsidRPr="00210EF8">
              <w:t>: (для общения с КМ)", "E-</w:t>
            </w:r>
            <w:proofErr w:type="spellStart"/>
            <w:r w:rsidRPr="00210EF8">
              <w:t>mail</w:t>
            </w:r>
            <w:proofErr w:type="spellEnd"/>
            <w:r w:rsidRPr="00210EF8">
              <w:t>"</w:t>
            </w:r>
            <w:r>
              <w:t xml:space="preserve"> карточки Клиента в связи с отказом от признака «Контакт подтвержден клиентом»;</w:t>
            </w:r>
          </w:p>
          <w:p w14:paraId="70AAAA7B" w14:textId="77777777" w:rsidR="00210EF8" w:rsidRDefault="00210EF8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>Актуализировано описание для поля РПК детальной карточки Клиент (по замечаниям);</w:t>
            </w:r>
          </w:p>
          <w:p w14:paraId="4051699F" w14:textId="77777777" w:rsidR="00210EF8" w:rsidRDefault="00710897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>Учтены замечания в требованиях к закладке «Классификаторы в АБС»;</w:t>
            </w:r>
          </w:p>
          <w:p w14:paraId="1BB0EFD6" w14:textId="1BB2A68C" w:rsidR="00710897" w:rsidRDefault="00710897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>Удален раздел с описанием модуля для настройки сегментации;</w:t>
            </w:r>
            <w:r w:rsidR="005C0837">
              <w:t xml:space="preserve"> добавлено описание настроек для модуля Сегментации на основе «Универсальных справочников»;</w:t>
            </w:r>
          </w:p>
          <w:p w14:paraId="377E4B37" w14:textId="05C08E57" w:rsidR="00710897" w:rsidRDefault="00710897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>Удален раздел с описанием требований к ГСП сущности Клиенты.</w:t>
            </w:r>
          </w:p>
        </w:tc>
        <w:tc>
          <w:tcPr>
            <w:tcW w:w="1409" w:type="dxa"/>
          </w:tcPr>
          <w:p w14:paraId="03185E8B" w14:textId="6FB43B28" w:rsidR="008C64DA" w:rsidRPr="008C64DA" w:rsidRDefault="008C64DA" w:rsidP="00825A9F">
            <w:pPr>
              <w:spacing w:after="0" w:line="276" w:lineRule="auto"/>
              <w:ind w:firstLine="0"/>
            </w:pPr>
            <w:r>
              <w:t>2019.11.13</w:t>
            </w:r>
          </w:p>
        </w:tc>
      </w:tr>
      <w:tr w:rsidR="00FF735F" w:rsidRPr="00F32EDB" w14:paraId="47FD38CA" w14:textId="77777777" w:rsidTr="000D1F08">
        <w:trPr>
          <w:cantSplit/>
        </w:trPr>
        <w:tc>
          <w:tcPr>
            <w:tcW w:w="1247" w:type="dxa"/>
          </w:tcPr>
          <w:p w14:paraId="6B625805" w14:textId="1EAE0C76" w:rsidR="00FF735F" w:rsidRDefault="00FF735F" w:rsidP="00821480">
            <w:pPr>
              <w:spacing w:after="0" w:line="276" w:lineRule="auto"/>
              <w:ind w:firstLine="0"/>
            </w:pPr>
            <w:r>
              <w:t>2.2</w:t>
            </w:r>
          </w:p>
        </w:tc>
        <w:tc>
          <w:tcPr>
            <w:tcW w:w="1985" w:type="dxa"/>
          </w:tcPr>
          <w:p w14:paraId="36D7B58C" w14:textId="753E75C7" w:rsidR="00FF735F" w:rsidRDefault="00FF735F" w:rsidP="00BE221E">
            <w:pPr>
              <w:spacing w:after="0" w:line="276" w:lineRule="auto"/>
              <w:ind w:firstLine="0"/>
            </w:pPr>
            <w:r>
              <w:t>Кирсанов С.В.</w:t>
            </w:r>
          </w:p>
        </w:tc>
        <w:tc>
          <w:tcPr>
            <w:tcW w:w="5103" w:type="dxa"/>
          </w:tcPr>
          <w:p w14:paraId="2B3CEF07" w14:textId="77777777" w:rsidR="00FF735F" w:rsidRDefault="00FF735F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>Учтены замечания относительно версии 2.1;</w:t>
            </w:r>
          </w:p>
          <w:p w14:paraId="33994071" w14:textId="77777777" w:rsidR="00FF735F" w:rsidRDefault="00FF735F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>Обновлено описание раздела со схемой базы данных (по замечаниям);</w:t>
            </w:r>
          </w:p>
          <w:p w14:paraId="0C5C8DE9" w14:textId="5C698943" w:rsidR="00FF735F" w:rsidRDefault="00FF735F" w:rsidP="00FF735F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>Удален раздел с описанием требований к закладке «Все продукты» сущности Клиенты;</w:t>
            </w:r>
          </w:p>
        </w:tc>
        <w:tc>
          <w:tcPr>
            <w:tcW w:w="1409" w:type="dxa"/>
          </w:tcPr>
          <w:p w14:paraId="55BCD326" w14:textId="18E66493" w:rsidR="00FF735F" w:rsidRDefault="003C0EEF" w:rsidP="00825A9F">
            <w:pPr>
              <w:spacing w:after="0" w:line="276" w:lineRule="auto"/>
              <w:ind w:firstLine="0"/>
            </w:pPr>
            <w:r>
              <w:t>2019.11.22</w:t>
            </w:r>
          </w:p>
        </w:tc>
      </w:tr>
    </w:tbl>
    <w:p w14:paraId="20734AF8" w14:textId="77777777" w:rsidR="00D24EAF" w:rsidRPr="00572050" w:rsidRDefault="00D24EAF" w:rsidP="00D24EAF">
      <w:pPr>
        <w:spacing w:line="276" w:lineRule="auto"/>
      </w:pPr>
    </w:p>
    <w:p w14:paraId="020FD4B4" w14:textId="77777777" w:rsidR="00D24EAF" w:rsidRPr="00572050" w:rsidRDefault="00D24EAF" w:rsidP="00D24EAF">
      <w:pPr>
        <w:spacing w:line="276" w:lineRule="auto"/>
      </w:pPr>
    </w:p>
    <w:p w14:paraId="345FB13E" w14:textId="77777777" w:rsidR="00D24EAF" w:rsidRPr="00572050" w:rsidRDefault="009E4CC2" w:rsidP="009E4CC2">
      <w:pPr>
        <w:tabs>
          <w:tab w:val="left" w:pos="5991"/>
        </w:tabs>
        <w:spacing w:line="276" w:lineRule="auto"/>
      </w:pPr>
      <w:r w:rsidRPr="00572050">
        <w:tab/>
      </w:r>
    </w:p>
    <w:p w14:paraId="561F65AD" w14:textId="77777777" w:rsidR="00D24EAF" w:rsidRPr="00572050" w:rsidRDefault="00D24EAF" w:rsidP="00D24EAF">
      <w:pPr>
        <w:spacing w:line="276" w:lineRule="auto"/>
      </w:pPr>
    </w:p>
    <w:p w14:paraId="0D8C79A3" w14:textId="77777777" w:rsidR="00D24EAF" w:rsidRDefault="00D24EAF" w:rsidP="00D24EAF">
      <w:pPr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СВЯЗАННЫЕ Д</w:t>
      </w:r>
      <w:r w:rsidRPr="00133267">
        <w:rPr>
          <w:b/>
          <w:sz w:val="28"/>
          <w:szCs w:val="28"/>
        </w:rPr>
        <w:t>ОКУМЕНТЫ</w:t>
      </w:r>
    </w:p>
    <w:tbl>
      <w:tblPr>
        <w:tblW w:w="9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680"/>
        <w:gridCol w:w="4111"/>
        <w:gridCol w:w="4961"/>
      </w:tblGrid>
      <w:tr w:rsidR="00D24EAF" w:rsidRPr="00F127B8" w14:paraId="2E7FB4FB" w14:textId="77777777" w:rsidTr="00075243">
        <w:trPr>
          <w:cantSplit/>
        </w:trPr>
        <w:tc>
          <w:tcPr>
            <w:tcW w:w="680" w:type="dxa"/>
            <w:shd w:val="clear" w:color="auto" w:fill="E6E6E6"/>
            <w:vAlign w:val="center"/>
          </w:tcPr>
          <w:p w14:paraId="6123293F" w14:textId="77777777" w:rsidR="00D24EAF" w:rsidRPr="00133267" w:rsidRDefault="00D24EAF" w:rsidP="00075243">
            <w:pPr>
              <w:pStyle w:val="a7"/>
              <w:spacing w:before="0" w:after="0" w:line="276" w:lineRule="auto"/>
              <w:ind w:firstLine="0"/>
              <w:rPr>
                <w:i/>
                <w:lang w:val="ru-RU"/>
              </w:rPr>
            </w:pPr>
            <w:r>
              <w:rPr>
                <w:i/>
                <w:lang w:val="ru-RU"/>
              </w:rPr>
              <w:t>№</w:t>
            </w:r>
          </w:p>
        </w:tc>
        <w:tc>
          <w:tcPr>
            <w:tcW w:w="4111" w:type="dxa"/>
            <w:shd w:val="clear" w:color="auto" w:fill="E6E6E6"/>
            <w:vAlign w:val="center"/>
          </w:tcPr>
          <w:p w14:paraId="1CF23739" w14:textId="77777777" w:rsidR="00D24EAF" w:rsidRPr="00133267" w:rsidRDefault="00D24EAF" w:rsidP="00075243">
            <w:pPr>
              <w:pStyle w:val="a7"/>
              <w:spacing w:before="0" w:after="0" w:line="276" w:lineRule="auto"/>
              <w:ind w:firstLine="0"/>
              <w:rPr>
                <w:i/>
                <w:lang w:val="ru-RU"/>
              </w:rPr>
            </w:pPr>
            <w:r>
              <w:rPr>
                <w:i/>
                <w:lang w:val="ru-RU"/>
              </w:rPr>
              <w:t>Документ</w:t>
            </w:r>
          </w:p>
        </w:tc>
        <w:tc>
          <w:tcPr>
            <w:tcW w:w="4961" w:type="dxa"/>
            <w:shd w:val="clear" w:color="auto" w:fill="E6E6E6"/>
            <w:vAlign w:val="center"/>
          </w:tcPr>
          <w:p w14:paraId="133D3750" w14:textId="77777777" w:rsidR="00D24EAF" w:rsidRPr="00133267" w:rsidRDefault="00D24EAF" w:rsidP="00075243">
            <w:pPr>
              <w:pStyle w:val="a7"/>
              <w:spacing w:before="0" w:after="0" w:line="276" w:lineRule="auto"/>
              <w:ind w:firstLine="0"/>
              <w:rPr>
                <w:i/>
                <w:lang w:val="ru-RU"/>
              </w:rPr>
            </w:pPr>
            <w:r>
              <w:rPr>
                <w:i/>
                <w:lang w:val="ru-RU"/>
              </w:rPr>
              <w:t>Примечание</w:t>
            </w:r>
          </w:p>
        </w:tc>
      </w:tr>
      <w:tr w:rsidR="00D24EAF" w:rsidRPr="00F32EDB" w14:paraId="5E00C0B9" w14:textId="77777777" w:rsidTr="00075243">
        <w:trPr>
          <w:cantSplit/>
        </w:trPr>
        <w:tc>
          <w:tcPr>
            <w:tcW w:w="680" w:type="dxa"/>
          </w:tcPr>
          <w:p w14:paraId="744ECE82" w14:textId="77777777" w:rsidR="00D24EAF" w:rsidRPr="00F32EDB" w:rsidRDefault="00D24EAF" w:rsidP="00075243">
            <w:pPr>
              <w:spacing w:after="0" w:line="276" w:lineRule="auto"/>
              <w:ind w:firstLine="0"/>
            </w:pPr>
            <w:r>
              <w:t>1</w:t>
            </w:r>
          </w:p>
        </w:tc>
        <w:tc>
          <w:tcPr>
            <w:tcW w:w="4111" w:type="dxa"/>
          </w:tcPr>
          <w:p w14:paraId="0E553C74" w14:textId="77777777" w:rsidR="00D24EAF" w:rsidRPr="00F32EDB" w:rsidRDefault="00D72E1C" w:rsidP="00D72E1C">
            <w:pPr>
              <w:spacing w:after="0" w:line="276" w:lineRule="auto"/>
              <w:ind w:firstLine="0"/>
            </w:pPr>
            <w:r w:rsidRPr="00D72E1C">
              <w:t>СТП Доработка экранных форм v1.0 (ответы).docx</w:t>
            </w:r>
          </w:p>
        </w:tc>
        <w:tc>
          <w:tcPr>
            <w:tcW w:w="4961" w:type="dxa"/>
          </w:tcPr>
          <w:p w14:paraId="76FCDEEA" w14:textId="77777777" w:rsidR="00D24EAF" w:rsidRPr="00D72E1C" w:rsidRDefault="00D72E1C" w:rsidP="00075243">
            <w:pPr>
              <w:spacing w:after="0" w:line="276" w:lineRule="auto"/>
              <w:ind w:firstLine="0"/>
            </w:pPr>
            <w:r>
              <w:t>Исходный документ с требованиями</w:t>
            </w:r>
            <w:r w:rsidR="00AC58E4">
              <w:t xml:space="preserve"> к экранным формам.</w:t>
            </w:r>
          </w:p>
        </w:tc>
      </w:tr>
      <w:tr w:rsidR="00A46653" w:rsidRPr="00F32EDB" w14:paraId="542543D2" w14:textId="77777777" w:rsidTr="00075243">
        <w:trPr>
          <w:cantSplit/>
        </w:trPr>
        <w:tc>
          <w:tcPr>
            <w:tcW w:w="680" w:type="dxa"/>
          </w:tcPr>
          <w:p w14:paraId="3D7AE524" w14:textId="34A7C262" w:rsidR="00A46653" w:rsidRDefault="00A46653" w:rsidP="00075243">
            <w:pPr>
              <w:spacing w:after="0" w:line="276" w:lineRule="auto"/>
              <w:ind w:firstLine="0"/>
            </w:pPr>
            <w:r>
              <w:lastRenderedPageBreak/>
              <w:t>2</w:t>
            </w:r>
          </w:p>
        </w:tc>
        <w:tc>
          <w:tcPr>
            <w:tcW w:w="4111" w:type="dxa"/>
          </w:tcPr>
          <w:p w14:paraId="2EB56F9E" w14:textId="77777777" w:rsidR="00A46653" w:rsidRPr="00D72E1C" w:rsidRDefault="00A46653" w:rsidP="00D72E1C">
            <w:pPr>
              <w:spacing w:after="0" w:line="276" w:lineRule="auto"/>
              <w:ind w:firstLine="0"/>
            </w:pPr>
          </w:p>
        </w:tc>
        <w:tc>
          <w:tcPr>
            <w:tcW w:w="4961" w:type="dxa"/>
          </w:tcPr>
          <w:p w14:paraId="0187DC90" w14:textId="77777777" w:rsidR="00A46653" w:rsidRDefault="00A46653" w:rsidP="00075243">
            <w:pPr>
              <w:spacing w:after="0" w:line="276" w:lineRule="auto"/>
              <w:ind w:firstLine="0"/>
            </w:pPr>
          </w:p>
        </w:tc>
      </w:tr>
    </w:tbl>
    <w:p w14:paraId="5DEE7403" w14:textId="2C69E083" w:rsidR="00CA328F" w:rsidRDefault="00CA328F"/>
    <w:p w14:paraId="74D6D116" w14:textId="77777777" w:rsidR="00CA328F" w:rsidRDefault="00CA328F">
      <w:pPr>
        <w:spacing w:after="200" w:line="276" w:lineRule="auto"/>
        <w:ind w:firstLine="0"/>
        <w:jc w:val="left"/>
      </w:pPr>
      <w:r>
        <w:br w:type="page"/>
      </w:r>
    </w:p>
    <w:p w14:paraId="6F0BA29A" w14:textId="77777777" w:rsidR="0003324D" w:rsidRDefault="0003324D"/>
    <w:p w14:paraId="1FE58C21" w14:textId="77777777" w:rsidR="00D24EAF" w:rsidRDefault="00D24EAF" w:rsidP="00246219">
      <w:pPr>
        <w:pStyle w:val="11"/>
      </w:pPr>
      <w:r w:rsidRPr="00F127B8">
        <w:t>СОДЕРЖАНИЕ</w:t>
      </w:r>
    </w:p>
    <w:sdt>
      <w:sdtPr>
        <w:rPr>
          <w:rStyle w:val="af"/>
          <w:b w:val="0"/>
          <w:bCs w:val="0"/>
          <w:caps w:val="0"/>
          <w:noProof/>
          <w:sz w:val="24"/>
          <w:szCs w:val="24"/>
        </w:rPr>
        <w:id w:val="372276744"/>
        <w:docPartObj>
          <w:docPartGallery w:val="Table of Contents"/>
          <w:docPartUnique/>
        </w:docPartObj>
      </w:sdtPr>
      <w:sdtEndPr>
        <w:rPr>
          <w:rStyle w:val="a2"/>
          <w:noProof w:val="0"/>
          <w:color w:val="auto"/>
          <w:u w:val="none"/>
        </w:rPr>
      </w:sdtEndPr>
      <w:sdtContent>
        <w:p w14:paraId="402524FA" w14:textId="77777777" w:rsidR="00A221BD" w:rsidRDefault="00D24EA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317492" w:history="1">
            <w:r w:rsidR="00A221BD" w:rsidRPr="00AA64ED">
              <w:rPr>
                <w:rStyle w:val="af"/>
                <w:noProof/>
              </w:rPr>
              <w:t>Термины, определения и сокращения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_Toc25317492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6C0860D6" w14:textId="77777777" w:rsidR="00A221BD" w:rsidRDefault="00606DE8">
          <w:pPr>
            <w:pStyle w:val="11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25317493" w:history="1">
            <w:r w:rsidR="00A221BD" w:rsidRPr="00AA64ED">
              <w:rPr>
                <w:rStyle w:val="af"/>
                <w:noProof/>
              </w:rPr>
              <w:t>1</w:t>
            </w:r>
            <w:r w:rsidR="00A221B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iCs/>
                <w:noProof/>
              </w:rPr>
              <w:t>Общие положения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_Toc25317493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9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1877DFAA" w14:textId="77777777" w:rsidR="00A221BD" w:rsidRDefault="00606DE8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494" w:history="1">
            <w:r w:rsidR="00A221BD" w:rsidRPr="00AA64ED">
              <w:rPr>
                <w:rStyle w:val="af"/>
                <w:noProof/>
              </w:rPr>
              <w:t>1.1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Назначение документа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_Toc25317494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9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49CC4237" w14:textId="77777777" w:rsidR="00A221BD" w:rsidRDefault="00606DE8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495" w:history="1">
            <w:r w:rsidR="00A221BD" w:rsidRPr="00AA64ED">
              <w:rPr>
                <w:rStyle w:val="af"/>
                <w:noProof/>
              </w:rPr>
              <w:t>1.2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Задачи разработки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_Toc25317495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9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3C15206E" w14:textId="77777777" w:rsidR="00A221BD" w:rsidRDefault="00606DE8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496" w:history="1">
            <w:r w:rsidR="00A221BD" w:rsidRPr="00AA64ED">
              <w:rPr>
                <w:rStyle w:val="af"/>
                <w:noProof/>
              </w:rPr>
              <w:t>1.3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Ограничения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_Toc25317496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9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1189FDBF" w14:textId="77777777" w:rsidR="00A221BD" w:rsidRDefault="00606DE8">
          <w:pPr>
            <w:pStyle w:val="11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25317497" w:history="1">
            <w:r w:rsidR="00A221BD" w:rsidRPr="00AA64ED">
              <w:rPr>
                <w:rStyle w:val="af"/>
                <w:noProof/>
              </w:rPr>
              <w:t>2</w:t>
            </w:r>
            <w:r w:rsidR="00A221B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Описание работ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_Toc25317497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10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75D83D6F" w14:textId="77777777" w:rsidR="00A221BD" w:rsidRDefault="00606DE8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498" w:history="1">
            <w:r w:rsidR="00A221BD" w:rsidRPr="00AA64ED">
              <w:rPr>
                <w:rStyle w:val="af"/>
                <w:noProof/>
              </w:rPr>
              <w:t>2.1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Требования к детальной форме карточки Клиента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_Toc25317498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10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03B9BC3F" w14:textId="77777777" w:rsidR="00A221BD" w:rsidRDefault="00606DE8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499" w:history="1">
            <w:r w:rsidR="00A221BD" w:rsidRPr="00AA64ED">
              <w:rPr>
                <w:rStyle w:val="af"/>
                <w:noProof/>
              </w:rPr>
              <w:t>2.2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Требования к закладке «Контакты» ОЭФ Клиенты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_Toc25317499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18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0777662D" w14:textId="77777777" w:rsidR="00A221BD" w:rsidRDefault="00606DE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00" w:history="1">
            <w:r w:rsidR="00A221BD" w:rsidRPr="00AA64ED">
              <w:rPr>
                <w:rStyle w:val="af"/>
                <w:noProof/>
              </w:rPr>
              <w:t>2.2.1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Диалоговое окно «Активные операции (телефон)»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_Toc25317500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24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0A97830D" w14:textId="77777777" w:rsidR="00A221BD" w:rsidRDefault="00606DE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01" w:history="1">
            <w:r w:rsidR="00A221BD" w:rsidRPr="00AA64ED">
              <w:rPr>
                <w:rStyle w:val="af"/>
                <w:noProof/>
              </w:rPr>
              <w:t>2.2.2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Диалоговое окно «Активные операции (</w:t>
            </w:r>
            <w:r w:rsidR="00A221BD" w:rsidRPr="00AA64ED">
              <w:rPr>
                <w:rStyle w:val="af"/>
                <w:noProof/>
                <w:lang w:val="en-US"/>
              </w:rPr>
              <w:t>e</w:t>
            </w:r>
            <w:r w:rsidR="00A221BD" w:rsidRPr="00AA64ED">
              <w:rPr>
                <w:rStyle w:val="af"/>
                <w:noProof/>
              </w:rPr>
              <w:t>-</w:t>
            </w:r>
            <w:r w:rsidR="00A221BD" w:rsidRPr="00AA64ED">
              <w:rPr>
                <w:rStyle w:val="af"/>
                <w:noProof/>
                <w:lang w:val="en-US"/>
              </w:rPr>
              <w:t>mail</w:t>
            </w:r>
            <w:r w:rsidR="00A221BD" w:rsidRPr="00AA64ED">
              <w:rPr>
                <w:rStyle w:val="af"/>
                <w:noProof/>
              </w:rPr>
              <w:t>)»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_Toc25317501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25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718B2DC3" w14:textId="77777777" w:rsidR="00A221BD" w:rsidRDefault="00606DE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02" w:history="1">
            <w:r w:rsidR="00A221BD" w:rsidRPr="00AA64ED">
              <w:rPr>
                <w:rStyle w:val="af"/>
                <w:noProof/>
              </w:rPr>
              <w:t>2.2.3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Диалоговое окно «Добавить/Изменить помощника»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_Toc25317502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26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036779D8" w14:textId="77777777" w:rsidR="00A221BD" w:rsidRDefault="00606DE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03" w:history="1">
            <w:r w:rsidR="00A221BD" w:rsidRPr="00AA64ED">
              <w:rPr>
                <w:rStyle w:val="af"/>
                <w:noProof/>
              </w:rPr>
              <w:t>2.2.4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Диалоговое окно «Добавить/Изменить контакт»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_Toc25317503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28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33BA0B71" w14:textId="77777777" w:rsidR="00A221BD" w:rsidRDefault="00606DE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04" w:history="1">
            <w:r w:rsidR="00A221BD" w:rsidRPr="00AA64ED">
              <w:rPr>
                <w:rStyle w:val="af"/>
                <w:noProof/>
              </w:rPr>
              <w:t>2.2.5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Диалоговое окно «Добавить/Изменить адрес»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_Toc25317504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30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0355BBD5" w14:textId="77777777" w:rsidR="00A221BD" w:rsidRDefault="00606DE8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05" w:history="1">
            <w:r w:rsidR="00A221BD" w:rsidRPr="00AA64ED">
              <w:rPr>
                <w:rStyle w:val="af"/>
                <w:noProof/>
              </w:rPr>
              <w:t>2.3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Требования к закладке «Филиалы» ОЭФ Клиенты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_Toc25317505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33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0B137C53" w14:textId="77777777" w:rsidR="00A221BD" w:rsidRDefault="00606DE8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06" w:history="1">
            <w:r w:rsidR="00A221BD" w:rsidRPr="00AA64ED">
              <w:rPr>
                <w:rStyle w:val="af"/>
                <w:noProof/>
              </w:rPr>
              <w:t>2.4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Требования к закладке «Группа клиента» ОЭФ Клиенты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_Toc25317506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37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05953A7F" w14:textId="77777777" w:rsidR="00A221BD" w:rsidRDefault="00606DE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07" w:history="1">
            <w:r w:rsidR="00A221BD" w:rsidRPr="00AA64ED">
              <w:rPr>
                <w:rStyle w:val="af"/>
                <w:noProof/>
              </w:rPr>
              <w:t>2.4.1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Страница «Добавить/Изменить связь»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_Toc25317507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39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48F1D268" w14:textId="77777777" w:rsidR="00A221BD" w:rsidRDefault="00606DE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08" w:history="1">
            <w:r w:rsidR="00A221BD" w:rsidRPr="00AA64ED">
              <w:rPr>
                <w:rStyle w:val="af"/>
                <w:noProof/>
              </w:rPr>
              <w:t>2.4.2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Автоматическая установка связей группы клиента на основе пакетов услуг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_Toc25317508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42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0021C96F" w14:textId="77777777" w:rsidR="00A221BD" w:rsidRDefault="00606DE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09" w:history="1">
            <w:r w:rsidR="00A221BD" w:rsidRPr="00AA64ED">
              <w:rPr>
                <w:rStyle w:val="af"/>
                <w:noProof/>
              </w:rPr>
              <w:t>2.4.3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Создание нового клиента для новой связи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_Toc25317509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43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2B395F26" w14:textId="77777777" w:rsidR="00A221BD" w:rsidRDefault="00606DE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10" w:history="1">
            <w:r w:rsidR="00A221BD" w:rsidRPr="00AA64ED">
              <w:rPr>
                <w:rStyle w:val="af"/>
                <w:noProof/>
              </w:rPr>
              <w:t>2.4.4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Доработка карточки продукта «Пакет услуг»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_Toc25317510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44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5303F4A5" w14:textId="77777777" w:rsidR="00A221BD" w:rsidRDefault="00606DE8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11" w:history="1">
            <w:r w:rsidR="00A221BD" w:rsidRPr="00AA64ED">
              <w:rPr>
                <w:rStyle w:val="af"/>
                <w:noProof/>
              </w:rPr>
              <w:t>2.5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Требования к закладке «Классификаторы в АБС» ОЭФ Клиенты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_Toc25317511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46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59CD3CE0" w14:textId="77777777" w:rsidR="00A221BD" w:rsidRDefault="00606DE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12" w:history="1">
            <w:r w:rsidR="00A221BD" w:rsidRPr="00AA64ED">
              <w:rPr>
                <w:rStyle w:val="af"/>
                <w:noProof/>
              </w:rPr>
              <w:t>2.5.1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Диалоговое окно «Клиент в АБС»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_Toc25317512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47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31A53C89" w14:textId="77777777" w:rsidR="00A221BD" w:rsidRDefault="00606DE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13" w:history="1">
            <w:r w:rsidR="00A221BD" w:rsidRPr="00AA64ED">
              <w:rPr>
                <w:rStyle w:val="af"/>
                <w:noProof/>
              </w:rPr>
              <w:t>2.5.2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Диалоговое окно «Маркировка»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_Toc25317513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48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2B102179" w14:textId="77777777" w:rsidR="00A221BD" w:rsidRDefault="00606DE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14" w:history="1">
            <w:r w:rsidR="00A221BD" w:rsidRPr="00AA64ED">
              <w:rPr>
                <w:rStyle w:val="af"/>
                <w:noProof/>
              </w:rPr>
              <w:t>2.5.3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Диалоговое окно «Управление классификаторами в АБС»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_Toc25317514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49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24E0E04C" w14:textId="77777777" w:rsidR="00A221BD" w:rsidRDefault="00606DE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15" w:history="1">
            <w:r w:rsidR="00A221BD" w:rsidRPr="00AA64ED">
              <w:rPr>
                <w:rStyle w:val="af"/>
                <w:noProof/>
              </w:rPr>
              <w:t>2.5.4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Универсальные справочники для закладки «Классификаторы в АБС»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_Toc25317515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52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62098612" w14:textId="77777777" w:rsidR="00A221BD" w:rsidRDefault="00606DE8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16" w:history="1">
            <w:r w:rsidR="00A221BD" w:rsidRPr="00AA64ED">
              <w:rPr>
                <w:rStyle w:val="af"/>
                <w:noProof/>
              </w:rPr>
              <w:t>2.6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Требования к закладке «Сегментация» ОЭФ Клиенты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_Toc25317516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53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22693ECD" w14:textId="77777777" w:rsidR="00A221BD" w:rsidRDefault="00606DE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17" w:history="1">
            <w:r w:rsidR="00A221BD" w:rsidRPr="00AA64ED">
              <w:rPr>
                <w:rStyle w:val="af"/>
                <w:noProof/>
              </w:rPr>
              <w:t>2.6.1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Подзакладка «Описание»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_Toc25317517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54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3A9B0548" w14:textId="77777777" w:rsidR="00A221BD" w:rsidRDefault="00606DE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18" w:history="1">
            <w:r w:rsidR="00A221BD" w:rsidRPr="00AA64ED">
              <w:rPr>
                <w:rStyle w:val="af"/>
                <w:noProof/>
              </w:rPr>
              <w:t>2.6.2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Подзакладка «Критерии»: Сегментация по жизненному циклу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_Toc25317518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54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68266795" w14:textId="77777777" w:rsidR="00A221BD" w:rsidRDefault="00606DE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19" w:history="1">
            <w:r w:rsidR="00A221BD" w:rsidRPr="00AA64ED">
              <w:rPr>
                <w:rStyle w:val="af"/>
                <w:noProof/>
              </w:rPr>
              <w:t>2.6.3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Подзакладка «Критерии»: Сегментация по соответствию клиентской политике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_Toc25317519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55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2460A376" w14:textId="77777777" w:rsidR="00A221BD" w:rsidRDefault="00606DE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20" w:history="1">
            <w:r w:rsidR="00A221BD" w:rsidRPr="00AA64ED">
              <w:rPr>
                <w:rStyle w:val="af"/>
                <w:noProof/>
              </w:rPr>
              <w:t>2.6.4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Подзакладка «Критерии»: Сегментация по целевой сумме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_Toc25317520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58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2A6BA1A9" w14:textId="77777777" w:rsidR="00A221BD" w:rsidRDefault="00606DE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21" w:history="1">
            <w:r w:rsidR="00A221BD" w:rsidRPr="00AA64ED">
              <w:rPr>
                <w:rStyle w:val="af"/>
                <w:noProof/>
              </w:rPr>
              <w:t>2.6.5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Подзакладка «Критерии»: Сегментация по портфелю активов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_Toc25317521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59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7E25A848" w14:textId="77777777" w:rsidR="00A221BD" w:rsidRDefault="00606DE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22" w:history="1">
            <w:r w:rsidR="00A221BD" w:rsidRPr="00AA64ED">
              <w:rPr>
                <w:rStyle w:val="af"/>
                <w:noProof/>
              </w:rPr>
              <w:t>2.6.6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Подзакладка «Критерии»: Сегментация по потенциалу клиента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_Toc25317522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60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05B5D4D6" w14:textId="77777777" w:rsidR="00A221BD" w:rsidRDefault="00606DE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23" w:history="1">
            <w:r w:rsidR="00A221BD" w:rsidRPr="00AA64ED">
              <w:rPr>
                <w:rStyle w:val="af"/>
                <w:noProof/>
              </w:rPr>
              <w:t>2.6.7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Подзакладка «Критерии»: Сегментация по источнику клиента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_Toc25317523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61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2BB2C0D4" w14:textId="77777777" w:rsidR="00A221BD" w:rsidRDefault="00606DE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24" w:history="1">
            <w:r w:rsidR="00A221BD" w:rsidRPr="00AA64ED">
              <w:rPr>
                <w:rStyle w:val="af"/>
                <w:noProof/>
              </w:rPr>
              <w:t>2.6.8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Подзакладка «Критерии»: Сегментация по связанным юридическим лицам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_Toc25317524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62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039C4981" w14:textId="77777777" w:rsidR="00A221BD" w:rsidRDefault="00606DE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25" w:history="1">
            <w:r w:rsidR="00A221BD" w:rsidRPr="00AA64ED">
              <w:rPr>
                <w:rStyle w:val="af"/>
                <w:noProof/>
              </w:rPr>
              <w:t>2.6.9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Правила расчета сегментов для различных типов сегментации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_Toc25317525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63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1DBC8E17" w14:textId="77777777" w:rsidR="00A221BD" w:rsidRDefault="00606DE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26" w:history="1">
            <w:r w:rsidR="00A221BD" w:rsidRPr="00AA64ED">
              <w:rPr>
                <w:rStyle w:val="af"/>
                <w:noProof/>
              </w:rPr>
              <w:t>2.6.10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Хранение пороговых значений и прочих настроек для модуля Сегментации клиентов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_Toc25317526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65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65A3D2FB" w14:textId="77777777" w:rsidR="00A221BD" w:rsidRDefault="00606DE8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27" w:history="1">
            <w:r w:rsidR="00A221BD" w:rsidRPr="00AA64ED">
              <w:rPr>
                <w:rStyle w:val="af"/>
                <w:noProof/>
              </w:rPr>
              <w:t>2.7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Требования к боковой панели ОЭФ Клиенты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_Toc25317527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66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58E1E416" w14:textId="77777777" w:rsidR="00A221BD" w:rsidRDefault="00606DE8">
          <w:pPr>
            <w:pStyle w:val="11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25317528" w:history="1">
            <w:r w:rsidR="00A221BD" w:rsidRPr="00AA64ED">
              <w:rPr>
                <w:rStyle w:val="af"/>
                <w:noProof/>
              </w:rPr>
              <w:t>3</w:t>
            </w:r>
            <w:r w:rsidR="00A221B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Дополнительные работы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_Toc25317528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67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6CF81853" w14:textId="77777777" w:rsidR="00A221BD" w:rsidRDefault="00606DE8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29" w:history="1">
            <w:r w:rsidR="00A221BD" w:rsidRPr="00AA64ED">
              <w:rPr>
                <w:rStyle w:val="af"/>
                <w:noProof/>
              </w:rPr>
              <w:t>3.1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Заполнение нового поля Номер Клиента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_Toc25317529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67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04CA1D6B" w14:textId="77777777" w:rsidR="00A221BD" w:rsidRDefault="00606DE8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30" w:history="1">
            <w:r w:rsidR="00A221BD" w:rsidRPr="00AA64ED">
              <w:rPr>
                <w:rStyle w:val="af"/>
                <w:noProof/>
              </w:rPr>
              <w:t>3.2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Закладка «В разработке» ОЭФ Клиенты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_Toc25317530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67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58D74FB0" w14:textId="77777777" w:rsidR="00A221BD" w:rsidRDefault="00606DE8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31" w:history="1">
            <w:r w:rsidR="00A221BD" w:rsidRPr="00AA64ED">
              <w:rPr>
                <w:rStyle w:val="af"/>
                <w:noProof/>
              </w:rPr>
              <w:t>3.3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Настройка параметров для расчета количества активностей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_Toc25317531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67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5718E728" w14:textId="77777777" w:rsidR="00A221BD" w:rsidRDefault="00606DE8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32" w:history="1">
            <w:r w:rsidR="00A221BD" w:rsidRPr="00AA64ED">
              <w:rPr>
                <w:rStyle w:val="af"/>
                <w:noProof/>
              </w:rPr>
              <w:t>3.4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Новый справочник «Типы коммуникации»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_Toc25317532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68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7168C9A9" w14:textId="77777777" w:rsidR="00A221BD" w:rsidRDefault="00606DE8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33" w:history="1">
            <w:r w:rsidR="00A221BD" w:rsidRPr="00AA64ED">
              <w:rPr>
                <w:rStyle w:val="af"/>
                <w:noProof/>
              </w:rPr>
              <w:t>3.5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Ночная процедура для обновления параметров Клиента по данным из связанных сущностей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_Toc25317533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68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5C0D5A52" w14:textId="77777777" w:rsidR="00A221BD" w:rsidRDefault="00606DE8">
          <w:pPr>
            <w:pStyle w:val="11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25317534" w:history="1">
            <w:r w:rsidR="00A221BD" w:rsidRPr="00AA64ED">
              <w:rPr>
                <w:rStyle w:val="af"/>
                <w:noProof/>
              </w:rPr>
              <w:t>4</w:t>
            </w:r>
            <w:r w:rsidR="00A221B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Роли и действия безопасности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_Toc25317534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71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074ED46F" w14:textId="77777777" w:rsidR="00A221BD" w:rsidRDefault="00606DE8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35" w:history="1">
            <w:r w:rsidR="00A221BD" w:rsidRPr="00AA64ED">
              <w:rPr>
                <w:rStyle w:val="af"/>
                <w:noProof/>
              </w:rPr>
              <w:t>4.1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Действия безопасности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_Toc25317535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71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7638553A" w14:textId="77777777" w:rsidR="00A221BD" w:rsidRDefault="00606DE8">
          <w:pPr>
            <w:pStyle w:val="11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25317536" w:history="1">
            <w:r w:rsidR="00A221BD" w:rsidRPr="00AA64ED">
              <w:rPr>
                <w:rStyle w:val="af"/>
                <w:noProof/>
              </w:rPr>
              <w:t>5</w:t>
            </w:r>
            <w:r w:rsidR="00A221B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Приложения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_Toc25317536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72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6A2A8708" w14:textId="77777777" w:rsidR="00A221BD" w:rsidRDefault="00606DE8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37" w:history="1">
            <w:r w:rsidR="00A221BD" w:rsidRPr="00AA64ED">
              <w:rPr>
                <w:rStyle w:val="af"/>
                <w:noProof/>
              </w:rPr>
              <w:t>5.1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Приложение 1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_Toc25317537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72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7C8B2C92" w14:textId="77777777" w:rsidR="00A221BD" w:rsidRDefault="00606DE8">
          <w:pPr>
            <w:pStyle w:val="11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25317538" w:history="1">
            <w:r w:rsidR="00A221BD" w:rsidRPr="00AA64ED">
              <w:rPr>
                <w:rStyle w:val="af"/>
                <w:noProof/>
              </w:rPr>
              <w:t>6</w:t>
            </w:r>
            <w:r w:rsidR="00A221B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Справочники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_Toc25317538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73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0239E81C" w14:textId="77777777" w:rsidR="00A221BD" w:rsidRDefault="00606DE8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39" w:history="1">
            <w:r w:rsidR="00A221BD" w:rsidRPr="00AA64ED">
              <w:rPr>
                <w:rStyle w:val="af"/>
                <w:noProof/>
              </w:rPr>
              <w:t>6.1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  <w:lang w:val="en-US"/>
              </w:rPr>
              <w:t>FBContactType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_Toc25317539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73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028A3272" w14:textId="77777777" w:rsidR="00A221BD" w:rsidRDefault="00606DE8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40" w:history="1">
            <w:r w:rsidR="00A221BD" w:rsidRPr="00AA64ED">
              <w:rPr>
                <w:rStyle w:val="af"/>
                <w:noProof/>
              </w:rPr>
              <w:t>6.2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  <w:lang w:val="en-US"/>
              </w:rPr>
              <w:t>FBAddressType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_Toc25317540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73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0ABE02B5" w14:textId="77777777" w:rsidR="00A221BD" w:rsidRDefault="00606DE8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41" w:history="1">
            <w:r w:rsidR="00A221BD" w:rsidRPr="00AA64ED">
              <w:rPr>
                <w:rStyle w:val="af"/>
                <w:noProof/>
              </w:rPr>
              <w:t>6.3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  <w:lang w:val="en-US"/>
              </w:rPr>
              <w:t>FBClientGroupRelationshipKind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_Toc25317541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73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367A8236" w14:textId="77777777" w:rsidR="00A221BD" w:rsidRDefault="00606DE8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42" w:history="1">
            <w:r w:rsidR="00A221BD" w:rsidRPr="00AA64ED">
              <w:rPr>
                <w:rStyle w:val="af"/>
                <w:noProof/>
              </w:rPr>
              <w:t>6.4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  <w:lang w:val="en-US"/>
              </w:rPr>
              <w:t>FBCommunicationType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_Toc25317542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74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14E22722" w14:textId="77777777" w:rsidR="00A221BD" w:rsidRDefault="00606DE8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43" w:history="1">
            <w:r w:rsidR="00A221BD" w:rsidRPr="00AA64ED">
              <w:rPr>
                <w:rStyle w:val="af"/>
                <w:noProof/>
              </w:rPr>
              <w:t>6.5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  <w:lang w:val="en-US"/>
              </w:rPr>
              <w:t>FBCommunicationStatus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_Toc25317543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74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4303F8A0" w14:textId="77777777" w:rsidR="00A221BD" w:rsidRDefault="00606DE8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44" w:history="1">
            <w:r w:rsidR="00A221BD" w:rsidRPr="00AA64ED">
              <w:rPr>
                <w:rStyle w:val="af"/>
                <w:noProof/>
              </w:rPr>
              <w:t>6.6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  <w:lang w:val="en-US"/>
              </w:rPr>
              <w:t>FBSegmentationType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_Toc25317544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74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0A65F196" w14:textId="77777777" w:rsidR="00A221BD" w:rsidRDefault="00606DE8">
          <w:pPr>
            <w:pStyle w:val="11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25317545" w:history="1">
            <w:r w:rsidR="00A221BD" w:rsidRPr="00AA64ED">
              <w:rPr>
                <w:rStyle w:val="af"/>
                <w:noProof/>
              </w:rPr>
              <w:t>7</w:t>
            </w:r>
            <w:r w:rsidR="00A221B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Схема базы данных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_Toc25317545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75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03F1CAB5" w14:textId="77777777" w:rsidR="00A221BD" w:rsidRDefault="00606DE8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46" w:history="1">
            <w:r w:rsidR="00A221BD" w:rsidRPr="00AA64ED">
              <w:rPr>
                <w:rStyle w:val="af"/>
                <w:noProof/>
              </w:rPr>
              <w:t>7.1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 xml:space="preserve">Новая таблица </w:t>
            </w:r>
            <w:r w:rsidR="00A221BD" w:rsidRPr="00AA64ED">
              <w:rPr>
                <w:rStyle w:val="af"/>
                <w:noProof/>
                <w:lang w:val="en-US"/>
              </w:rPr>
              <w:t>ACCOUNT_ASSISTANT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_Toc25317546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76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6DFA329B" w14:textId="77777777" w:rsidR="00A221BD" w:rsidRDefault="00606DE8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47" w:history="1">
            <w:r w:rsidR="00A221BD" w:rsidRPr="00AA64ED">
              <w:rPr>
                <w:rStyle w:val="af"/>
                <w:noProof/>
                <w:lang w:val="en-US"/>
              </w:rPr>
              <w:t>7.2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Новая</w:t>
            </w:r>
            <w:r w:rsidR="00A221BD" w:rsidRPr="00AA64ED">
              <w:rPr>
                <w:rStyle w:val="af"/>
                <w:noProof/>
                <w:lang w:val="en-US"/>
              </w:rPr>
              <w:t xml:space="preserve"> </w:t>
            </w:r>
            <w:r w:rsidR="00A221BD" w:rsidRPr="00AA64ED">
              <w:rPr>
                <w:rStyle w:val="af"/>
                <w:noProof/>
              </w:rPr>
              <w:t>таблица</w:t>
            </w:r>
            <w:r w:rsidR="00A221BD" w:rsidRPr="00AA64ED">
              <w:rPr>
                <w:rStyle w:val="af"/>
                <w:noProof/>
                <w:lang w:val="en-US"/>
              </w:rPr>
              <w:t xml:space="preserve"> FB_COMPANIESGROUP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_Toc25317547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76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32744EA2" w14:textId="77777777" w:rsidR="00A221BD" w:rsidRDefault="00606DE8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48" w:history="1">
            <w:r w:rsidR="00A221BD" w:rsidRPr="00AA64ED">
              <w:rPr>
                <w:rStyle w:val="af"/>
                <w:noProof/>
              </w:rPr>
              <w:t>7.3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 xml:space="preserve">Новая таблица </w:t>
            </w:r>
            <w:r w:rsidR="00A221BD" w:rsidRPr="00AA64ED">
              <w:rPr>
                <w:rStyle w:val="af"/>
                <w:noProof/>
                <w:lang w:val="en-US"/>
              </w:rPr>
              <w:t>FB</w:t>
            </w:r>
            <w:r w:rsidR="00A221BD" w:rsidRPr="00AA64ED">
              <w:rPr>
                <w:rStyle w:val="af"/>
                <w:noProof/>
              </w:rPr>
              <w:t>_</w:t>
            </w:r>
            <w:r w:rsidR="00A221BD" w:rsidRPr="00AA64ED">
              <w:rPr>
                <w:rStyle w:val="af"/>
                <w:noProof/>
                <w:lang w:val="en-US"/>
              </w:rPr>
              <w:t>COMPANIESGROUPLINK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_Toc25317548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76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32F96D1A" w14:textId="77777777" w:rsidR="00A221BD" w:rsidRDefault="00606DE8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49" w:history="1">
            <w:r w:rsidR="00A221BD" w:rsidRPr="00AA64ED">
              <w:rPr>
                <w:rStyle w:val="af"/>
                <w:noProof/>
                <w:lang w:val="en-US"/>
              </w:rPr>
              <w:t>7.4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Новая</w:t>
            </w:r>
            <w:r w:rsidR="00A221BD" w:rsidRPr="00AA64ED">
              <w:rPr>
                <w:rStyle w:val="af"/>
                <w:noProof/>
                <w:lang w:val="en-US"/>
              </w:rPr>
              <w:t xml:space="preserve"> </w:t>
            </w:r>
            <w:r w:rsidR="00A221BD" w:rsidRPr="00AA64ED">
              <w:rPr>
                <w:rStyle w:val="af"/>
                <w:noProof/>
              </w:rPr>
              <w:t>таблица</w:t>
            </w:r>
            <w:r w:rsidR="00A221BD" w:rsidRPr="00AA64ED">
              <w:rPr>
                <w:rStyle w:val="af"/>
                <w:noProof/>
                <w:lang w:val="en-US"/>
              </w:rPr>
              <w:t xml:space="preserve"> FB_ACCCONTACT_COMM_SETTINGS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_Toc25317549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77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25DB4687" w14:textId="77777777" w:rsidR="00A221BD" w:rsidRDefault="00606DE8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50" w:history="1">
            <w:r w:rsidR="00A221BD" w:rsidRPr="00AA64ED">
              <w:rPr>
                <w:rStyle w:val="af"/>
                <w:noProof/>
                <w:lang w:val="en-US"/>
              </w:rPr>
              <w:t>7.5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Новая</w:t>
            </w:r>
            <w:r w:rsidR="00A221BD" w:rsidRPr="00AA64ED">
              <w:rPr>
                <w:rStyle w:val="af"/>
                <w:noProof/>
                <w:lang w:val="en-US"/>
              </w:rPr>
              <w:t xml:space="preserve"> </w:t>
            </w:r>
            <w:r w:rsidR="00A221BD" w:rsidRPr="00AA64ED">
              <w:rPr>
                <w:rStyle w:val="af"/>
                <w:noProof/>
              </w:rPr>
              <w:t>таблица</w:t>
            </w:r>
            <w:r w:rsidR="00A221BD" w:rsidRPr="00AA64ED">
              <w:rPr>
                <w:rStyle w:val="af"/>
                <w:noProof/>
                <w:lang w:val="en-US"/>
              </w:rPr>
              <w:t xml:space="preserve"> FB_SEGMENTATION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_Toc25317550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77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682D78D7" w14:textId="77777777" w:rsidR="00A221BD" w:rsidRDefault="00606DE8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51" w:history="1">
            <w:r w:rsidR="00A221BD" w:rsidRPr="00AA64ED">
              <w:rPr>
                <w:rStyle w:val="af"/>
                <w:noProof/>
                <w:lang w:val="en-US"/>
              </w:rPr>
              <w:t>7.6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Новая</w:t>
            </w:r>
            <w:r w:rsidR="00A221BD" w:rsidRPr="00AA64ED">
              <w:rPr>
                <w:rStyle w:val="af"/>
                <w:noProof/>
                <w:lang w:val="en-US"/>
              </w:rPr>
              <w:t xml:space="preserve"> </w:t>
            </w:r>
            <w:r w:rsidR="00A221BD" w:rsidRPr="00AA64ED">
              <w:rPr>
                <w:rStyle w:val="af"/>
                <w:noProof/>
              </w:rPr>
              <w:t>таблица</w:t>
            </w:r>
            <w:r w:rsidR="00A221BD" w:rsidRPr="00AA64ED">
              <w:rPr>
                <w:rStyle w:val="af"/>
                <w:noProof/>
                <w:lang w:val="en-US"/>
              </w:rPr>
              <w:t xml:space="preserve"> FB_SEGMENTDETAIL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_Toc25317551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77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3381BB1B" w14:textId="77777777" w:rsidR="00A221BD" w:rsidRDefault="00606DE8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52" w:history="1">
            <w:r w:rsidR="00A221BD" w:rsidRPr="00AA64ED">
              <w:rPr>
                <w:rStyle w:val="af"/>
                <w:noProof/>
                <w:lang w:val="en-US"/>
              </w:rPr>
              <w:t>7.7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Новая</w:t>
            </w:r>
            <w:r w:rsidR="00A221BD" w:rsidRPr="00AA64ED">
              <w:rPr>
                <w:rStyle w:val="af"/>
                <w:noProof/>
                <w:lang w:val="en-US"/>
              </w:rPr>
              <w:t xml:space="preserve"> </w:t>
            </w:r>
            <w:r w:rsidR="00A221BD" w:rsidRPr="00AA64ED">
              <w:rPr>
                <w:rStyle w:val="af"/>
                <w:noProof/>
              </w:rPr>
              <w:t>таблица</w:t>
            </w:r>
            <w:r w:rsidR="00A221BD" w:rsidRPr="00AA64ED">
              <w:rPr>
                <w:rStyle w:val="af"/>
                <w:noProof/>
                <w:lang w:val="en-US"/>
              </w:rPr>
              <w:t xml:space="preserve"> FB_CONTACT_INFO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_Toc25317552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78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12F3BCF9" w14:textId="77777777" w:rsidR="00A221BD" w:rsidRDefault="00606DE8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53" w:history="1">
            <w:r w:rsidR="00A221BD" w:rsidRPr="00AA64ED">
              <w:rPr>
                <w:rStyle w:val="af"/>
                <w:noProof/>
              </w:rPr>
              <w:t>7.8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 xml:space="preserve">Расширение таблицы </w:t>
            </w:r>
            <w:r w:rsidR="00A221BD" w:rsidRPr="00AA64ED">
              <w:rPr>
                <w:rStyle w:val="af"/>
                <w:noProof/>
                <w:lang w:val="en-US"/>
              </w:rPr>
              <w:t>ACCOUNT</w:t>
            </w:r>
            <w:r w:rsidR="00A221BD" w:rsidRPr="00AA64ED">
              <w:rPr>
                <w:rStyle w:val="af"/>
                <w:noProof/>
              </w:rPr>
              <w:t>_</w:t>
            </w:r>
            <w:r w:rsidR="00A221BD" w:rsidRPr="00AA64ED">
              <w:rPr>
                <w:rStyle w:val="af"/>
                <w:noProof/>
                <w:lang w:val="en-US"/>
              </w:rPr>
              <w:t>EXT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_Toc25317553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78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2BA55ED8" w14:textId="77777777" w:rsidR="00A221BD" w:rsidRDefault="00606DE8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54" w:history="1">
            <w:r w:rsidR="00A221BD" w:rsidRPr="00AA64ED">
              <w:rPr>
                <w:rStyle w:val="af"/>
                <w:noProof/>
              </w:rPr>
              <w:t>7.9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 xml:space="preserve">Расширение таблицы </w:t>
            </w:r>
            <w:r w:rsidR="00A221BD" w:rsidRPr="00AA64ED">
              <w:rPr>
                <w:rStyle w:val="af"/>
                <w:noProof/>
                <w:lang w:val="en-US"/>
              </w:rPr>
              <w:t>ACC</w:t>
            </w:r>
            <w:r w:rsidR="00A221BD" w:rsidRPr="00AA64ED">
              <w:rPr>
                <w:rStyle w:val="af"/>
                <w:noProof/>
              </w:rPr>
              <w:t>_</w:t>
            </w:r>
            <w:r w:rsidR="00A221BD" w:rsidRPr="00AA64ED">
              <w:rPr>
                <w:rStyle w:val="af"/>
                <w:noProof/>
                <w:lang w:val="en-US"/>
              </w:rPr>
              <w:t>NEWSLETTER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_Toc25317554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79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49C87AB5" w14:textId="77777777" w:rsidR="00DB4378" w:rsidRDefault="00D24EAF" w:rsidP="008351EC">
          <w:pPr>
            <w:pStyle w:val="23"/>
            <w:tabs>
              <w:tab w:val="left" w:pos="1540"/>
              <w:tab w:val="right" w:leader="dot" w:pos="9345"/>
            </w:tabs>
          </w:pPr>
          <w:r>
            <w:rPr>
              <w:b/>
              <w:bCs/>
              <w:caps/>
              <w:sz w:val="20"/>
              <w:szCs w:val="20"/>
            </w:rPr>
            <w:fldChar w:fldCharType="end"/>
          </w:r>
        </w:p>
      </w:sdtContent>
    </w:sdt>
    <w:bookmarkStart w:id="2" w:name="_Toc424805470" w:displacedByCustomXml="prev"/>
    <w:bookmarkStart w:id="3" w:name="_Toc425117861" w:displacedByCustomXml="prev"/>
    <w:bookmarkStart w:id="4" w:name="_Toc280135514" w:displacedByCustomXml="prev"/>
    <w:bookmarkStart w:id="5" w:name="_Toc280170881" w:displacedByCustomXml="prev"/>
    <w:p w14:paraId="2B185449" w14:textId="77777777" w:rsidR="00DB4378" w:rsidRPr="00DB4378" w:rsidRDefault="00DB4378" w:rsidP="00DB4378"/>
    <w:p w14:paraId="5F6648E3" w14:textId="77777777" w:rsidR="00DB4378" w:rsidRPr="00DB4378" w:rsidRDefault="00DB4378" w:rsidP="00DB4378"/>
    <w:p w14:paraId="72071A88" w14:textId="77777777" w:rsidR="00DB4378" w:rsidRDefault="00DB4378" w:rsidP="00DB4378"/>
    <w:p w14:paraId="1591CD18" w14:textId="77777777" w:rsidR="00D24EAF" w:rsidRPr="00DB4378" w:rsidRDefault="00D24EAF" w:rsidP="00DB4378"/>
    <w:p w14:paraId="1575C499" w14:textId="77777777" w:rsidR="00D24EAF" w:rsidRDefault="00D24EAF" w:rsidP="00D24EAF">
      <w:pPr>
        <w:pStyle w:val="1"/>
        <w:numPr>
          <w:ilvl w:val="0"/>
          <w:numId w:val="0"/>
        </w:numPr>
        <w:spacing w:line="276" w:lineRule="auto"/>
        <w:rPr>
          <w:lang w:val="en-US"/>
        </w:rPr>
      </w:pPr>
      <w:r w:rsidRPr="00D24EAF">
        <w:lastRenderedPageBreak/>
        <w:t xml:space="preserve"> </w:t>
      </w:r>
      <w:bookmarkStart w:id="6" w:name="_Toc25317492"/>
      <w:r w:rsidRPr="00852BF3">
        <w:t>Термины</w:t>
      </w:r>
      <w:r w:rsidR="00DB6175">
        <w:t xml:space="preserve">, </w:t>
      </w:r>
      <w:r w:rsidRPr="00852BF3">
        <w:t>определения</w:t>
      </w:r>
      <w:bookmarkEnd w:id="3"/>
      <w:bookmarkEnd w:id="2"/>
      <w:r w:rsidR="00DB6175">
        <w:t xml:space="preserve"> и сокращения</w:t>
      </w:r>
      <w:bookmarkEnd w:id="6"/>
    </w:p>
    <w:tbl>
      <w:tblPr>
        <w:tblW w:w="9715" w:type="dxa"/>
        <w:tblInd w:w="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32"/>
        <w:gridCol w:w="6583"/>
      </w:tblGrid>
      <w:tr w:rsidR="004E3D9E" w:rsidRPr="00811D6D" w14:paraId="420AAF91" w14:textId="77777777" w:rsidTr="00DE6F1F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49FCFC02" w14:textId="0D228E71" w:rsidR="004E3D9E" w:rsidRPr="00811D6D" w:rsidRDefault="004E3D9E" w:rsidP="0010366A">
            <w:pPr>
              <w:spacing w:line="276" w:lineRule="auto"/>
              <w:ind w:firstLine="0"/>
              <w:jc w:val="left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Термин, определение,</w:t>
            </w:r>
            <w:r w:rsidR="00DE6F1F">
              <w:rPr>
                <w:b/>
                <w:bCs/>
                <w:color w:val="000000"/>
                <w:lang w:val="en-US"/>
              </w:rPr>
              <w:t xml:space="preserve"> </w:t>
            </w:r>
            <w:r>
              <w:rPr>
                <w:b/>
                <w:bCs/>
                <w:color w:val="000000"/>
              </w:rPr>
              <w:t>сокращение</w:t>
            </w:r>
          </w:p>
        </w:tc>
        <w:tc>
          <w:tcPr>
            <w:tcW w:w="6583" w:type="dxa"/>
            <w:shd w:val="clear" w:color="auto" w:fill="auto"/>
            <w:noWrap/>
            <w:vAlign w:val="bottom"/>
          </w:tcPr>
          <w:p w14:paraId="095CA3F5" w14:textId="77777777" w:rsidR="004E3D9E" w:rsidRPr="004E3D9E" w:rsidRDefault="004E3D9E" w:rsidP="00075243">
            <w:pPr>
              <w:spacing w:line="276" w:lineRule="auto"/>
              <w:ind w:firstLine="0"/>
              <w:jc w:val="left"/>
              <w:rPr>
                <w:b/>
                <w:sz w:val="22"/>
                <w:szCs w:val="22"/>
                <w:lang w:eastAsia="en-US" w:bidi="en-US"/>
              </w:rPr>
            </w:pPr>
            <w:r w:rsidRPr="004E3D9E">
              <w:rPr>
                <w:b/>
                <w:sz w:val="22"/>
                <w:szCs w:val="22"/>
                <w:lang w:eastAsia="en-US" w:bidi="en-US"/>
              </w:rPr>
              <w:t>Расшифровка</w:t>
            </w:r>
          </w:p>
        </w:tc>
      </w:tr>
      <w:tr w:rsidR="00EB22DB" w:rsidRPr="00811D6D" w14:paraId="36F66120" w14:textId="77777777" w:rsidTr="00DB07E0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2EFE250B" w14:textId="1C6185B4" w:rsidR="00EB22DB" w:rsidRPr="00811D6D" w:rsidRDefault="00EB22DB" w:rsidP="00EB22DB">
            <w:pPr>
              <w:spacing w:line="276" w:lineRule="auto"/>
              <w:ind w:firstLine="0"/>
              <w:jc w:val="left"/>
              <w:rPr>
                <w:b/>
                <w:bCs/>
                <w:color w:val="000000"/>
              </w:rPr>
            </w:pPr>
            <w:r w:rsidRPr="00452600">
              <w:rPr>
                <w:b/>
              </w:rPr>
              <w:t>CRM-</w:t>
            </w:r>
            <w:proofErr w:type="spellStart"/>
            <w:r w:rsidRPr="00452600">
              <w:rPr>
                <w:b/>
              </w:rPr>
              <w:t>Private</w:t>
            </w:r>
            <w:proofErr w:type="spellEnd"/>
          </w:p>
        </w:tc>
        <w:tc>
          <w:tcPr>
            <w:tcW w:w="6583" w:type="dxa"/>
            <w:shd w:val="clear" w:color="auto" w:fill="auto"/>
            <w:noWrap/>
          </w:tcPr>
          <w:p w14:paraId="66DFE8E4" w14:textId="64530F53" w:rsidR="00EB22DB" w:rsidRPr="00EB22DB" w:rsidRDefault="00EB22DB" w:rsidP="00EB22DB">
            <w:pPr>
              <w:spacing w:line="276" w:lineRule="auto"/>
              <w:ind w:firstLine="0"/>
              <w:jc w:val="left"/>
              <w:rPr>
                <w:color w:val="000000"/>
              </w:rPr>
            </w:pPr>
            <w:r>
              <w:t>Автоматизированная система управления взаимоотношениями с клиентами</w:t>
            </w:r>
            <w:r w:rsidRPr="003E6791">
              <w:t xml:space="preserve"> </w:t>
            </w:r>
            <w:r>
              <w:t>(</w:t>
            </w:r>
            <w:r>
              <w:rPr>
                <w:lang w:val="en-US"/>
              </w:rPr>
              <w:t>Customer</w:t>
            </w:r>
            <w:r w:rsidRPr="00DD288B">
              <w:t xml:space="preserve"> </w:t>
            </w:r>
            <w:r>
              <w:rPr>
                <w:lang w:val="en-US"/>
              </w:rPr>
              <w:t>Relationship</w:t>
            </w:r>
            <w:r w:rsidRPr="00DD288B">
              <w:t xml:space="preserve"> </w:t>
            </w:r>
            <w:r>
              <w:rPr>
                <w:lang w:val="en-US"/>
              </w:rPr>
              <w:t>Management</w:t>
            </w:r>
            <w:r>
              <w:t>)</w:t>
            </w:r>
            <w:r w:rsidRPr="00DD288B">
              <w:t xml:space="preserve"> </w:t>
            </w:r>
            <w:r>
              <w:t xml:space="preserve">внедренная в интересах Департамента </w:t>
            </w:r>
            <w:proofErr w:type="spellStart"/>
            <w:r>
              <w:t>частно</w:t>
            </w:r>
            <w:proofErr w:type="spellEnd"/>
            <w:r>
              <w:t>-банковского обслуживания</w:t>
            </w:r>
            <w:r w:rsidRPr="005C2E6E">
              <w:t xml:space="preserve"> </w:t>
            </w:r>
            <w:r>
              <w:t xml:space="preserve">Банка </w:t>
            </w:r>
            <w:r w:rsidRPr="005C2E6E">
              <w:t>ГПБ (АО)</w:t>
            </w:r>
            <w:r>
              <w:t xml:space="preserve"> на основании р</w:t>
            </w:r>
            <w:r w:rsidRPr="00FD3ABE">
              <w:t>езолюци</w:t>
            </w:r>
            <w:r>
              <w:t xml:space="preserve">и </w:t>
            </w:r>
            <w:r w:rsidRPr="00FD3ABE">
              <w:t xml:space="preserve">Председателя Правления </w:t>
            </w:r>
            <w:r>
              <w:t xml:space="preserve">Банка </w:t>
            </w:r>
            <w:r w:rsidRPr="00FD3ABE">
              <w:t xml:space="preserve">ГПБ (АО) Акимова А.И. на ДЗ № 162 </w:t>
            </w:r>
            <w:r>
              <w:t xml:space="preserve"> от «21» марта 2012</w:t>
            </w:r>
          </w:p>
        </w:tc>
      </w:tr>
      <w:tr w:rsidR="00EB22DB" w:rsidRPr="00811D6D" w14:paraId="57DF13BC" w14:textId="77777777" w:rsidTr="00DB07E0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6CB22BF6" w14:textId="6A9E83E8" w:rsidR="00EB22DB" w:rsidRPr="00811D6D" w:rsidRDefault="00EB22DB" w:rsidP="00EB22DB">
            <w:pPr>
              <w:spacing w:line="276" w:lineRule="auto"/>
              <w:ind w:firstLine="0"/>
              <w:jc w:val="left"/>
              <w:rPr>
                <w:b/>
                <w:bCs/>
                <w:color w:val="000000"/>
              </w:rPr>
            </w:pPr>
            <w:r w:rsidRPr="00452600">
              <w:rPr>
                <w:b/>
                <w:lang w:val="en-US"/>
              </w:rPr>
              <w:t>VIP-</w:t>
            </w:r>
            <w:r w:rsidRPr="00452600">
              <w:rPr>
                <w:b/>
              </w:rPr>
              <w:t>клиенты</w:t>
            </w:r>
            <w:r>
              <w:rPr>
                <w:b/>
              </w:rPr>
              <w:t xml:space="preserve"> (Клиенты)</w:t>
            </w:r>
          </w:p>
        </w:tc>
        <w:tc>
          <w:tcPr>
            <w:tcW w:w="6583" w:type="dxa"/>
            <w:shd w:val="clear" w:color="auto" w:fill="auto"/>
            <w:noWrap/>
          </w:tcPr>
          <w:p w14:paraId="0A4D706F" w14:textId="5E373AD0" w:rsidR="00EB22DB" w:rsidRPr="00EB22DB" w:rsidRDefault="00EB22DB" w:rsidP="00EB22DB">
            <w:pPr>
              <w:spacing w:line="276" w:lineRule="auto"/>
              <w:ind w:firstLine="0"/>
              <w:jc w:val="left"/>
              <w:rPr>
                <w:sz w:val="22"/>
                <w:szCs w:val="22"/>
                <w:lang w:eastAsia="en-US" w:bidi="en-US"/>
              </w:rPr>
            </w:pPr>
            <w:r>
              <w:t xml:space="preserve">Клиенты Банка </w:t>
            </w:r>
            <w:r w:rsidRPr="005C2E6E">
              <w:t>ГПБ (АО)</w:t>
            </w:r>
            <w:r>
              <w:t xml:space="preserve"> относящиеся к сегменту </w:t>
            </w:r>
            <w:r>
              <w:rPr>
                <w:lang w:val="en-US"/>
              </w:rPr>
              <w:t>VIP</w:t>
            </w:r>
            <w:r w:rsidRPr="009C224D">
              <w:t xml:space="preserve"> / </w:t>
            </w:r>
            <w:r>
              <w:rPr>
                <w:lang w:val="en-US"/>
              </w:rPr>
              <w:t>Private</w:t>
            </w:r>
            <w:r w:rsidRPr="009C224D">
              <w:t xml:space="preserve"> </w:t>
            </w:r>
            <w:r>
              <w:rPr>
                <w:lang w:val="en-US"/>
              </w:rPr>
              <w:t>banking</w:t>
            </w:r>
            <w:r w:rsidRPr="009C224D">
              <w:t xml:space="preserve"> </w:t>
            </w:r>
            <w:r>
              <w:t>в соответствии с Клиентской политикой Банка ГПБ (АО), обслуживаемые выделенными сотрудниками - Персональными менеджерами</w:t>
            </w:r>
          </w:p>
        </w:tc>
      </w:tr>
      <w:tr w:rsidR="00EB22DB" w:rsidRPr="00811D6D" w14:paraId="0E34DA4C" w14:textId="77777777" w:rsidTr="00DB07E0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24F8CA7D" w14:textId="3C34634F" w:rsidR="00EB22DB" w:rsidRPr="00811D6D" w:rsidRDefault="00EB22DB" w:rsidP="00EB22DB">
            <w:pPr>
              <w:spacing w:line="276" w:lineRule="auto"/>
              <w:ind w:firstLine="0"/>
              <w:jc w:val="left"/>
              <w:rPr>
                <w:b/>
                <w:bCs/>
                <w:color w:val="000000"/>
              </w:rPr>
            </w:pPr>
            <w:r w:rsidRPr="00452600">
              <w:rPr>
                <w:b/>
              </w:rPr>
              <w:t>АБС</w:t>
            </w:r>
          </w:p>
        </w:tc>
        <w:tc>
          <w:tcPr>
            <w:tcW w:w="6583" w:type="dxa"/>
            <w:shd w:val="clear" w:color="auto" w:fill="auto"/>
            <w:noWrap/>
          </w:tcPr>
          <w:p w14:paraId="777CEA49" w14:textId="40D2AE35" w:rsidR="00EB22DB" w:rsidRPr="00811D6D" w:rsidRDefault="00EB22DB" w:rsidP="00EB22DB">
            <w:pPr>
              <w:spacing w:line="276" w:lineRule="auto"/>
              <w:ind w:firstLine="0"/>
              <w:jc w:val="left"/>
              <w:rPr>
                <w:color w:val="000000"/>
              </w:rPr>
            </w:pPr>
            <w:r>
              <w:t>Автоматизированная банковская система</w:t>
            </w:r>
          </w:p>
        </w:tc>
      </w:tr>
      <w:tr w:rsidR="00EB22DB" w:rsidRPr="00811D6D" w14:paraId="7069C900" w14:textId="77777777" w:rsidTr="00DB07E0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1CA75F1E" w14:textId="124C556D" w:rsidR="00EB22DB" w:rsidRPr="00811D6D" w:rsidRDefault="00EB22DB" w:rsidP="00EB22DB">
            <w:pPr>
              <w:spacing w:line="276" w:lineRule="auto"/>
              <w:ind w:firstLine="0"/>
              <w:jc w:val="left"/>
              <w:rPr>
                <w:b/>
                <w:bCs/>
                <w:color w:val="000000"/>
              </w:rPr>
            </w:pPr>
            <w:r>
              <w:rPr>
                <w:b/>
              </w:rPr>
              <w:t>АПУ</w:t>
            </w:r>
          </w:p>
        </w:tc>
        <w:tc>
          <w:tcPr>
            <w:tcW w:w="6583" w:type="dxa"/>
            <w:shd w:val="clear" w:color="auto" w:fill="auto"/>
            <w:noWrap/>
          </w:tcPr>
          <w:p w14:paraId="5BF8BCA4" w14:textId="1575EAAD" w:rsidR="00EB22DB" w:rsidRPr="00811D6D" w:rsidRDefault="00EB22DB" w:rsidP="00EB22DB">
            <w:pPr>
              <w:spacing w:line="276" w:lineRule="auto"/>
              <w:ind w:firstLine="0"/>
              <w:jc w:val="left"/>
              <w:rPr>
                <w:color w:val="000000"/>
              </w:rPr>
            </w:pPr>
            <w:r>
              <w:t>Активы под управлением</w:t>
            </w:r>
          </w:p>
        </w:tc>
      </w:tr>
      <w:tr w:rsidR="00EB22DB" w:rsidRPr="00811D6D" w14:paraId="26515C9C" w14:textId="77777777" w:rsidTr="00DB07E0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2550F4A5" w14:textId="7125E5C5" w:rsidR="00EB22DB" w:rsidRPr="00811D6D" w:rsidRDefault="00EB22DB" w:rsidP="00EB22DB">
            <w:pPr>
              <w:spacing w:line="276" w:lineRule="auto"/>
              <w:ind w:firstLine="0"/>
              <w:jc w:val="left"/>
              <w:rPr>
                <w:b/>
                <w:bCs/>
                <w:color w:val="000000"/>
              </w:rPr>
            </w:pPr>
            <w:r w:rsidRPr="00452600">
              <w:rPr>
                <w:b/>
              </w:rPr>
              <w:t>Банк</w:t>
            </w:r>
          </w:p>
        </w:tc>
        <w:tc>
          <w:tcPr>
            <w:tcW w:w="6583" w:type="dxa"/>
            <w:shd w:val="clear" w:color="auto" w:fill="auto"/>
            <w:noWrap/>
          </w:tcPr>
          <w:p w14:paraId="2DC62A4B" w14:textId="55ECA04A" w:rsidR="00EB22DB" w:rsidRPr="00811D6D" w:rsidRDefault="00EB22DB" w:rsidP="00EB22DB">
            <w:pPr>
              <w:spacing w:line="276" w:lineRule="auto"/>
              <w:ind w:firstLine="0"/>
              <w:jc w:val="left"/>
              <w:rPr>
                <w:color w:val="000000"/>
              </w:rPr>
            </w:pPr>
            <w:r>
              <w:t>«Газпромбанк» (А</w:t>
            </w:r>
            <w:r w:rsidRPr="005C2E6E">
              <w:t xml:space="preserve">кционерное общество), </w:t>
            </w:r>
            <w:r w:rsidRPr="00EB6B07">
              <w:t xml:space="preserve">Банк </w:t>
            </w:r>
            <w:r>
              <w:t>ГПБ (</w:t>
            </w:r>
            <w:r w:rsidRPr="005C2E6E">
              <w:t>АО)</w:t>
            </w:r>
          </w:p>
        </w:tc>
      </w:tr>
      <w:tr w:rsidR="00EB22DB" w:rsidRPr="00811D6D" w14:paraId="3381E290" w14:textId="77777777" w:rsidTr="00DB07E0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1A5A8C97" w14:textId="145B1591" w:rsidR="00EB22DB" w:rsidRDefault="00EB22DB" w:rsidP="00EB22DB">
            <w:pPr>
              <w:spacing w:line="276" w:lineRule="auto"/>
              <w:ind w:firstLine="0"/>
              <w:jc w:val="left"/>
              <w:rPr>
                <w:b/>
                <w:bCs/>
                <w:color w:val="000000"/>
              </w:rPr>
            </w:pPr>
            <w:r w:rsidRPr="00452600">
              <w:rPr>
                <w:b/>
              </w:rPr>
              <w:t>ГО</w:t>
            </w:r>
          </w:p>
        </w:tc>
        <w:tc>
          <w:tcPr>
            <w:tcW w:w="6583" w:type="dxa"/>
            <w:shd w:val="clear" w:color="auto" w:fill="auto"/>
            <w:noWrap/>
          </w:tcPr>
          <w:p w14:paraId="1ED02E03" w14:textId="05570830" w:rsidR="00EB22DB" w:rsidRDefault="00EB22DB" w:rsidP="00EB22DB">
            <w:pPr>
              <w:spacing w:line="276" w:lineRule="auto"/>
              <w:ind w:firstLine="0"/>
              <w:jc w:val="left"/>
              <w:rPr>
                <w:color w:val="000000"/>
              </w:rPr>
            </w:pPr>
            <w:r>
              <w:t xml:space="preserve">Головной офис Банка </w:t>
            </w:r>
            <w:r w:rsidRPr="005C2E6E">
              <w:t>ГПБ (АО)</w:t>
            </w:r>
          </w:p>
        </w:tc>
      </w:tr>
      <w:tr w:rsidR="00EB22DB" w:rsidRPr="00811D6D" w14:paraId="6B63E2A7" w14:textId="77777777" w:rsidTr="00DB07E0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18DD6E01" w14:textId="09F35DDB" w:rsidR="00EB22DB" w:rsidRPr="00452600" w:rsidRDefault="00EB22DB" w:rsidP="00EB22DB">
            <w:pPr>
              <w:ind w:firstLine="0"/>
              <w:jc w:val="left"/>
              <w:rPr>
                <w:b/>
              </w:rPr>
            </w:pPr>
            <w:r>
              <w:rPr>
                <w:b/>
              </w:rPr>
              <w:t>ГПБ</w:t>
            </w:r>
          </w:p>
        </w:tc>
        <w:tc>
          <w:tcPr>
            <w:tcW w:w="6583" w:type="dxa"/>
            <w:shd w:val="clear" w:color="auto" w:fill="auto"/>
            <w:noWrap/>
          </w:tcPr>
          <w:p w14:paraId="01D1DEFB" w14:textId="58645C92" w:rsidR="00EB22DB" w:rsidRPr="006028D8" w:rsidRDefault="00EB22DB" w:rsidP="00EB22DB">
            <w:pPr>
              <w:ind w:firstLine="0"/>
            </w:pPr>
            <w:r>
              <w:t>«Газпромбанк» (А</w:t>
            </w:r>
            <w:r w:rsidRPr="005C2E6E">
              <w:t xml:space="preserve">кционерное общество), </w:t>
            </w:r>
            <w:r w:rsidRPr="00EB6B07">
              <w:t xml:space="preserve">Банк </w:t>
            </w:r>
            <w:r>
              <w:t>ГПБ (</w:t>
            </w:r>
            <w:r w:rsidRPr="005C2E6E">
              <w:t>АО)</w:t>
            </w:r>
          </w:p>
        </w:tc>
      </w:tr>
      <w:tr w:rsidR="00EB22DB" w:rsidRPr="00811D6D" w14:paraId="53FAE722" w14:textId="77777777" w:rsidTr="00DB07E0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71FB0599" w14:textId="7D6B2065" w:rsidR="00EB22DB" w:rsidRPr="00452600" w:rsidRDefault="00EB22DB" w:rsidP="00EB22DB">
            <w:pPr>
              <w:ind w:firstLine="0"/>
              <w:jc w:val="left"/>
              <w:rPr>
                <w:b/>
              </w:rPr>
            </w:pPr>
            <w:r>
              <w:rPr>
                <w:b/>
                <w:bCs/>
                <w:color w:val="000000"/>
              </w:rPr>
              <w:t>ГСП (Группа Списочного Представления)</w:t>
            </w:r>
          </w:p>
        </w:tc>
        <w:tc>
          <w:tcPr>
            <w:tcW w:w="6583" w:type="dxa"/>
            <w:shd w:val="clear" w:color="auto" w:fill="auto"/>
            <w:noWrap/>
            <w:vAlign w:val="bottom"/>
          </w:tcPr>
          <w:p w14:paraId="4612A2C3" w14:textId="11C6B436" w:rsidR="00EB22DB" w:rsidRPr="009C224D" w:rsidRDefault="00EB22DB" w:rsidP="00EB22DB">
            <w:pPr>
              <w:ind w:firstLine="0"/>
            </w:pPr>
            <w:r>
              <w:rPr>
                <w:color w:val="000000"/>
              </w:rPr>
              <w:t>Элемент пользовательского интерфейса, предназначенный для отображения сущностей Системы в виде списка</w:t>
            </w:r>
          </w:p>
        </w:tc>
      </w:tr>
      <w:tr w:rsidR="00EB22DB" w:rsidRPr="00811D6D" w14:paraId="4A569BFE" w14:textId="77777777" w:rsidTr="00DB07E0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5B81EA74" w14:textId="50639AAC" w:rsidR="00EB22DB" w:rsidRPr="00452600" w:rsidRDefault="00EB22DB" w:rsidP="00EB22DB">
            <w:pPr>
              <w:ind w:firstLine="0"/>
              <w:jc w:val="left"/>
              <w:rPr>
                <w:b/>
              </w:rPr>
            </w:pPr>
            <w:r w:rsidRPr="00452600">
              <w:rPr>
                <w:b/>
              </w:rPr>
              <w:t>ДЧББ</w:t>
            </w:r>
          </w:p>
        </w:tc>
        <w:tc>
          <w:tcPr>
            <w:tcW w:w="6583" w:type="dxa"/>
            <w:shd w:val="clear" w:color="auto" w:fill="auto"/>
            <w:noWrap/>
          </w:tcPr>
          <w:p w14:paraId="220C3B96" w14:textId="18319267" w:rsidR="00EB22DB" w:rsidRDefault="00EB22DB" w:rsidP="00EB22DB">
            <w:pPr>
              <w:ind w:firstLine="0"/>
            </w:pPr>
            <w:r w:rsidRPr="00960B61">
              <w:t xml:space="preserve">Департамент </w:t>
            </w:r>
            <w:proofErr w:type="spellStart"/>
            <w:r w:rsidRPr="00960B61">
              <w:t>частно</w:t>
            </w:r>
            <w:proofErr w:type="spellEnd"/>
            <w:r w:rsidRPr="00960B61">
              <w:t xml:space="preserve">-банковского бизнеса </w:t>
            </w:r>
            <w:r>
              <w:t xml:space="preserve">Банка </w:t>
            </w:r>
            <w:r w:rsidRPr="005C2E6E">
              <w:t>ГПБ (АО)</w:t>
            </w:r>
          </w:p>
        </w:tc>
      </w:tr>
      <w:tr w:rsidR="00EB22DB" w:rsidRPr="00811D6D" w14:paraId="4A07F9CF" w14:textId="77777777" w:rsidTr="00DB07E0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77AB4972" w14:textId="1B8D12F8" w:rsidR="00EB22DB" w:rsidRPr="00452600" w:rsidRDefault="00EB22DB" w:rsidP="00EB22DB">
            <w:pPr>
              <w:ind w:firstLine="0"/>
              <w:jc w:val="left"/>
              <w:rPr>
                <w:b/>
              </w:rPr>
            </w:pPr>
            <w:r>
              <w:rPr>
                <w:b/>
                <w:bCs/>
                <w:color w:val="000000"/>
              </w:rPr>
              <w:t>Закладка</w:t>
            </w:r>
          </w:p>
        </w:tc>
        <w:tc>
          <w:tcPr>
            <w:tcW w:w="6583" w:type="dxa"/>
            <w:shd w:val="clear" w:color="auto" w:fill="auto"/>
            <w:noWrap/>
            <w:vAlign w:val="bottom"/>
          </w:tcPr>
          <w:p w14:paraId="012D8305" w14:textId="0E1D7C7A" w:rsidR="00EB22DB" w:rsidRDefault="00EB22DB" w:rsidP="00EB22DB">
            <w:pPr>
              <w:ind w:firstLine="0"/>
            </w:pPr>
            <w:r>
              <w:rPr>
                <w:color w:val="000000"/>
              </w:rPr>
              <w:t>Элемент пользовательского интерфейса, предназначенный для отображения информации на ОЭФ в виде картотечной закладки</w:t>
            </w:r>
          </w:p>
        </w:tc>
      </w:tr>
      <w:tr w:rsidR="00EB22DB" w:rsidRPr="00811D6D" w14:paraId="3C53E6AC" w14:textId="77777777" w:rsidTr="00DB07E0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2F074D5F" w14:textId="6447703D" w:rsidR="00EB22DB" w:rsidRPr="00452600" w:rsidRDefault="00EB22DB" w:rsidP="00EB22DB">
            <w:pPr>
              <w:ind w:firstLine="0"/>
              <w:jc w:val="left"/>
              <w:rPr>
                <w:b/>
              </w:rPr>
            </w:pPr>
            <w:r>
              <w:rPr>
                <w:b/>
              </w:rPr>
              <w:t>ИП</w:t>
            </w:r>
          </w:p>
        </w:tc>
        <w:tc>
          <w:tcPr>
            <w:tcW w:w="6583" w:type="dxa"/>
            <w:shd w:val="clear" w:color="auto" w:fill="auto"/>
            <w:noWrap/>
          </w:tcPr>
          <w:p w14:paraId="46300C47" w14:textId="23A9B472" w:rsidR="00EB22DB" w:rsidRPr="005C2E6E" w:rsidRDefault="00EB22DB" w:rsidP="00EB22DB">
            <w:pPr>
              <w:ind w:firstLine="0"/>
            </w:pPr>
            <w:r>
              <w:t>Инвестиционный профиль</w:t>
            </w:r>
          </w:p>
        </w:tc>
      </w:tr>
      <w:tr w:rsidR="00EB22DB" w:rsidRPr="00811D6D" w14:paraId="3C3B8F1F" w14:textId="77777777" w:rsidTr="00DB07E0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79C51704" w14:textId="35E92174" w:rsidR="00EB22DB" w:rsidRPr="00452600" w:rsidRDefault="00EB22DB" w:rsidP="00EB22DB">
            <w:pPr>
              <w:ind w:firstLine="0"/>
              <w:jc w:val="left"/>
              <w:rPr>
                <w:b/>
              </w:rPr>
            </w:pPr>
            <w:r w:rsidRPr="00452600">
              <w:rPr>
                <w:b/>
              </w:rPr>
              <w:t>КМ</w:t>
            </w:r>
          </w:p>
        </w:tc>
        <w:tc>
          <w:tcPr>
            <w:tcW w:w="6583" w:type="dxa"/>
            <w:shd w:val="clear" w:color="auto" w:fill="auto"/>
            <w:noWrap/>
          </w:tcPr>
          <w:p w14:paraId="1911000C" w14:textId="4BB541E5" w:rsidR="00EB22DB" w:rsidRDefault="00EB22DB" w:rsidP="00EB22DB">
            <w:pPr>
              <w:ind w:firstLine="0"/>
            </w:pPr>
            <w:r>
              <w:t>Клиентский менеджер</w:t>
            </w:r>
          </w:p>
        </w:tc>
      </w:tr>
      <w:tr w:rsidR="00EB22DB" w:rsidRPr="00811D6D" w14:paraId="0567D426" w14:textId="77777777" w:rsidTr="00DB07E0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53EE6C08" w14:textId="65B8925B" w:rsidR="00EB22DB" w:rsidRPr="00452600" w:rsidRDefault="00EB22DB" w:rsidP="00EB22DB">
            <w:pPr>
              <w:ind w:firstLine="0"/>
              <w:jc w:val="left"/>
              <w:rPr>
                <w:b/>
              </w:rPr>
            </w:pPr>
            <w:r>
              <w:rPr>
                <w:b/>
                <w:bCs/>
                <w:color w:val="000000"/>
              </w:rPr>
              <w:t>ОЭФ</w:t>
            </w:r>
          </w:p>
        </w:tc>
        <w:tc>
          <w:tcPr>
            <w:tcW w:w="6583" w:type="dxa"/>
            <w:shd w:val="clear" w:color="auto" w:fill="auto"/>
            <w:noWrap/>
            <w:vAlign w:val="bottom"/>
          </w:tcPr>
          <w:p w14:paraId="7CB34B97" w14:textId="74D3A82A" w:rsidR="00EB22DB" w:rsidRPr="00960B61" w:rsidRDefault="00EB22DB" w:rsidP="00EB22DB">
            <w:pPr>
              <w:ind w:firstLine="0"/>
            </w:pPr>
            <w:r>
              <w:rPr>
                <w:color w:val="000000"/>
              </w:rPr>
              <w:t>Основная экранная форма. Элемент пользовательского интерфейса, содержащий детальную информацию о сущности, а также дополнительную информацию в виде закладок.</w:t>
            </w:r>
          </w:p>
        </w:tc>
      </w:tr>
      <w:tr w:rsidR="00EB22DB" w:rsidRPr="00811D6D" w14:paraId="6C3783CD" w14:textId="77777777" w:rsidTr="00DE6F1F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7B4265AE" w14:textId="77777777" w:rsidR="00EB22DB" w:rsidRPr="0019454D" w:rsidRDefault="00EB22DB" w:rsidP="00EB22DB">
            <w:pPr>
              <w:ind w:firstLine="0"/>
              <w:jc w:val="left"/>
              <w:rPr>
                <w:b/>
              </w:rPr>
            </w:pPr>
            <w:r>
              <w:rPr>
                <w:b/>
              </w:rPr>
              <w:t>ПДЛ</w:t>
            </w:r>
          </w:p>
        </w:tc>
        <w:tc>
          <w:tcPr>
            <w:tcW w:w="6583" w:type="dxa"/>
            <w:shd w:val="clear" w:color="auto" w:fill="auto"/>
            <w:noWrap/>
          </w:tcPr>
          <w:p w14:paraId="3D43C709" w14:textId="64B67A1F" w:rsidR="00EB22DB" w:rsidRDefault="00EB22DB" w:rsidP="00EB22DB">
            <w:pPr>
              <w:ind w:firstLine="0"/>
            </w:pPr>
            <w:r>
              <w:t>Публичное должностное лицо</w:t>
            </w:r>
          </w:p>
        </w:tc>
      </w:tr>
      <w:tr w:rsidR="00EB22DB" w:rsidRPr="00811D6D" w14:paraId="098A214D" w14:textId="77777777" w:rsidTr="00DB07E0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28C84004" w14:textId="286E7052" w:rsidR="00EB22DB" w:rsidRPr="00210EF8" w:rsidRDefault="00EB22DB" w:rsidP="00EB22DB">
            <w:pPr>
              <w:ind w:firstLine="0"/>
              <w:jc w:val="left"/>
              <w:rPr>
                <w:b/>
              </w:rPr>
            </w:pPr>
            <w:r w:rsidRPr="00210EF8">
              <w:rPr>
                <w:b/>
              </w:rPr>
              <w:t>Портфель активов</w:t>
            </w:r>
          </w:p>
        </w:tc>
        <w:tc>
          <w:tcPr>
            <w:tcW w:w="6583" w:type="dxa"/>
            <w:shd w:val="clear" w:color="auto" w:fill="auto"/>
            <w:noWrap/>
            <w:vAlign w:val="bottom"/>
          </w:tcPr>
          <w:p w14:paraId="254CACB3" w14:textId="31823DDF" w:rsidR="00EB22DB" w:rsidRDefault="00EB22DB" w:rsidP="00EB22DB">
            <w:pPr>
              <w:ind w:firstLine="0"/>
            </w:pPr>
            <w:r>
              <w:t>С</w:t>
            </w:r>
            <w:r w:rsidRPr="00EB22DB">
              <w:t xml:space="preserve">умма активов на следующих продуктах: Срочные вклады, Вклады до востребования, Текущие счета, Карточные счета, Брокерское обслуживание, Продукты Управляющей Компании, Продукты в ГПБ Люксембург, а также Объём страховых взносов, уплаченных к </w:t>
            </w:r>
            <w:r>
              <w:t>определенному</w:t>
            </w:r>
            <w:r w:rsidRPr="00EB22DB">
              <w:t xml:space="preserve"> моменту клиентом, по действующим страховым договорам у данного клиента.</w:t>
            </w:r>
          </w:p>
        </w:tc>
      </w:tr>
      <w:tr w:rsidR="00210EF8" w:rsidRPr="00811D6D" w14:paraId="3322B6FD" w14:textId="77777777" w:rsidTr="00DB07E0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42B71133" w14:textId="55D2CB58" w:rsidR="00210EF8" w:rsidRPr="00210EF8" w:rsidRDefault="00210EF8" w:rsidP="00EB22DB">
            <w:pPr>
              <w:ind w:firstLine="0"/>
              <w:jc w:val="left"/>
              <w:rPr>
                <w:b/>
              </w:rPr>
            </w:pPr>
            <w:r>
              <w:rPr>
                <w:b/>
              </w:rPr>
              <w:t>РПК</w:t>
            </w:r>
          </w:p>
        </w:tc>
        <w:tc>
          <w:tcPr>
            <w:tcW w:w="6583" w:type="dxa"/>
            <w:shd w:val="clear" w:color="auto" w:fill="auto"/>
            <w:noWrap/>
            <w:vAlign w:val="bottom"/>
          </w:tcPr>
          <w:p w14:paraId="041BA201" w14:textId="7AC7F7B8" w:rsidR="00210EF8" w:rsidRDefault="00210EF8" w:rsidP="00210EF8">
            <w:pPr>
              <w:ind w:firstLine="0"/>
            </w:pPr>
            <w:r>
              <w:t>Риск-рейтинг портфеля клиента</w:t>
            </w:r>
          </w:p>
        </w:tc>
      </w:tr>
      <w:tr w:rsidR="00EB22DB" w:rsidRPr="00811D6D" w14:paraId="3FABD375" w14:textId="77777777" w:rsidTr="00DB07E0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132C4B63" w14:textId="19AF8556" w:rsidR="00EB22DB" w:rsidRDefault="00EB22DB" w:rsidP="00EB22DB">
            <w:pPr>
              <w:ind w:firstLine="0"/>
              <w:jc w:val="left"/>
              <w:rPr>
                <w:b/>
              </w:rPr>
            </w:pPr>
            <w:r w:rsidRPr="00811D6D">
              <w:rPr>
                <w:b/>
                <w:bCs/>
                <w:color w:val="000000"/>
              </w:rPr>
              <w:t>Система</w:t>
            </w:r>
          </w:p>
        </w:tc>
        <w:tc>
          <w:tcPr>
            <w:tcW w:w="6583" w:type="dxa"/>
            <w:shd w:val="clear" w:color="auto" w:fill="auto"/>
            <w:noWrap/>
            <w:vAlign w:val="bottom"/>
          </w:tcPr>
          <w:p w14:paraId="2554C239" w14:textId="7D9AF0C8" w:rsidR="00EB22DB" w:rsidRDefault="00EB22DB" w:rsidP="00EB22DB">
            <w:pPr>
              <w:ind w:firstLine="0"/>
            </w:pPr>
            <w:r w:rsidRPr="00811D6D">
              <w:rPr>
                <w:sz w:val="22"/>
                <w:szCs w:val="22"/>
                <w:lang w:val="en-US" w:eastAsia="en-US" w:bidi="en-US"/>
              </w:rPr>
              <w:t>CRM-</w:t>
            </w:r>
            <w:proofErr w:type="spellStart"/>
            <w:r w:rsidRPr="00811D6D">
              <w:rPr>
                <w:sz w:val="22"/>
                <w:szCs w:val="22"/>
                <w:lang w:val="en-US" w:eastAsia="en-US" w:bidi="en-US"/>
              </w:rPr>
              <w:t>система</w:t>
            </w:r>
            <w:proofErr w:type="spellEnd"/>
            <w:r w:rsidRPr="00811D6D">
              <w:rPr>
                <w:sz w:val="22"/>
                <w:szCs w:val="22"/>
                <w:lang w:val="en-US" w:eastAsia="en-US" w:bidi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 w:eastAsia="en-US" w:bidi="en-US"/>
              </w:rPr>
              <w:t>Infor</w:t>
            </w:r>
            <w:proofErr w:type="spellEnd"/>
            <w:r>
              <w:rPr>
                <w:sz w:val="22"/>
                <w:szCs w:val="22"/>
                <w:lang w:val="en-US" w:eastAsia="en-US" w:bidi="en-US"/>
              </w:rPr>
              <w:t xml:space="preserve"> CRM</w:t>
            </w:r>
          </w:p>
        </w:tc>
      </w:tr>
      <w:tr w:rsidR="00EB22DB" w:rsidRPr="00811D6D" w14:paraId="6FAB9653" w14:textId="77777777" w:rsidTr="00DB07E0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3DDC05AC" w14:textId="1C7B0B99" w:rsidR="00EB22DB" w:rsidRDefault="00EB22DB" w:rsidP="00EB22DB">
            <w:pPr>
              <w:ind w:firstLine="0"/>
              <w:jc w:val="left"/>
              <w:rPr>
                <w:b/>
              </w:rPr>
            </w:pPr>
            <w:r w:rsidRPr="00811D6D">
              <w:rPr>
                <w:b/>
                <w:bCs/>
                <w:color w:val="000000"/>
              </w:rPr>
              <w:lastRenderedPageBreak/>
              <w:t>ЭФ</w:t>
            </w:r>
          </w:p>
        </w:tc>
        <w:tc>
          <w:tcPr>
            <w:tcW w:w="6583" w:type="dxa"/>
            <w:shd w:val="clear" w:color="auto" w:fill="auto"/>
            <w:noWrap/>
            <w:vAlign w:val="bottom"/>
          </w:tcPr>
          <w:p w14:paraId="3CD26CFA" w14:textId="2B6ABD34" w:rsidR="00EB22DB" w:rsidRPr="008B41DA" w:rsidRDefault="00EB22DB" w:rsidP="00EB22DB">
            <w:pPr>
              <w:ind w:firstLine="0"/>
            </w:pPr>
            <w:r w:rsidRPr="00811D6D">
              <w:rPr>
                <w:color w:val="000000"/>
              </w:rPr>
              <w:t>Экранная форма</w:t>
            </w:r>
            <w:r>
              <w:rPr>
                <w:color w:val="000000"/>
              </w:rPr>
              <w:t>, элемент пользовательского интерфейса.</w:t>
            </w:r>
          </w:p>
        </w:tc>
      </w:tr>
      <w:tr w:rsidR="00EB22DB" w:rsidRPr="00811D6D" w14:paraId="0F2D4CEF" w14:textId="77777777" w:rsidTr="00DB07E0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24B2D063" w14:textId="067D1BC8" w:rsidR="00EB22DB" w:rsidRDefault="00EB22DB" w:rsidP="00EB22DB">
            <w:pPr>
              <w:ind w:firstLine="0"/>
              <w:jc w:val="left"/>
            </w:pPr>
          </w:p>
        </w:tc>
        <w:tc>
          <w:tcPr>
            <w:tcW w:w="6583" w:type="dxa"/>
            <w:shd w:val="clear" w:color="auto" w:fill="auto"/>
            <w:noWrap/>
            <w:vAlign w:val="bottom"/>
          </w:tcPr>
          <w:p w14:paraId="7AF11E88" w14:textId="00D50067" w:rsidR="00EB22DB" w:rsidRDefault="00EB22DB" w:rsidP="00EB22DB">
            <w:pPr>
              <w:ind w:firstLine="0"/>
            </w:pPr>
          </w:p>
        </w:tc>
      </w:tr>
    </w:tbl>
    <w:p w14:paraId="57ED144F" w14:textId="77777777" w:rsidR="00D24EAF" w:rsidRPr="008E20B7" w:rsidRDefault="00D24EAF" w:rsidP="00D24EAF">
      <w:pPr>
        <w:pStyle w:val="1"/>
        <w:spacing w:line="276" w:lineRule="auto"/>
        <w:rPr>
          <w:rStyle w:val="af0"/>
          <w:i w:val="0"/>
          <w:iCs w:val="0"/>
          <w:szCs w:val="24"/>
        </w:rPr>
      </w:pPr>
      <w:bookmarkStart w:id="7" w:name="_Toc405282363"/>
      <w:bookmarkStart w:id="8" w:name="_Toc407197802"/>
      <w:bookmarkStart w:id="9" w:name="_Toc414631862"/>
      <w:bookmarkStart w:id="10" w:name="_Toc424805472"/>
      <w:bookmarkStart w:id="11" w:name="_Toc425117863"/>
      <w:bookmarkStart w:id="12" w:name="_Toc433620852"/>
      <w:bookmarkStart w:id="13" w:name="_Toc25317493"/>
      <w:bookmarkEnd w:id="5"/>
      <w:bookmarkEnd w:id="4"/>
      <w:r w:rsidRPr="008E20B7">
        <w:rPr>
          <w:rStyle w:val="af0"/>
          <w:i w:val="0"/>
        </w:rPr>
        <w:lastRenderedPageBreak/>
        <w:t>Общие положения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3D311056" w14:textId="77777777" w:rsidR="008C7061" w:rsidRDefault="008C7061" w:rsidP="00D24EAF">
      <w:pPr>
        <w:pStyle w:val="2"/>
        <w:spacing w:line="276" w:lineRule="auto"/>
      </w:pPr>
      <w:bookmarkStart w:id="14" w:name="_Toc25317494"/>
      <w:bookmarkStart w:id="15" w:name="_Toc348442161"/>
      <w:bookmarkStart w:id="16" w:name="_Toc392064181"/>
      <w:bookmarkStart w:id="17" w:name="_Toc397010768"/>
      <w:bookmarkStart w:id="18" w:name="_Toc405282366"/>
      <w:bookmarkStart w:id="19" w:name="_Toc407197805"/>
      <w:bookmarkStart w:id="20" w:name="_Toc414631864"/>
      <w:bookmarkStart w:id="21" w:name="_Toc424805474"/>
      <w:bookmarkStart w:id="22" w:name="_Toc425117865"/>
      <w:bookmarkStart w:id="23" w:name="_Toc433620854"/>
      <w:r>
        <w:t>Назначение документа</w:t>
      </w:r>
      <w:bookmarkEnd w:id="14"/>
    </w:p>
    <w:p w14:paraId="1E4C93D4" w14:textId="77777777" w:rsidR="000915F2" w:rsidRPr="000915F2" w:rsidRDefault="000915F2" w:rsidP="008A55CA">
      <w:pPr>
        <w:ind w:firstLine="0"/>
      </w:pPr>
      <w:r>
        <w:t xml:space="preserve">Настоящий документ описывает требования к пользовательскому интерфейсу </w:t>
      </w:r>
      <w:r w:rsidR="00013DAB">
        <w:t xml:space="preserve">Системы, разрабатываемому в рамках задач первого этапа проекта перевода </w:t>
      </w:r>
      <w:r w:rsidR="00013DAB">
        <w:rPr>
          <w:lang w:val="en-US"/>
        </w:rPr>
        <w:t>CRM</w:t>
      </w:r>
      <w:r w:rsidR="00013DAB" w:rsidRPr="00D112D7">
        <w:t>-</w:t>
      </w:r>
      <w:r w:rsidR="00013DAB">
        <w:rPr>
          <w:lang w:val="en-US"/>
        </w:rPr>
        <w:t>Private</w:t>
      </w:r>
      <w:r w:rsidR="00013DAB" w:rsidRPr="00D112D7">
        <w:t xml:space="preserve"> </w:t>
      </w:r>
      <w:r w:rsidR="00013DAB">
        <w:t xml:space="preserve">на новую версию </w:t>
      </w:r>
      <w:proofErr w:type="spellStart"/>
      <w:r w:rsidR="00013DAB">
        <w:rPr>
          <w:lang w:val="en-US"/>
        </w:rPr>
        <w:t>Infor</w:t>
      </w:r>
      <w:proofErr w:type="spellEnd"/>
      <w:r w:rsidR="00013DAB">
        <w:rPr>
          <w:lang w:val="en-US"/>
        </w:rPr>
        <w:t xml:space="preserve"> CRM</w:t>
      </w:r>
      <w:r w:rsidR="00013DAB">
        <w:t>.</w:t>
      </w:r>
    </w:p>
    <w:p w14:paraId="7ACFE4A8" w14:textId="77777777" w:rsidR="00D24EAF" w:rsidRDefault="00D24EAF" w:rsidP="00D24EAF">
      <w:pPr>
        <w:pStyle w:val="2"/>
        <w:spacing w:line="276" w:lineRule="auto"/>
      </w:pPr>
      <w:bookmarkStart w:id="24" w:name="_Toc25317495"/>
      <w:r w:rsidRPr="002A0932">
        <w:t>Задач</w:t>
      </w:r>
      <w:r w:rsidR="0046731F">
        <w:t>и</w:t>
      </w:r>
      <w:r w:rsidRPr="002A0932">
        <w:t xml:space="preserve"> разработки</w:t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14840D86" w14:textId="77777777" w:rsidR="00596159" w:rsidRDefault="00D24EAF" w:rsidP="008A55CA">
      <w:pPr>
        <w:spacing w:line="276" w:lineRule="auto"/>
        <w:ind w:firstLine="0"/>
      </w:pPr>
      <w:r>
        <w:t>Основн</w:t>
      </w:r>
      <w:r w:rsidR="00596159">
        <w:t>ыми</w:t>
      </w:r>
      <w:r>
        <w:t xml:space="preserve"> задач</w:t>
      </w:r>
      <w:r w:rsidR="00596159">
        <w:t>ами</w:t>
      </w:r>
      <w:r w:rsidR="00093733">
        <w:t xml:space="preserve"> разработки</w:t>
      </w:r>
      <w:r>
        <w:t xml:space="preserve"> явля</w:t>
      </w:r>
      <w:r w:rsidR="00596159">
        <w:t>ю</w:t>
      </w:r>
      <w:r>
        <w:t>тся</w:t>
      </w:r>
      <w:r w:rsidR="00596159">
        <w:t>:</w:t>
      </w:r>
    </w:p>
    <w:p w14:paraId="29079756" w14:textId="77777777" w:rsidR="00D24EAF" w:rsidRDefault="00596B9E" w:rsidP="00865BA2">
      <w:pPr>
        <w:pStyle w:val="af5"/>
        <w:numPr>
          <w:ilvl w:val="0"/>
          <w:numId w:val="4"/>
        </w:numPr>
        <w:spacing w:line="276" w:lineRule="auto"/>
      </w:pPr>
      <w:r>
        <w:t>Реализация</w:t>
      </w:r>
      <w:r w:rsidR="001B48AE">
        <w:t xml:space="preserve"> пользовательских требований к</w:t>
      </w:r>
      <w:r>
        <w:t xml:space="preserve"> детальной карточк</w:t>
      </w:r>
      <w:r w:rsidR="00581820">
        <w:t>е</w:t>
      </w:r>
      <w:r>
        <w:t xml:space="preserve"> Клиента</w:t>
      </w:r>
      <w:r w:rsidR="00A41BBE">
        <w:t>;</w:t>
      </w:r>
    </w:p>
    <w:p w14:paraId="234586ED" w14:textId="77777777" w:rsidR="00A41BBE" w:rsidRDefault="00D9182A" w:rsidP="00865BA2">
      <w:pPr>
        <w:pStyle w:val="af5"/>
        <w:numPr>
          <w:ilvl w:val="0"/>
          <w:numId w:val="4"/>
        </w:numPr>
        <w:spacing w:line="276" w:lineRule="auto"/>
      </w:pPr>
      <w:r>
        <w:t xml:space="preserve">Реализация </w:t>
      </w:r>
      <w:r w:rsidR="001B48AE">
        <w:t xml:space="preserve">пользовательских требований к </w:t>
      </w:r>
      <w:r>
        <w:t>закладк</w:t>
      </w:r>
      <w:r w:rsidR="001B48AE">
        <w:t>е</w:t>
      </w:r>
      <w:r>
        <w:t xml:space="preserve"> «Контакты»</w:t>
      </w:r>
      <w:r w:rsidR="00AE3609">
        <w:t xml:space="preserve"> ОЭФ Клиенты</w:t>
      </w:r>
      <w:r>
        <w:t>;</w:t>
      </w:r>
    </w:p>
    <w:p w14:paraId="3D55ECEB" w14:textId="77777777" w:rsidR="00D9182A" w:rsidRDefault="009D501D" w:rsidP="00865BA2">
      <w:pPr>
        <w:pStyle w:val="af5"/>
        <w:numPr>
          <w:ilvl w:val="0"/>
          <w:numId w:val="4"/>
        </w:numPr>
        <w:spacing w:line="276" w:lineRule="auto"/>
      </w:pPr>
      <w:r>
        <w:t xml:space="preserve">Перенос </w:t>
      </w:r>
      <w:r w:rsidR="00D9182A">
        <w:t>закладк</w:t>
      </w:r>
      <w:r>
        <w:t>и</w:t>
      </w:r>
      <w:r w:rsidR="00D9182A">
        <w:t xml:space="preserve"> «Филиалы»</w:t>
      </w:r>
      <w:r w:rsidR="00AE3609">
        <w:t xml:space="preserve"> ОЭФ Клиенты</w:t>
      </w:r>
      <w:r>
        <w:t xml:space="preserve"> на новую версию Системы</w:t>
      </w:r>
      <w:r w:rsidR="00955E56">
        <w:t>;</w:t>
      </w:r>
    </w:p>
    <w:p w14:paraId="246EBD67" w14:textId="77777777" w:rsidR="00955E56" w:rsidRDefault="00955E56" w:rsidP="00865BA2">
      <w:pPr>
        <w:pStyle w:val="af5"/>
        <w:numPr>
          <w:ilvl w:val="0"/>
          <w:numId w:val="4"/>
        </w:numPr>
        <w:spacing w:line="276" w:lineRule="auto"/>
      </w:pPr>
      <w:r>
        <w:t>Перенос закладки «Классификаторы в АБС» на новую версию Системы;</w:t>
      </w:r>
    </w:p>
    <w:p w14:paraId="4764DD94" w14:textId="77777777" w:rsidR="00955E56" w:rsidRDefault="00955E56" w:rsidP="00865BA2">
      <w:pPr>
        <w:pStyle w:val="af5"/>
        <w:numPr>
          <w:ilvl w:val="0"/>
          <w:numId w:val="4"/>
        </w:numPr>
        <w:spacing w:line="276" w:lineRule="auto"/>
      </w:pPr>
      <w:r>
        <w:t>Реализация пользовательских требований к закладке «Группа клиента» ОЭФ Клиенты;</w:t>
      </w:r>
    </w:p>
    <w:p w14:paraId="03954359" w14:textId="77777777" w:rsidR="00955E56" w:rsidRDefault="00955E56" w:rsidP="00865BA2">
      <w:pPr>
        <w:pStyle w:val="af5"/>
        <w:numPr>
          <w:ilvl w:val="0"/>
          <w:numId w:val="4"/>
        </w:numPr>
        <w:spacing w:line="276" w:lineRule="auto"/>
      </w:pPr>
      <w:r>
        <w:t>Реализация пользовательских требований к закладке «Сегментация» ОЭФ Клиенты;</w:t>
      </w:r>
    </w:p>
    <w:p w14:paraId="104552E0" w14:textId="77777777" w:rsidR="00756D8D" w:rsidRDefault="00504B96" w:rsidP="00865BA2">
      <w:pPr>
        <w:pStyle w:val="af5"/>
        <w:numPr>
          <w:ilvl w:val="0"/>
          <w:numId w:val="4"/>
        </w:numPr>
        <w:spacing w:line="276" w:lineRule="auto"/>
      </w:pPr>
      <w:r>
        <w:t>Реализация пользовательских требований к закладке «Все продукты» ОЭФ Клиенты;</w:t>
      </w:r>
    </w:p>
    <w:p w14:paraId="4E890EED" w14:textId="77777777" w:rsidR="004E4637" w:rsidRDefault="00E14F2C" w:rsidP="00865BA2">
      <w:pPr>
        <w:pStyle w:val="af5"/>
        <w:numPr>
          <w:ilvl w:val="0"/>
          <w:numId w:val="4"/>
        </w:numPr>
        <w:spacing w:line="276" w:lineRule="auto"/>
      </w:pPr>
      <w:r>
        <w:t>Реализация Групп Списочного Представления</w:t>
      </w:r>
      <w:r w:rsidR="00FA09C4">
        <w:t xml:space="preserve"> (ГСП) для сущности Клиенты;</w:t>
      </w:r>
    </w:p>
    <w:p w14:paraId="7B0E72BC" w14:textId="77777777" w:rsidR="00FA09C4" w:rsidRPr="00C156F9" w:rsidRDefault="00FA09C4" w:rsidP="00865BA2">
      <w:pPr>
        <w:pStyle w:val="af5"/>
        <w:numPr>
          <w:ilvl w:val="0"/>
          <w:numId w:val="4"/>
        </w:numPr>
        <w:spacing w:line="276" w:lineRule="auto"/>
      </w:pPr>
    </w:p>
    <w:p w14:paraId="745491ED" w14:textId="77777777" w:rsidR="00D24EAF" w:rsidRDefault="00D24EAF" w:rsidP="00D24EAF">
      <w:pPr>
        <w:pStyle w:val="2"/>
        <w:spacing w:line="276" w:lineRule="auto"/>
      </w:pPr>
      <w:bookmarkStart w:id="25" w:name="_Toc424805475"/>
      <w:bookmarkStart w:id="26" w:name="_Toc425117866"/>
      <w:bookmarkStart w:id="27" w:name="_Toc433620855"/>
      <w:bookmarkStart w:id="28" w:name="_Toc25317496"/>
      <w:r w:rsidRPr="00207556">
        <w:t>Ограничения</w:t>
      </w:r>
      <w:bookmarkEnd w:id="25"/>
      <w:bookmarkEnd w:id="26"/>
      <w:bookmarkEnd w:id="27"/>
      <w:bookmarkEnd w:id="28"/>
    </w:p>
    <w:p w14:paraId="6B6F2635" w14:textId="77777777" w:rsidR="00D52609" w:rsidRDefault="00D52609" w:rsidP="002416CE">
      <w:pPr>
        <w:spacing w:line="276" w:lineRule="auto"/>
        <w:ind w:firstLine="0"/>
      </w:pPr>
      <w:r>
        <w:t xml:space="preserve">Для обеспечения возможности дальнейшей оперативной </w:t>
      </w:r>
      <w:proofErr w:type="spellStart"/>
      <w:r>
        <w:t>кастомизации</w:t>
      </w:r>
      <w:proofErr w:type="spellEnd"/>
      <w:r>
        <w:t xml:space="preserve"> Системы</w:t>
      </w:r>
      <w:r w:rsidR="00E410D1">
        <w:t xml:space="preserve"> должны </w:t>
      </w:r>
      <w:r w:rsidR="001E0768">
        <w:t xml:space="preserve">быть </w:t>
      </w:r>
      <w:r w:rsidR="00E410D1">
        <w:t>соблюд</w:t>
      </w:r>
      <w:r w:rsidR="001E0768">
        <w:t>ены</w:t>
      </w:r>
      <w:r w:rsidR="00E410D1">
        <w:t xml:space="preserve"> следующие ограничения</w:t>
      </w:r>
      <w:r>
        <w:t xml:space="preserve">: </w:t>
      </w:r>
    </w:p>
    <w:p w14:paraId="2219BBDD" w14:textId="77777777" w:rsidR="007D5775" w:rsidRDefault="00E410D1" w:rsidP="00865BA2">
      <w:pPr>
        <w:pStyle w:val="af5"/>
        <w:numPr>
          <w:ilvl w:val="0"/>
          <w:numId w:val="5"/>
        </w:numPr>
        <w:spacing w:line="276" w:lineRule="auto"/>
      </w:pPr>
      <w:r>
        <w:t>в</w:t>
      </w:r>
      <w:r w:rsidR="00D52609">
        <w:t>се предлагаемые пользовательские требования и рекомендации по дизайну должны быть реализованы</w:t>
      </w:r>
      <w:r w:rsidR="00896A35">
        <w:t xml:space="preserve"> преимущественно</w:t>
      </w:r>
      <w:r w:rsidR="00D52609">
        <w:t xml:space="preserve"> в рамках текущей архитектуры </w:t>
      </w:r>
      <w:proofErr w:type="spellStart"/>
      <w:r w:rsidR="00D52609" w:rsidRPr="00E410D1">
        <w:rPr>
          <w:lang w:val="en-US"/>
        </w:rPr>
        <w:t>Infor</w:t>
      </w:r>
      <w:proofErr w:type="spellEnd"/>
      <w:r>
        <w:t xml:space="preserve"> </w:t>
      </w:r>
      <w:r w:rsidR="00D52609" w:rsidRPr="00E410D1">
        <w:rPr>
          <w:lang w:val="en-US"/>
        </w:rPr>
        <w:t>CRM</w:t>
      </w:r>
      <w:r w:rsidR="00D52609">
        <w:t xml:space="preserve"> на </w:t>
      </w:r>
      <w:r>
        <w:t xml:space="preserve">платформе </w:t>
      </w:r>
      <w:r>
        <w:rPr>
          <w:lang w:val="en-US"/>
        </w:rPr>
        <w:t>ASP</w:t>
      </w:r>
      <w:r w:rsidRPr="00D112D7">
        <w:t>.</w:t>
      </w:r>
      <w:r>
        <w:rPr>
          <w:lang w:val="en-US"/>
        </w:rPr>
        <w:t>NET</w:t>
      </w:r>
      <w:r>
        <w:t>;</w:t>
      </w:r>
    </w:p>
    <w:p w14:paraId="5048C375" w14:textId="77777777" w:rsidR="00E410D1" w:rsidRDefault="00896A35" w:rsidP="00865BA2">
      <w:pPr>
        <w:pStyle w:val="af5"/>
        <w:numPr>
          <w:ilvl w:val="0"/>
          <w:numId w:val="5"/>
        </w:numPr>
        <w:spacing w:line="276" w:lineRule="auto"/>
      </w:pPr>
      <w:r>
        <w:t xml:space="preserve">должно быть минимизировано </w:t>
      </w:r>
      <w:r w:rsidR="00C74F92">
        <w:t>количество</w:t>
      </w:r>
      <w:r w:rsidR="00C74F92" w:rsidRPr="00D112D7">
        <w:t xml:space="preserve"> </w:t>
      </w:r>
      <w:r w:rsidR="00C74F92">
        <w:t>экранны</w:t>
      </w:r>
      <w:r w:rsidR="00862D1A">
        <w:t>х</w:t>
      </w:r>
      <w:r w:rsidR="00C74F92">
        <w:t xml:space="preserve"> форм, </w:t>
      </w:r>
      <w:r w:rsidR="00A822FA">
        <w:t xml:space="preserve">полностью </w:t>
      </w:r>
      <w:r w:rsidR="00C74F92">
        <w:t>реализ</w:t>
      </w:r>
      <w:r>
        <w:t>уемых</w:t>
      </w:r>
      <w:r w:rsidR="00C74F92">
        <w:t xml:space="preserve"> на </w:t>
      </w:r>
      <w:r w:rsidR="00D345A7">
        <w:rPr>
          <w:lang w:val="en-US"/>
        </w:rPr>
        <w:t>JavaScript</w:t>
      </w:r>
      <w:r w:rsidR="00184ADC">
        <w:t>-</w:t>
      </w:r>
      <w:r w:rsidR="00C74F92">
        <w:t>архитектуре</w:t>
      </w:r>
      <w:r w:rsidR="00184ADC">
        <w:t xml:space="preserve">. </w:t>
      </w:r>
      <w:r w:rsidR="00D345A7">
        <w:rPr>
          <w:lang w:val="en-US"/>
        </w:rPr>
        <w:t>JavaScript</w:t>
      </w:r>
      <w:r w:rsidR="00184ADC">
        <w:t>-архитектур</w:t>
      </w:r>
      <w:r>
        <w:t>а должна использоваться</w:t>
      </w:r>
      <w:r w:rsidR="00184ADC">
        <w:t xml:space="preserve"> только при отсутствии альтернативы </w:t>
      </w:r>
      <w:r w:rsidR="00ED17B1">
        <w:t xml:space="preserve">в виде реализации </w:t>
      </w:r>
      <w:r w:rsidR="00184ADC">
        <w:t xml:space="preserve">на платформе </w:t>
      </w:r>
      <w:r w:rsidR="00184ADC">
        <w:rPr>
          <w:lang w:val="en-US"/>
        </w:rPr>
        <w:t>ASP</w:t>
      </w:r>
      <w:r w:rsidR="00184ADC" w:rsidRPr="00D112D7">
        <w:t>.</w:t>
      </w:r>
      <w:r w:rsidR="00184ADC">
        <w:rPr>
          <w:lang w:val="en-US"/>
        </w:rPr>
        <w:t>NET</w:t>
      </w:r>
      <w:r w:rsidR="00227627">
        <w:t>;</w:t>
      </w:r>
    </w:p>
    <w:p w14:paraId="127F45DC" w14:textId="77777777" w:rsidR="006500EC" w:rsidRDefault="00187F30" w:rsidP="00865BA2">
      <w:pPr>
        <w:pStyle w:val="af5"/>
        <w:numPr>
          <w:ilvl w:val="0"/>
          <w:numId w:val="5"/>
        </w:numPr>
        <w:spacing w:line="276" w:lineRule="auto"/>
      </w:pPr>
      <w:r>
        <w:t xml:space="preserve">весь </w:t>
      </w:r>
      <w:r w:rsidR="00CA2953">
        <w:t xml:space="preserve">разрабатываемый функционал должен корректно работать в веб-браузере </w:t>
      </w:r>
      <w:r w:rsidR="00062A97">
        <w:rPr>
          <w:lang w:val="en-US"/>
        </w:rPr>
        <w:t>Internet</w:t>
      </w:r>
      <w:r w:rsidR="00062A97" w:rsidRPr="00D112D7">
        <w:t xml:space="preserve"> </w:t>
      </w:r>
      <w:r w:rsidR="00062A97">
        <w:rPr>
          <w:lang w:val="en-US"/>
        </w:rPr>
        <w:t>Explorer</w:t>
      </w:r>
      <w:r w:rsidR="00062A97" w:rsidRPr="00D112D7">
        <w:t xml:space="preserve"> </w:t>
      </w:r>
      <w:r w:rsidR="00062A97">
        <w:t>версии 11</w:t>
      </w:r>
      <w:r w:rsidR="00452756">
        <w:t>.</w:t>
      </w:r>
    </w:p>
    <w:p w14:paraId="37A7C10B" w14:textId="77777777" w:rsidR="003E63AE" w:rsidRPr="00207556" w:rsidRDefault="003E63AE" w:rsidP="003E06E0">
      <w:pPr>
        <w:pStyle w:val="af5"/>
        <w:spacing w:line="276" w:lineRule="auto"/>
        <w:ind w:firstLine="0"/>
      </w:pPr>
    </w:p>
    <w:p w14:paraId="39A59EB6" w14:textId="77777777" w:rsidR="00E17D89" w:rsidRDefault="00E17D89" w:rsidP="00E17D89">
      <w:pPr>
        <w:spacing w:line="276" w:lineRule="auto"/>
        <w:ind w:left="1429" w:firstLine="0"/>
      </w:pPr>
    </w:p>
    <w:p w14:paraId="21C66C2F" w14:textId="77777777" w:rsidR="00D24EAF" w:rsidRPr="00207556" w:rsidRDefault="00053AC9" w:rsidP="00E17D89">
      <w:pPr>
        <w:spacing w:line="276" w:lineRule="auto"/>
        <w:ind w:left="1429" w:firstLine="0"/>
      </w:pPr>
      <w:r>
        <w:t xml:space="preserve"> </w:t>
      </w:r>
    </w:p>
    <w:p w14:paraId="5431062A" w14:textId="77777777" w:rsidR="00D24EAF" w:rsidRDefault="00D24EAF" w:rsidP="00D24EAF">
      <w:pPr>
        <w:pStyle w:val="1"/>
      </w:pPr>
      <w:bookmarkStart w:id="29" w:name="_Toc25317497"/>
      <w:r>
        <w:lastRenderedPageBreak/>
        <w:t>Описание работ</w:t>
      </w:r>
      <w:bookmarkEnd w:id="29"/>
    </w:p>
    <w:p w14:paraId="77C650D9" w14:textId="77777777" w:rsidR="00413AEE" w:rsidRPr="00413AEE" w:rsidRDefault="00115513" w:rsidP="00413AEE">
      <w:pPr>
        <w:pStyle w:val="2"/>
      </w:pPr>
      <w:bookmarkStart w:id="30" w:name="_Toc25317498"/>
      <w:r>
        <w:t>Требования к детальной форме</w:t>
      </w:r>
      <w:r w:rsidR="00E87889">
        <w:t xml:space="preserve"> карточки</w:t>
      </w:r>
      <w:r>
        <w:t xml:space="preserve"> Клиента</w:t>
      </w:r>
      <w:bookmarkEnd w:id="30"/>
    </w:p>
    <w:p w14:paraId="0E187BA3" w14:textId="27C1D969" w:rsidR="00DF4F8C" w:rsidRPr="00634D1C" w:rsidRDefault="00E54672" w:rsidP="00871531">
      <w:pPr>
        <w:spacing w:line="276" w:lineRule="auto"/>
        <w:ind w:firstLine="0"/>
      </w:pPr>
      <w:r>
        <w:t xml:space="preserve">Эскиз детальной экранной формы карточки Клиента представлен на </w:t>
      </w:r>
      <w:r w:rsidR="00F0730C">
        <w:fldChar w:fldCharType="begin"/>
      </w:r>
      <w:r w:rsidR="00F0730C">
        <w:instrText xml:space="preserve"> REF Picture_1 \h </w:instrText>
      </w:r>
      <w:r w:rsidR="00F0730C">
        <w:fldChar w:fldCharType="separate"/>
      </w:r>
      <w:r w:rsidR="00CA0105" w:rsidRPr="001B7F12">
        <w:rPr>
          <w:sz w:val="18"/>
          <w:szCs w:val="18"/>
        </w:rPr>
        <w:t xml:space="preserve">Рисунок </w:t>
      </w:r>
      <w:r w:rsidR="00CA0105">
        <w:rPr>
          <w:noProof/>
          <w:sz w:val="18"/>
          <w:szCs w:val="18"/>
        </w:rPr>
        <w:t>1</w:t>
      </w:r>
      <w:r w:rsidR="00F0730C">
        <w:fldChar w:fldCharType="end"/>
      </w:r>
      <w:r w:rsidR="00C16771">
        <w:t>.</w:t>
      </w:r>
      <w:r w:rsidR="00A209B6">
        <w:t xml:space="preserve"> </w:t>
      </w:r>
    </w:p>
    <w:p w14:paraId="5C4BD7C8" w14:textId="0662A263" w:rsidR="00C342C3" w:rsidRPr="00051AEE" w:rsidRDefault="00612C41" w:rsidP="00846360">
      <w:pPr>
        <w:spacing w:line="276" w:lineRule="auto"/>
        <w:ind w:firstLine="0"/>
        <w:jc w:val="left"/>
      </w:pPr>
      <w:r>
        <w:rPr>
          <w:noProof/>
        </w:rPr>
        <w:drawing>
          <wp:inline distT="0" distB="0" distL="0" distR="0" wp14:anchorId="418B31DA" wp14:editId="677ECBF0">
            <wp:extent cx="5934075" cy="21431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1FD01" w14:textId="28EC7E9B" w:rsidR="00B6483A" w:rsidRPr="001B7F12" w:rsidRDefault="00FB61DD" w:rsidP="00634D1C">
      <w:pPr>
        <w:pStyle w:val="ae"/>
        <w:jc w:val="center"/>
        <w:rPr>
          <w:sz w:val="18"/>
          <w:szCs w:val="18"/>
        </w:rPr>
      </w:pPr>
      <w:bookmarkStart w:id="31" w:name="Picture_1"/>
      <w:r w:rsidRPr="001B7F12">
        <w:rPr>
          <w:sz w:val="18"/>
          <w:szCs w:val="18"/>
        </w:rPr>
        <w:t xml:space="preserve">Рисунок </w:t>
      </w:r>
      <w:r w:rsidR="00762522" w:rsidRPr="001B7F12">
        <w:rPr>
          <w:sz w:val="18"/>
          <w:szCs w:val="18"/>
        </w:rPr>
        <w:fldChar w:fldCharType="begin"/>
      </w:r>
      <w:r w:rsidR="00762522" w:rsidRPr="001B7F12">
        <w:rPr>
          <w:sz w:val="18"/>
          <w:szCs w:val="18"/>
        </w:rPr>
        <w:instrText xml:space="preserve"> SEQ Рисунок \* ARABIC </w:instrText>
      </w:r>
      <w:r w:rsidR="00762522"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1</w:t>
      </w:r>
      <w:r w:rsidR="00762522" w:rsidRPr="001B7F12">
        <w:rPr>
          <w:noProof/>
          <w:sz w:val="18"/>
          <w:szCs w:val="18"/>
        </w:rPr>
        <w:fldChar w:fldCharType="end"/>
      </w:r>
      <w:bookmarkEnd w:id="31"/>
      <w:r w:rsidRPr="001B7F12">
        <w:rPr>
          <w:sz w:val="18"/>
          <w:szCs w:val="18"/>
        </w:rPr>
        <w:t xml:space="preserve">. </w:t>
      </w:r>
      <w:r w:rsidR="00B73E81" w:rsidRPr="001B7F12">
        <w:rPr>
          <w:sz w:val="18"/>
          <w:szCs w:val="18"/>
        </w:rPr>
        <w:t>Эскиз</w:t>
      </w:r>
      <w:r w:rsidR="00846360" w:rsidRPr="001B7F12">
        <w:rPr>
          <w:sz w:val="18"/>
          <w:szCs w:val="18"/>
        </w:rPr>
        <w:t xml:space="preserve"> детальной формы карточки Клиента</w:t>
      </w:r>
    </w:p>
    <w:p w14:paraId="3573F80A" w14:textId="2ED95A8E" w:rsidR="000F0E2E" w:rsidRPr="001B7F12" w:rsidRDefault="000F0E2E" w:rsidP="000F0E2E">
      <w:pPr>
        <w:pStyle w:val="ae"/>
        <w:rPr>
          <w:sz w:val="18"/>
          <w:szCs w:val="18"/>
        </w:rPr>
      </w:pPr>
      <w:r w:rsidRPr="001B7F12">
        <w:rPr>
          <w:sz w:val="18"/>
          <w:szCs w:val="18"/>
        </w:rPr>
        <w:t xml:space="preserve">Таблица </w:t>
      </w:r>
      <w:r w:rsidR="00762522" w:rsidRPr="001B7F12">
        <w:rPr>
          <w:sz w:val="18"/>
          <w:szCs w:val="18"/>
        </w:rPr>
        <w:fldChar w:fldCharType="begin"/>
      </w:r>
      <w:r w:rsidR="00762522" w:rsidRPr="001B7F12">
        <w:rPr>
          <w:sz w:val="18"/>
          <w:szCs w:val="18"/>
        </w:rPr>
        <w:instrText xml:space="preserve"> SEQ Таблица \* ARABIC </w:instrText>
      </w:r>
      <w:r w:rsidR="00762522"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1</w:t>
      </w:r>
      <w:r w:rsidR="00762522" w:rsidRPr="001B7F12">
        <w:rPr>
          <w:noProof/>
          <w:sz w:val="18"/>
          <w:szCs w:val="18"/>
        </w:rPr>
        <w:fldChar w:fldCharType="end"/>
      </w:r>
      <w:r w:rsidRPr="001B7F12">
        <w:rPr>
          <w:sz w:val="18"/>
          <w:szCs w:val="18"/>
        </w:rPr>
        <w:t>. Описание полей детальной формы карточки Клиента</w:t>
      </w:r>
    </w:p>
    <w:tbl>
      <w:tblPr>
        <w:tblStyle w:val="af4"/>
        <w:tblW w:w="0" w:type="auto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1951"/>
        <w:gridCol w:w="1276"/>
        <w:gridCol w:w="1559"/>
        <w:gridCol w:w="4678"/>
      </w:tblGrid>
      <w:tr w:rsidR="00113164" w:rsidRPr="000557D6" w14:paraId="5BAFACE8" w14:textId="77777777" w:rsidTr="005C0654">
        <w:trPr>
          <w:tblHeader/>
        </w:trPr>
        <w:tc>
          <w:tcPr>
            <w:tcW w:w="1951" w:type="dxa"/>
            <w:shd w:val="clear" w:color="auto" w:fill="D9D9D9" w:themeFill="background1" w:themeFillShade="D9"/>
          </w:tcPr>
          <w:p w14:paraId="3CFF67F5" w14:textId="77777777" w:rsidR="00113164" w:rsidRPr="002E0FCE" w:rsidRDefault="00113164" w:rsidP="001337E5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2D43F10E" w14:textId="77777777" w:rsidR="00113164" w:rsidRPr="002E0FCE" w:rsidRDefault="00113164" w:rsidP="003046D2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228371C4" w14:textId="77777777" w:rsidR="00113164" w:rsidRDefault="00113164" w:rsidP="00113164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27B03137" w14:textId="77777777" w:rsidR="00113164" w:rsidRPr="002E0FCE" w:rsidRDefault="00113164" w:rsidP="00113164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678" w:type="dxa"/>
            <w:shd w:val="clear" w:color="auto" w:fill="D9D9D9" w:themeFill="background1" w:themeFillShade="D9"/>
          </w:tcPr>
          <w:p w14:paraId="2D5CC99F" w14:textId="77777777" w:rsidR="00113164" w:rsidRPr="002E0FCE" w:rsidRDefault="00113164" w:rsidP="003046D2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113164" w14:paraId="4C70DB40" w14:textId="77777777" w:rsidTr="005C0654">
        <w:tc>
          <w:tcPr>
            <w:tcW w:w="1951" w:type="dxa"/>
            <w:shd w:val="clear" w:color="auto" w:fill="auto"/>
          </w:tcPr>
          <w:p w14:paraId="7D891971" w14:textId="77777777" w:rsidR="00113164" w:rsidRPr="00AA6F83" w:rsidRDefault="00113164" w:rsidP="003046D2">
            <w:pPr>
              <w:ind w:firstLine="0"/>
              <w:rPr>
                <w:sz w:val="18"/>
                <w:szCs w:val="18"/>
                <w:lang w:val="en-US"/>
              </w:rPr>
            </w:pPr>
            <w:r w:rsidRPr="002E0FCE">
              <w:rPr>
                <w:sz w:val="18"/>
                <w:szCs w:val="18"/>
              </w:rPr>
              <w:t>Номер клиента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0FA20A1A" w14:textId="77777777" w:rsidR="00113164" w:rsidRPr="00030EC3" w:rsidRDefault="00113164" w:rsidP="00030EC3">
            <w:pPr>
              <w:ind w:firstLine="0"/>
              <w:jc w:val="center"/>
              <w:rPr>
                <w:sz w:val="18"/>
                <w:szCs w:val="18"/>
              </w:rPr>
            </w:pPr>
            <w:r w:rsidRPr="00030EC3">
              <w:rPr>
                <w:sz w:val="18"/>
                <w:szCs w:val="18"/>
              </w:rPr>
              <w:t>Число</w:t>
            </w:r>
          </w:p>
        </w:tc>
        <w:tc>
          <w:tcPr>
            <w:tcW w:w="1559" w:type="dxa"/>
          </w:tcPr>
          <w:p w14:paraId="566A3946" w14:textId="77777777" w:rsidR="00113164" w:rsidRPr="005003E0" w:rsidRDefault="00113164" w:rsidP="0011316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123456789</w:t>
            </w:r>
          </w:p>
        </w:tc>
        <w:tc>
          <w:tcPr>
            <w:tcW w:w="4678" w:type="dxa"/>
            <w:shd w:val="clear" w:color="auto" w:fill="auto"/>
          </w:tcPr>
          <w:p w14:paraId="44240440" w14:textId="45BAB10D" w:rsidR="00113164" w:rsidRPr="005003E0" w:rsidRDefault="00113164" w:rsidP="00030EC3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Уникальный цифровой код клиента.</w:t>
            </w:r>
            <w:r w:rsidR="00F858AA">
              <w:rPr>
                <w:sz w:val="18"/>
                <w:szCs w:val="18"/>
              </w:rPr>
              <w:t xml:space="preserve"> Номер </w:t>
            </w:r>
            <w:r w:rsidR="00D878CE">
              <w:rPr>
                <w:sz w:val="18"/>
                <w:szCs w:val="18"/>
              </w:rPr>
              <w:t xml:space="preserve">не </w:t>
            </w:r>
            <w:r w:rsidR="00F858AA">
              <w:rPr>
                <w:sz w:val="18"/>
                <w:szCs w:val="18"/>
              </w:rPr>
              <w:t>должен дополняться слева символом «0» до длины максимального существующего в базе номера клиента (например, «15, 1522» и т.п.).</w:t>
            </w:r>
            <w:r w:rsidR="00E10FC5">
              <w:rPr>
                <w:sz w:val="18"/>
                <w:szCs w:val="18"/>
              </w:rPr>
              <w:t xml:space="preserve"> </w:t>
            </w:r>
          </w:p>
          <w:p w14:paraId="34C3F294" w14:textId="77777777" w:rsidR="00113164" w:rsidRDefault="00113164" w:rsidP="00094FD5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Назначается автоматически при ручном и автоматическом создании нового клиента в процессе импорта данных из АБС.</w:t>
            </w:r>
          </w:p>
          <w:p w14:paraId="5C3DDDBF" w14:textId="772122DA" w:rsidR="0069235D" w:rsidRPr="005003E0" w:rsidRDefault="0069235D" w:rsidP="00094FD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Подробности заполнения </w:t>
            </w:r>
            <w:r w:rsidR="00651DB8">
              <w:rPr>
                <w:sz w:val="18"/>
                <w:szCs w:val="18"/>
              </w:rPr>
              <w:t xml:space="preserve">поля описаны в разделе </w:t>
            </w:r>
            <w:r w:rsidR="006F6E7C" w:rsidRPr="006F6E7C">
              <w:rPr>
                <w:b/>
                <w:sz w:val="18"/>
                <w:szCs w:val="18"/>
              </w:rPr>
              <w:fldChar w:fldCharType="begin"/>
            </w:r>
            <w:r w:rsidR="006F6E7C" w:rsidRPr="006F6E7C">
              <w:rPr>
                <w:b/>
                <w:sz w:val="18"/>
                <w:szCs w:val="18"/>
              </w:rPr>
              <w:instrText xml:space="preserve"> REF _Ref15894032 \h  \* MERGEFORMAT </w:instrText>
            </w:r>
            <w:r w:rsidR="006F6E7C" w:rsidRPr="006F6E7C">
              <w:rPr>
                <w:b/>
                <w:sz w:val="18"/>
                <w:szCs w:val="18"/>
              </w:rPr>
            </w:r>
            <w:r w:rsidR="006F6E7C" w:rsidRPr="006F6E7C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Заполнение нового поля Номер Клиента</w:t>
            </w:r>
            <w:r w:rsidR="006F6E7C" w:rsidRPr="006F6E7C">
              <w:rPr>
                <w:b/>
                <w:sz w:val="18"/>
                <w:szCs w:val="18"/>
              </w:rPr>
              <w:fldChar w:fldCharType="end"/>
            </w:r>
            <w:r w:rsidR="00651DB8">
              <w:rPr>
                <w:sz w:val="18"/>
                <w:szCs w:val="18"/>
              </w:rPr>
              <w:t>.</w:t>
            </w:r>
          </w:p>
        </w:tc>
      </w:tr>
      <w:tr w:rsidR="00113164" w14:paraId="26E8E11F" w14:textId="77777777" w:rsidTr="005C0654">
        <w:tc>
          <w:tcPr>
            <w:tcW w:w="1951" w:type="dxa"/>
            <w:shd w:val="clear" w:color="auto" w:fill="auto"/>
            <w:vAlign w:val="center"/>
          </w:tcPr>
          <w:p w14:paraId="2098118D" w14:textId="77777777" w:rsidR="00113164" w:rsidRPr="00186FA1" w:rsidRDefault="00113164" w:rsidP="00186FA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ФИО Клиента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04E605E6" w14:textId="77777777" w:rsidR="00113164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077CFA76" w14:textId="77777777" w:rsidR="00113164" w:rsidRPr="002E0FCE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60A1334B" w14:textId="77777777" w:rsidR="00113164" w:rsidRPr="005003E0" w:rsidRDefault="0031630B" w:rsidP="0011316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Иванов И.И.</w:t>
            </w:r>
          </w:p>
        </w:tc>
        <w:tc>
          <w:tcPr>
            <w:tcW w:w="4678" w:type="dxa"/>
            <w:shd w:val="clear" w:color="auto" w:fill="auto"/>
          </w:tcPr>
          <w:p w14:paraId="2339A774" w14:textId="2C8E606D" w:rsidR="0031630B" w:rsidRPr="005003E0" w:rsidRDefault="00A51425" w:rsidP="00EF5320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Отображает </w:t>
            </w:r>
            <w:r>
              <w:rPr>
                <w:sz w:val="18"/>
                <w:szCs w:val="18"/>
              </w:rPr>
              <w:t>ф</w:t>
            </w:r>
            <w:r w:rsidR="00113164" w:rsidRPr="005003E0">
              <w:rPr>
                <w:sz w:val="18"/>
                <w:szCs w:val="18"/>
              </w:rPr>
              <w:t xml:space="preserve">амилия, имя и отчество </w:t>
            </w:r>
            <w:r w:rsidR="00310508">
              <w:rPr>
                <w:sz w:val="18"/>
                <w:szCs w:val="18"/>
              </w:rPr>
              <w:t>к</w:t>
            </w:r>
            <w:r w:rsidR="00113164" w:rsidRPr="005003E0">
              <w:rPr>
                <w:sz w:val="18"/>
                <w:szCs w:val="18"/>
              </w:rPr>
              <w:t>лиента</w:t>
            </w:r>
            <w:r w:rsidR="00F211F9">
              <w:rPr>
                <w:sz w:val="18"/>
                <w:szCs w:val="18"/>
              </w:rPr>
              <w:t xml:space="preserve"> </w:t>
            </w:r>
            <w:r w:rsidR="00221FAD">
              <w:rPr>
                <w:sz w:val="18"/>
                <w:szCs w:val="18"/>
              </w:rPr>
              <w:t>в</w:t>
            </w:r>
            <w:r w:rsidR="0031630B">
              <w:rPr>
                <w:sz w:val="18"/>
                <w:szCs w:val="18"/>
              </w:rPr>
              <w:t xml:space="preserve"> </w:t>
            </w:r>
            <w:r w:rsidR="00221FAD">
              <w:rPr>
                <w:sz w:val="18"/>
                <w:szCs w:val="18"/>
              </w:rPr>
              <w:t>с</w:t>
            </w:r>
            <w:r w:rsidR="0031630B">
              <w:rPr>
                <w:sz w:val="18"/>
                <w:szCs w:val="18"/>
              </w:rPr>
              <w:t>окращ</w:t>
            </w:r>
            <w:r w:rsidR="00221FAD">
              <w:rPr>
                <w:sz w:val="18"/>
                <w:szCs w:val="18"/>
              </w:rPr>
              <w:t>енном</w:t>
            </w:r>
            <w:r w:rsidR="0031630B">
              <w:rPr>
                <w:sz w:val="18"/>
                <w:szCs w:val="18"/>
              </w:rPr>
              <w:t xml:space="preserve"> </w:t>
            </w:r>
            <w:r w:rsidR="00221FAD">
              <w:rPr>
                <w:sz w:val="18"/>
                <w:szCs w:val="18"/>
              </w:rPr>
              <w:t>виде</w:t>
            </w:r>
            <w:r w:rsidR="0031630B">
              <w:rPr>
                <w:sz w:val="18"/>
                <w:szCs w:val="18"/>
              </w:rPr>
              <w:t>.</w:t>
            </w:r>
          </w:p>
          <w:p w14:paraId="75D9D37F" w14:textId="77777777" w:rsidR="00113164" w:rsidRPr="005003E0" w:rsidRDefault="00113164" w:rsidP="00EF5320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Должна быть обеспечена возможность копирования ФИО клиента в буфер обмена.</w:t>
            </w:r>
          </w:p>
          <w:p w14:paraId="36138BD9" w14:textId="77777777" w:rsidR="00113164" w:rsidRPr="005003E0" w:rsidRDefault="00686C26" w:rsidP="00686C26">
            <w:pPr>
              <w:ind w:firstLine="0"/>
              <w:rPr>
                <w:sz w:val="18"/>
                <w:szCs w:val="18"/>
              </w:rPr>
            </w:pPr>
            <w:commentRangeStart w:id="32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«Документы удостоверяющие личность»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32"/>
            <w:r w:rsidR="002A1AE9">
              <w:rPr>
                <w:rStyle w:val="af1"/>
              </w:rPr>
              <w:commentReference w:id="32"/>
            </w:r>
          </w:p>
        </w:tc>
      </w:tr>
      <w:tr w:rsidR="00113164" w14:paraId="540E38F4" w14:textId="77777777" w:rsidTr="005C0654">
        <w:tc>
          <w:tcPr>
            <w:tcW w:w="1951" w:type="dxa"/>
            <w:shd w:val="clear" w:color="auto" w:fill="auto"/>
            <w:vAlign w:val="center"/>
          </w:tcPr>
          <w:p w14:paraId="4F111B35" w14:textId="77777777" w:rsidR="00113164" w:rsidRPr="00186FA1" w:rsidRDefault="00113164" w:rsidP="00186FA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 Рождения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5E4D9BE4" w14:textId="77777777" w:rsidR="00113164" w:rsidRDefault="00113164" w:rsidP="00312CC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62625949" w14:textId="77777777" w:rsidR="00113164" w:rsidRPr="002E0FCE" w:rsidRDefault="00113164" w:rsidP="00312CC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72082F17" w14:textId="77777777" w:rsidR="00272668" w:rsidRDefault="00272668" w:rsidP="0011316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Добавить</w:t>
            </w:r>
          </w:p>
          <w:p w14:paraId="3F0382F0" w14:textId="77777777" w:rsidR="00113164" w:rsidRPr="005003E0" w:rsidRDefault="00113164" w:rsidP="00113164">
            <w:pPr>
              <w:ind w:firstLine="0"/>
              <w:jc w:val="center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ДД.ММ.ГГГГ</w:t>
            </w:r>
          </w:p>
        </w:tc>
        <w:tc>
          <w:tcPr>
            <w:tcW w:w="4678" w:type="dxa"/>
            <w:shd w:val="clear" w:color="auto" w:fill="auto"/>
          </w:tcPr>
          <w:p w14:paraId="04C2F527" w14:textId="77777777" w:rsidR="00113164" w:rsidRPr="005003E0" w:rsidRDefault="00313164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Отображает </w:t>
            </w:r>
            <w:r w:rsidR="00113164" w:rsidRPr="005003E0">
              <w:rPr>
                <w:sz w:val="18"/>
                <w:szCs w:val="18"/>
              </w:rPr>
              <w:t>информаци</w:t>
            </w:r>
            <w:r>
              <w:rPr>
                <w:sz w:val="18"/>
                <w:szCs w:val="18"/>
              </w:rPr>
              <w:t>ю</w:t>
            </w:r>
            <w:r w:rsidR="00113164" w:rsidRPr="005003E0">
              <w:rPr>
                <w:sz w:val="18"/>
                <w:szCs w:val="18"/>
              </w:rPr>
              <w:t xml:space="preserve"> о дате рождения клиента. </w:t>
            </w:r>
          </w:p>
          <w:p w14:paraId="2704984C" w14:textId="1E6B1C29" w:rsidR="00272668" w:rsidRPr="005003E0" w:rsidRDefault="00272668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</w:t>
            </w:r>
            <w:r w:rsidR="009E75C8">
              <w:rPr>
                <w:sz w:val="18"/>
                <w:szCs w:val="18"/>
              </w:rPr>
              <w:t xml:space="preserve"> </w:t>
            </w:r>
            <w:r w:rsidR="00A51425">
              <w:rPr>
                <w:sz w:val="18"/>
                <w:szCs w:val="18"/>
              </w:rPr>
              <w:t>дате рождения</w:t>
            </w:r>
            <w:r w:rsidRPr="005003E0">
              <w:rPr>
                <w:sz w:val="18"/>
                <w:szCs w:val="18"/>
              </w:rPr>
              <w:t>, то отображать текст «Добавить».</w:t>
            </w:r>
          </w:p>
          <w:p w14:paraId="613F4A32" w14:textId="77777777" w:rsidR="0014068B" w:rsidRPr="0014068B" w:rsidRDefault="0014068B" w:rsidP="0014068B">
            <w:pPr>
              <w:ind w:firstLine="0"/>
              <w:rPr>
                <w:sz w:val="18"/>
                <w:szCs w:val="18"/>
              </w:rPr>
            </w:pPr>
            <w:commentRangeStart w:id="33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«Документы удостоверяющие личность»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33"/>
            <w:r>
              <w:rPr>
                <w:rStyle w:val="af1"/>
              </w:rPr>
              <w:commentReference w:id="33"/>
            </w:r>
          </w:p>
        </w:tc>
      </w:tr>
      <w:tr w:rsidR="00113164" w14:paraId="6D471082" w14:textId="77777777" w:rsidTr="005C0654">
        <w:tc>
          <w:tcPr>
            <w:tcW w:w="1951" w:type="dxa"/>
            <w:shd w:val="clear" w:color="auto" w:fill="auto"/>
          </w:tcPr>
          <w:p w14:paraId="40ABCBD9" w14:textId="77777777" w:rsidR="00113164" w:rsidRPr="002E0FCE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Пол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19B80A31" w14:textId="77777777" w:rsidR="00113164" w:rsidRDefault="00113164" w:rsidP="00362286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446BC2C8" w14:textId="77777777" w:rsidR="00113164" w:rsidRPr="002E0FCE" w:rsidRDefault="00113164" w:rsidP="00362286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751C4958" w14:textId="77777777" w:rsidR="00272668" w:rsidRDefault="00272668" w:rsidP="0011316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Добавить</w:t>
            </w:r>
          </w:p>
          <w:p w14:paraId="5936BB3D" w14:textId="77777777" w:rsidR="00113164" w:rsidRPr="008A0A7C" w:rsidRDefault="00301C0E" w:rsidP="008A0A7C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Мужской/Женски</w:t>
            </w:r>
            <w:r w:rsidR="008A0A7C">
              <w:rPr>
                <w:sz w:val="18"/>
                <w:szCs w:val="18"/>
              </w:rPr>
              <w:t>й</w:t>
            </w:r>
          </w:p>
        </w:tc>
        <w:tc>
          <w:tcPr>
            <w:tcW w:w="4678" w:type="dxa"/>
            <w:shd w:val="clear" w:color="auto" w:fill="auto"/>
          </w:tcPr>
          <w:p w14:paraId="23BA002F" w14:textId="77777777" w:rsidR="00113164" w:rsidRDefault="00F3488A" w:rsidP="00526D7D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Отображает </w:t>
            </w:r>
            <w:r w:rsidR="00113164" w:rsidRPr="005003E0">
              <w:rPr>
                <w:sz w:val="18"/>
                <w:szCs w:val="18"/>
              </w:rPr>
              <w:t>информаци</w:t>
            </w:r>
            <w:r>
              <w:rPr>
                <w:sz w:val="18"/>
                <w:szCs w:val="18"/>
              </w:rPr>
              <w:t>ю</w:t>
            </w:r>
            <w:r w:rsidR="00113164" w:rsidRPr="005003E0">
              <w:rPr>
                <w:sz w:val="18"/>
                <w:szCs w:val="18"/>
              </w:rPr>
              <w:t xml:space="preserve"> о половой принадлежности клиента.</w:t>
            </w:r>
          </w:p>
          <w:p w14:paraId="31A5C991" w14:textId="77777777" w:rsidR="00272668" w:rsidRPr="005003E0" w:rsidRDefault="00272668" w:rsidP="00526D7D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Если нет данных о </w:t>
            </w:r>
            <w:r w:rsidR="003642C0" w:rsidRPr="005003E0">
              <w:rPr>
                <w:sz w:val="18"/>
                <w:szCs w:val="18"/>
              </w:rPr>
              <w:t>половой принадлежности клиента</w:t>
            </w:r>
            <w:r w:rsidRPr="005003E0">
              <w:rPr>
                <w:sz w:val="18"/>
                <w:szCs w:val="18"/>
              </w:rPr>
              <w:t>, то отображать текст «Добавить».</w:t>
            </w:r>
          </w:p>
          <w:p w14:paraId="403285E2" w14:textId="77777777" w:rsidR="00113164" w:rsidRPr="005003E0" w:rsidRDefault="0014068B" w:rsidP="00526D7D">
            <w:pPr>
              <w:ind w:firstLine="0"/>
              <w:rPr>
                <w:sz w:val="18"/>
                <w:szCs w:val="18"/>
              </w:rPr>
            </w:pPr>
            <w:commentRangeStart w:id="34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«Документы удостоверяющие личность»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34"/>
            <w:r>
              <w:rPr>
                <w:rStyle w:val="af1"/>
              </w:rPr>
              <w:commentReference w:id="34"/>
            </w:r>
          </w:p>
        </w:tc>
      </w:tr>
      <w:tr w:rsidR="00113164" w14:paraId="00897F52" w14:textId="77777777" w:rsidTr="005C0654">
        <w:tc>
          <w:tcPr>
            <w:tcW w:w="1951" w:type="dxa"/>
            <w:shd w:val="clear" w:color="auto" w:fill="auto"/>
            <w:vAlign w:val="center"/>
          </w:tcPr>
          <w:p w14:paraId="5A512A29" w14:textId="77777777" w:rsidR="00113164" w:rsidRPr="001B60E2" w:rsidRDefault="00113164" w:rsidP="001B60E2">
            <w:pPr>
              <w:ind w:firstLine="0"/>
              <w:rPr>
                <w:sz w:val="18"/>
                <w:szCs w:val="18"/>
              </w:rPr>
            </w:pPr>
            <w:r w:rsidRPr="001B60E2">
              <w:rPr>
                <w:sz w:val="18"/>
                <w:szCs w:val="18"/>
              </w:rPr>
              <w:t>Семейное положение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76CB4620" w14:textId="77777777" w:rsidR="00113164" w:rsidRDefault="00113164" w:rsidP="001B60E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6F4E34A8" w14:textId="77777777" w:rsidR="00113164" w:rsidRPr="002E0FCE" w:rsidRDefault="00113164" w:rsidP="001B60E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2646F4C3" w14:textId="77777777" w:rsidR="00113164" w:rsidRDefault="00EE7445" w:rsidP="0011316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Добавить</w:t>
            </w:r>
          </w:p>
          <w:p w14:paraId="0B28ADB1" w14:textId="77777777" w:rsidR="00EE7445" w:rsidRDefault="00EE7445" w:rsidP="0011316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Женат/Холост </w:t>
            </w:r>
          </w:p>
          <w:p w14:paraId="329C1267" w14:textId="77777777" w:rsidR="00EE7445" w:rsidRPr="005003E0" w:rsidRDefault="00EE7445" w:rsidP="003F27B5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Зам</w:t>
            </w:r>
            <w:r w:rsidR="003F27B5">
              <w:rPr>
                <w:sz w:val="18"/>
                <w:szCs w:val="18"/>
              </w:rPr>
              <w:t>у</w:t>
            </w:r>
            <w:r>
              <w:rPr>
                <w:sz w:val="18"/>
                <w:szCs w:val="18"/>
              </w:rPr>
              <w:t>жем/ Незамужняя</w:t>
            </w:r>
          </w:p>
        </w:tc>
        <w:tc>
          <w:tcPr>
            <w:tcW w:w="4678" w:type="dxa"/>
            <w:shd w:val="clear" w:color="auto" w:fill="auto"/>
          </w:tcPr>
          <w:p w14:paraId="287ACE9D" w14:textId="77777777" w:rsidR="00113164" w:rsidRPr="005003E0" w:rsidRDefault="00B04903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lastRenderedPageBreak/>
              <w:t xml:space="preserve">Отображает </w:t>
            </w:r>
            <w:r w:rsidR="00113164" w:rsidRPr="005003E0">
              <w:rPr>
                <w:sz w:val="18"/>
                <w:szCs w:val="18"/>
              </w:rPr>
              <w:t>информаци</w:t>
            </w:r>
            <w:r>
              <w:rPr>
                <w:sz w:val="18"/>
                <w:szCs w:val="18"/>
              </w:rPr>
              <w:t>ю</w:t>
            </w:r>
            <w:r w:rsidR="00113164" w:rsidRPr="005003E0">
              <w:rPr>
                <w:sz w:val="18"/>
                <w:szCs w:val="18"/>
              </w:rPr>
              <w:t xml:space="preserve"> о семейном положении клиента.</w:t>
            </w:r>
          </w:p>
          <w:p w14:paraId="0A5524AC" w14:textId="77777777" w:rsidR="00113164" w:rsidRPr="005003E0" w:rsidRDefault="00113164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lastRenderedPageBreak/>
              <w:t>Если нет данных о семейном положении, то отображать текст «Добавить».</w:t>
            </w:r>
          </w:p>
          <w:p w14:paraId="7F6C8078" w14:textId="44BA433F" w:rsidR="00113164" w:rsidRPr="005003E0" w:rsidRDefault="00113164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«Группа клиента»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 xml:space="preserve"> (</w:t>
            </w:r>
            <w:r w:rsidRPr="007D5A27">
              <w:rPr>
                <w:b/>
                <w:sz w:val="18"/>
                <w:szCs w:val="18"/>
              </w:rPr>
              <w:fldChar w:fldCharType="begin"/>
            </w:r>
            <w:r w:rsidRPr="007D5A27">
              <w:rPr>
                <w:b/>
                <w:sz w:val="18"/>
                <w:szCs w:val="18"/>
              </w:rPr>
              <w:instrText xml:space="preserve"> REF _Ref15643083 \h  \* MERGEFORMAT </w:instrText>
            </w:r>
            <w:r w:rsidRPr="007D5A27">
              <w:rPr>
                <w:b/>
                <w:sz w:val="18"/>
                <w:szCs w:val="18"/>
              </w:rPr>
            </w:r>
            <w:r w:rsidRPr="007D5A27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Требования к закладке «Группа клиента» ОЭФ Клиенты</w:t>
            </w:r>
            <w:r w:rsidRPr="007D5A27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</w:t>
            </w:r>
            <w:r w:rsidRPr="005003E0">
              <w:rPr>
                <w:sz w:val="18"/>
                <w:szCs w:val="18"/>
              </w:rPr>
              <w:t>.</w:t>
            </w:r>
          </w:p>
        </w:tc>
      </w:tr>
      <w:tr w:rsidR="00113164" w14:paraId="7F05D498" w14:textId="77777777" w:rsidTr="005C0654">
        <w:tc>
          <w:tcPr>
            <w:tcW w:w="1951" w:type="dxa"/>
            <w:shd w:val="clear" w:color="auto" w:fill="auto"/>
            <w:vAlign w:val="center"/>
          </w:tcPr>
          <w:p w14:paraId="35E62CDB" w14:textId="77777777" w:rsidR="00113164" w:rsidRPr="001B60E2" w:rsidRDefault="00113164" w:rsidP="001B60E2">
            <w:pPr>
              <w:ind w:firstLine="0"/>
              <w:rPr>
                <w:sz w:val="18"/>
                <w:szCs w:val="18"/>
              </w:rPr>
            </w:pPr>
            <w:r w:rsidRPr="001B60E2">
              <w:rPr>
                <w:sz w:val="18"/>
                <w:szCs w:val="18"/>
              </w:rPr>
              <w:lastRenderedPageBreak/>
              <w:t>Группа Клиента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5A538CA6" w14:textId="77777777" w:rsidR="00113164" w:rsidRDefault="00113164" w:rsidP="00272B59">
            <w:pPr>
              <w:ind w:firstLine="0"/>
              <w:rPr>
                <w:sz w:val="18"/>
                <w:szCs w:val="18"/>
              </w:rPr>
            </w:pPr>
            <w:r w:rsidRPr="00030EC3">
              <w:rPr>
                <w:sz w:val="18"/>
                <w:szCs w:val="18"/>
              </w:rPr>
              <w:t>Число</w:t>
            </w:r>
            <w:r>
              <w:rPr>
                <w:sz w:val="18"/>
                <w:szCs w:val="18"/>
              </w:rPr>
              <w:t xml:space="preserve">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52479F5C" w14:textId="77777777" w:rsidR="00113164" w:rsidRPr="002E0FCE" w:rsidRDefault="00113164" w:rsidP="00272B5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20B96B35" w14:textId="77777777" w:rsidR="00113164" w:rsidRDefault="00890C21" w:rsidP="0011316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Добавить</w:t>
            </w:r>
          </w:p>
          <w:p w14:paraId="0452A17B" w14:textId="77777777" w:rsidR="00890C21" w:rsidRPr="005003E0" w:rsidRDefault="00890C21" w:rsidP="00890C21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4678" w:type="dxa"/>
            <w:shd w:val="clear" w:color="auto" w:fill="auto"/>
          </w:tcPr>
          <w:p w14:paraId="71099B43" w14:textId="77777777" w:rsidR="00113164" w:rsidRDefault="00A86063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Отображает </w:t>
            </w:r>
            <w:r w:rsidR="00113164">
              <w:rPr>
                <w:sz w:val="18"/>
                <w:szCs w:val="18"/>
              </w:rPr>
              <w:t>количество связей данного клиента с другими клиентами Банка на основе данных в закладке «Группа клиента» ОЭФ Клиенты</w:t>
            </w:r>
            <w:r w:rsidR="00113164" w:rsidRPr="005003E0">
              <w:rPr>
                <w:sz w:val="18"/>
                <w:szCs w:val="18"/>
              </w:rPr>
              <w:t>.</w:t>
            </w:r>
          </w:p>
          <w:p w14:paraId="1896404B" w14:textId="77777777" w:rsidR="00113164" w:rsidRPr="005003E0" w:rsidRDefault="00113164" w:rsidP="00C65200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Если </w:t>
            </w:r>
            <w:r>
              <w:rPr>
                <w:sz w:val="18"/>
                <w:szCs w:val="18"/>
              </w:rPr>
              <w:t>количество связей равно «0»</w:t>
            </w:r>
            <w:r w:rsidRPr="005003E0">
              <w:rPr>
                <w:sz w:val="18"/>
                <w:szCs w:val="18"/>
              </w:rPr>
              <w:t>, то отображать текст «Добавить».</w:t>
            </w:r>
          </w:p>
          <w:p w14:paraId="572D46E6" w14:textId="62C23252" w:rsidR="00113164" w:rsidRPr="005003E0" w:rsidRDefault="00113164" w:rsidP="007149A4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«Группа клиента»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 xml:space="preserve"> (</w:t>
            </w:r>
            <w:r w:rsidRPr="007D5A27">
              <w:rPr>
                <w:b/>
                <w:sz w:val="18"/>
                <w:szCs w:val="18"/>
              </w:rPr>
              <w:fldChar w:fldCharType="begin"/>
            </w:r>
            <w:r w:rsidRPr="007D5A27">
              <w:rPr>
                <w:b/>
                <w:sz w:val="18"/>
                <w:szCs w:val="18"/>
              </w:rPr>
              <w:instrText xml:space="preserve"> REF _Ref15643083 \h  \* MERGEFORMAT </w:instrText>
            </w:r>
            <w:r w:rsidRPr="007D5A27">
              <w:rPr>
                <w:b/>
                <w:sz w:val="18"/>
                <w:szCs w:val="18"/>
              </w:rPr>
            </w:r>
            <w:r w:rsidRPr="007D5A27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Требования к закладке «Группа клиента» ОЭФ Клиенты</w:t>
            </w:r>
            <w:r w:rsidRPr="007D5A27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</w:t>
            </w:r>
            <w:r w:rsidRPr="005003E0">
              <w:rPr>
                <w:sz w:val="18"/>
                <w:szCs w:val="18"/>
              </w:rPr>
              <w:t>.</w:t>
            </w:r>
          </w:p>
        </w:tc>
      </w:tr>
      <w:tr w:rsidR="00113164" w14:paraId="40F1EC23" w14:textId="77777777" w:rsidTr="005C0654">
        <w:tc>
          <w:tcPr>
            <w:tcW w:w="1951" w:type="dxa"/>
            <w:shd w:val="clear" w:color="auto" w:fill="auto"/>
            <w:vAlign w:val="center"/>
          </w:tcPr>
          <w:p w14:paraId="1DB9D2C4" w14:textId="77777777" w:rsidR="00113164" w:rsidRPr="001B60E2" w:rsidRDefault="00113164" w:rsidP="00FD58FD">
            <w:pPr>
              <w:ind w:firstLine="0"/>
              <w:rPr>
                <w:sz w:val="18"/>
                <w:szCs w:val="18"/>
              </w:rPr>
            </w:pPr>
            <w:r w:rsidRPr="001B60E2">
              <w:rPr>
                <w:sz w:val="18"/>
                <w:szCs w:val="18"/>
              </w:rPr>
              <w:t xml:space="preserve">Основное </w:t>
            </w:r>
            <w:r>
              <w:rPr>
                <w:sz w:val="18"/>
                <w:szCs w:val="18"/>
              </w:rPr>
              <w:t>общение через помощника</w:t>
            </w:r>
          </w:p>
        </w:tc>
        <w:tc>
          <w:tcPr>
            <w:tcW w:w="1276" w:type="dxa"/>
          </w:tcPr>
          <w:p w14:paraId="7CD7734E" w14:textId="77777777" w:rsidR="00113164" w:rsidRPr="002E0FCE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1559" w:type="dxa"/>
          </w:tcPr>
          <w:p w14:paraId="706F69D3" w14:textId="77777777" w:rsidR="00113164" w:rsidRPr="005003E0" w:rsidRDefault="00113164" w:rsidP="00113164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678" w:type="dxa"/>
            <w:shd w:val="clear" w:color="auto" w:fill="auto"/>
          </w:tcPr>
          <w:p w14:paraId="7D3BB278" w14:textId="77777777" w:rsidR="00113164" w:rsidRPr="005003E0" w:rsidRDefault="00113164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Флаг отображает состояние соответствующего признака в закладке «Контакты» ОЭФ Клиенты. </w:t>
            </w:r>
          </w:p>
          <w:p w14:paraId="763A984E" w14:textId="77777777" w:rsidR="00113164" w:rsidRPr="005003E0" w:rsidRDefault="00113164" w:rsidP="00DD2863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Редактирование признака «Основное общение через помощника» через детальную форму клиента </w:t>
            </w:r>
            <w:r w:rsidR="00927EE9">
              <w:rPr>
                <w:sz w:val="18"/>
                <w:szCs w:val="18"/>
              </w:rPr>
              <w:t xml:space="preserve">должно быть </w:t>
            </w:r>
            <w:r w:rsidR="00DD2863">
              <w:rPr>
                <w:sz w:val="18"/>
                <w:szCs w:val="18"/>
              </w:rPr>
              <w:t>запрещено</w:t>
            </w:r>
            <w:r w:rsidRPr="005003E0">
              <w:rPr>
                <w:sz w:val="18"/>
                <w:szCs w:val="18"/>
              </w:rPr>
              <w:t>.</w:t>
            </w:r>
          </w:p>
        </w:tc>
      </w:tr>
      <w:tr w:rsidR="00113164" w14:paraId="41901A31" w14:textId="77777777" w:rsidTr="005C0654">
        <w:tc>
          <w:tcPr>
            <w:tcW w:w="1951" w:type="dxa"/>
            <w:shd w:val="clear" w:color="auto" w:fill="auto"/>
          </w:tcPr>
          <w:p w14:paraId="1BFCC1AD" w14:textId="77777777" w:rsidR="00113164" w:rsidRPr="002E0FCE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Помощники и их контакты</w:t>
            </w:r>
          </w:p>
        </w:tc>
        <w:tc>
          <w:tcPr>
            <w:tcW w:w="1276" w:type="dxa"/>
          </w:tcPr>
          <w:p w14:paraId="4A9EBDD9" w14:textId="77777777" w:rsidR="00113164" w:rsidRPr="002E0FCE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Гиперссылка</w:t>
            </w:r>
          </w:p>
        </w:tc>
        <w:tc>
          <w:tcPr>
            <w:tcW w:w="1559" w:type="dxa"/>
          </w:tcPr>
          <w:p w14:paraId="46E609EB" w14:textId="77777777" w:rsidR="00113164" w:rsidRPr="005003E0" w:rsidRDefault="00113164" w:rsidP="00113164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678" w:type="dxa"/>
            <w:shd w:val="clear" w:color="auto" w:fill="auto"/>
          </w:tcPr>
          <w:p w14:paraId="02175F48" w14:textId="77777777" w:rsidR="00113164" w:rsidRPr="005003E0" w:rsidRDefault="00113164" w:rsidP="00051614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Текст-гиперссылка для открытия закладки «Контакты».</w:t>
            </w:r>
          </w:p>
          <w:p w14:paraId="55AEF7A4" w14:textId="77777777" w:rsidR="00113164" w:rsidRPr="005003E0" w:rsidRDefault="00113164" w:rsidP="00051614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в закладке «Контакты» ОЭФ Клиенты установлен признак «Основное общение через помощника», то цвет текста гиперссылки должен быть красным.</w:t>
            </w:r>
          </w:p>
          <w:p w14:paraId="345F280C" w14:textId="77777777" w:rsidR="00113164" w:rsidRPr="005003E0" w:rsidRDefault="00113164" w:rsidP="00051614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При нажатии на гиперссылку открывается закладка «Контакты» ОЭФ Клиенты.</w:t>
            </w:r>
          </w:p>
        </w:tc>
      </w:tr>
      <w:tr w:rsidR="00113164" w14:paraId="4DCB4061" w14:textId="77777777" w:rsidTr="005C0654">
        <w:tc>
          <w:tcPr>
            <w:tcW w:w="1951" w:type="dxa"/>
            <w:shd w:val="clear" w:color="auto" w:fill="auto"/>
          </w:tcPr>
          <w:p w14:paraId="5049AEBB" w14:textId="77777777" w:rsidR="00113164" w:rsidRPr="00A55104" w:rsidRDefault="00113164" w:rsidP="00A55104">
            <w:pPr>
              <w:ind w:firstLine="0"/>
              <w:rPr>
                <w:sz w:val="18"/>
                <w:szCs w:val="18"/>
              </w:rPr>
            </w:pPr>
            <w:r w:rsidRPr="00A55104">
              <w:rPr>
                <w:sz w:val="18"/>
                <w:szCs w:val="18"/>
              </w:rPr>
              <w:t xml:space="preserve">Тел. мобильный: </w:t>
            </w:r>
          </w:p>
          <w:p w14:paraId="35C1091C" w14:textId="77777777" w:rsidR="000B6245" w:rsidRPr="002E0FCE" w:rsidRDefault="00113164" w:rsidP="00A55104">
            <w:pPr>
              <w:ind w:firstLine="0"/>
              <w:rPr>
                <w:sz w:val="18"/>
                <w:szCs w:val="18"/>
              </w:rPr>
            </w:pPr>
            <w:r w:rsidRPr="00A55104">
              <w:rPr>
                <w:sz w:val="18"/>
                <w:szCs w:val="18"/>
              </w:rPr>
              <w:t>(для официальной коммуникации ГПБ)</w:t>
            </w:r>
          </w:p>
        </w:tc>
        <w:tc>
          <w:tcPr>
            <w:tcW w:w="1276" w:type="dxa"/>
          </w:tcPr>
          <w:p w14:paraId="49875475" w14:textId="77777777" w:rsidR="00113164" w:rsidRDefault="00113164" w:rsidP="00A5510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67BFEBD0" w14:textId="77777777" w:rsidR="00113164" w:rsidRPr="002E0FCE" w:rsidRDefault="00113164" w:rsidP="00A5510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48C66633" w14:textId="77777777" w:rsidR="00113164" w:rsidRDefault="00A40833" w:rsidP="0011316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Добавить</w:t>
            </w:r>
          </w:p>
          <w:p w14:paraId="7E4B91FC" w14:textId="09F4EFBE" w:rsidR="00A40833" w:rsidRPr="005003E0" w:rsidRDefault="00A40833" w:rsidP="00FB335C">
            <w:pPr>
              <w:ind w:firstLine="0"/>
              <w:jc w:val="center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+#-###-###-##-##</w:t>
            </w:r>
            <w:r w:rsidR="00A81154">
              <w:rPr>
                <w:sz w:val="18"/>
                <w:szCs w:val="18"/>
              </w:rPr>
              <w:t xml:space="preserve"> </w:t>
            </w:r>
          </w:p>
        </w:tc>
        <w:tc>
          <w:tcPr>
            <w:tcW w:w="4678" w:type="dxa"/>
            <w:shd w:val="clear" w:color="auto" w:fill="auto"/>
          </w:tcPr>
          <w:p w14:paraId="342C5A1F" w14:textId="77777777" w:rsidR="00113164" w:rsidRDefault="00113164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мобильном телефоне для официальной коммуникации ГПБ.</w:t>
            </w:r>
          </w:p>
          <w:p w14:paraId="6428C883" w14:textId="1A95A6CF" w:rsidR="00113164" w:rsidRPr="005003E0" w:rsidRDefault="00113164" w:rsidP="003E01AC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 мобильном телефоне для официальной коммуникации ГПБ, то отображать текст «Добавить»</w:t>
            </w:r>
            <w:r w:rsidR="00FB335C">
              <w:rPr>
                <w:sz w:val="18"/>
                <w:szCs w:val="18"/>
              </w:rPr>
              <w:t xml:space="preserve">, при </w:t>
            </w:r>
            <w:r w:rsidR="00FB335C" w:rsidRPr="00CC7A59">
              <w:rPr>
                <w:sz w:val="18"/>
                <w:szCs w:val="18"/>
              </w:rPr>
              <w:t xml:space="preserve">нажатии на </w:t>
            </w:r>
            <w:r w:rsidR="00FB335C">
              <w:rPr>
                <w:sz w:val="18"/>
                <w:szCs w:val="18"/>
              </w:rPr>
              <w:t xml:space="preserve">который </w:t>
            </w:r>
            <w:r w:rsidR="00FB335C" w:rsidRPr="00CC7A59">
              <w:rPr>
                <w:sz w:val="18"/>
                <w:szCs w:val="18"/>
              </w:rPr>
              <w:t>открывается диалогово</w:t>
            </w:r>
            <w:r w:rsidR="00FB335C">
              <w:rPr>
                <w:sz w:val="18"/>
                <w:szCs w:val="18"/>
              </w:rPr>
              <w:t>е</w:t>
            </w:r>
            <w:r w:rsidR="00FB335C" w:rsidRPr="00CC7A59">
              <w:rPr>
                <w:sz w:val="18"/>
                <w:szCs w:val="18"/>
              </w:rPr>
              <w:t xml:space="preserve"> окн</w:t>
            </w:r>
            <w:r w:rsidR="00FB335C">
              <w:rPr>
                <w:sz w:val="18"/>
                <w:szCs w:val="18"/>
              </w:rPr>
              <w:t>о</w:t>
            </w:r>
            <w:r w:rsidR="00FB335C" w:rsidRPr="00CC7A59">
              <w:rPr>
                <w:sz w:val="18"/>
                <w:szCs w:val="18"/>
              </w:rPr>
              <w:t xml:space="preserve"> «Добавить/Изменить контакт». По умолчанию выбран Тип контакта «Мобильный (для официальной коммуникации ГПБ)»</w:t>
            </w:r>
            <w:r w:rsidR="00FB335C">
              <w:rPr>
                <w:sz w:val="18"/>
                <w:szCs w:val="18"/>
              </w:rPr>
              <w:t xml:space="preserve"> (см. раздел </w:t>
            </w:r>
            <w:r w:rsidR="00FB335C" w:rsidRPr="00636E7A">
              <w:rPr>
                <w:b/>
                <w:sz w:val="18"/>
                <w:szCs w:val="18"/>
              </w:rPr>
              <w:fldChar w:fldCharType="begin"/>
            </w:r>
            <w:r w:rsidR="00FB335C" w:rsidRPr="00636E7A">
              <w:rPr>
                <w:b/>
                <w:sz w:val="18"/>
                <w:szCs w:val="18"/>
              </w:rPr>
              <w:instrText xml:space="preserve"> REF _Ref529873665 \h  \* MERGEFORMAT </w:instrText>
            </w:r>
            <w:r w:rsidR="00FB335C" w:rsidRPr="00636E7A">
              <w:rPr>
                <w:b/>
                <w:sz w:val="18"/>
                <w:szCs w:val="18"/>
              </w:rPr>
            </w:r>
            <w:r w:rsidR="00FB335C" w:rsidRPr="00636E7A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Диалоговое окно «Добавить/Изменить контакт»</w:t>
            </w:r>
            <w:r w:rsidR="00FB335C" w:rsidRPr="00636E7A">
              <w:rPr>
                <w:b/>
                <w:sz w:val="18"/>
                <w:szCs w:val="18"/>
              </w:rPr>
              <w:fldChar w:fldCharType="end"/>
            </w:r>
            <w:r w:rsidR="00FB335C">
              <w:rPr>
                <w:sz w:val="18"/>
                <w:szCs w:val="18"/>
              </w:rPr>
              <w:t>)</w:t>
            </w:r>
            <w:r w:rsidR="00454360">
              <w:rPr>
                <w:sz w:val="18"/>
                <w:szCs w:val="18"/>
              </w:rPr>
              <w:t>.</w:t>
            </w:r>
          </w:p>
          <w:p w14:paraId="4387DA37" w14:textId="2359AFF1" w:rsidR="00113164" w:rsidRPr="005003E0" w:rsidRDefault="005F02B6" w:rsidP="000B6245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При нажатии на гиперссылку</w:t>
            </w:r>
            <w:r w:rsidR="00FB335C">
              <w:rPr>
                <w:sz w:val="18"/>
                <w:szCs w:val="18"/>
              </w:rPr>
              <w:t xml:space="preserve"> с номером телефона</w:t>
            </w:r>
            <w:r w:rsidRPr="005003E0">
              <w:rPr>
                <w:sz w:val="18"/>
                <w:szCs w:val="18"/>
              </w:rPr>
              <w:t xml:space="preserve"> открывается диалоговое окно </w:t>
            </w:r>
            <w:r w:rsidR="00113164" w:rsidRPr="005003E0">
              <w:rPr>
                <w:sz w:val="18"/>
                <w:szCs w:val="18"/>
              </w:rPr>
              <w:t>«</w:t>
            </w:r>
            <w:r w:rsidR="00113164">
              <w:rPr>
                <w:sz w:val="18"/>
                <w:szCs w:val="18"/>
              </w:rPr>
              <w:t>Активные операции (телефон)</w:t>
            </w:r>
            <w:r w:rsidR="00113164" w:rsidRPr="005003E0">
              <w:rPr>
                <w:sz w:val="18"/>
                <w:szCs w:val="18"/>
              </w:rPr>
              <w:t>». Требования к диалоговому окну описаны в</w:t>
            </w:r>
            <w:r w:rsidR="00113164">
              <w:rPr>
                <w:sz w:val="18"/>
                <w:szCs w:val="18"/>
              </w:rPr>
              <w:t xml:space="preserve"> разделе </w:t>
            </w:r>
            <w:r w:rsidR="00113164" w:rsidRPr="00904473">
              <w:rPr>
                <w:b/>
                <w:sz w:val="18"/>
                <w:szCs w:val="18"/>
              </w:rPr>
              <w:fldChar w:fldCharType="begin"/>
            </w:r>
            <w:r w:rsidR="00113164" w:rsidRPr="00904473">
              <w:rPr>
                <w:b/>
                <w:sz w:val="18"/>
                <w:szCs w:val="18"/>
              </w:rPr>
              <w:instrText xml:space="preserve"> REF _Ref528767021 \h  \* MERGEFORMAT </w:instrText>
            </w:r>
            <w:r w:rsidR="00113164" w:rsidRPr="00904473">
              <w:rPr>
                <w:b/>
                <w:sz w:val="18"/>
                <w:szCs w:val="18"/>
              </w:rPr>
            </w:r>
            <w:r w:rsidR="00113164" w:rsidRPr="00904473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Диалоговое окно «Активные операции (телефон)»</w:t>
            </w:r>
            <w:r w:rsidR="00113164" w:rsidRPr="00904473">
              <w:rPr>
                <w:b/>
                <w:sz w:val="18"/>
                <w:szCs w:val="18"/>
              </w:rPr>
              <w:fldChar w:fldCharType="end"/>
            </w:r>
            <w:r w:rsidR="00113164" w:rsidRPr="005003E0">
              <w:rPr>
                <w:sz w:val="18"/>
                <w:szCs w:val="18"/>
              </w:rPr>
              <w:t>.</w:t>
            </w:r>
          </w:p>
        </w:tc>
      </w:tr>
      <w:tr w:rsidR="00113164" w14:paraId="1BE66326" w14:textId="77777777" w:rsidTr="005C0654">
        <w:tc>
          <w:tcPr>
            <w:tcW w:w="1951" w:type="dxa"/>
            <w:shd w:val="clear" w:color="auto" w:fill="auto"/>
          </w:tcPr>
          <w:p w14:paraId="09719F42" w14:textId="77777777" w:rsidR="00113164" w:rsidRPr="00A55104" w:rsidRDefault="00113164" w:rsidP="00A55104">
            <w:pPr>
              <w:ind w:firstLine="0"/>
              <w:rPr>
                <w:sz w:val="18"/>
                <w:szCs w:val="18"/>
              </w:rPr>
            </w:pPr>
            <w:r w:rsidRPr="00A55104">
              <w:rPr>
                <w:sz w:val="18"/>
                <w:szCs w:val="18"/>
              </w:rPr>
              <w:t xml:space="preserve">Тел. мобильный </w:t>
            </w:r>
            <w:proofErr w:type="spellStart"/>
            <w:r w:rsidRPr="00A55104">
              <w:rPr>
                <w:sz w:val="18"/>
                <w:szCs w:val="18"/>
              </w:rPr>
              <w:t>Private</w:t>
            </w:r>
            <w:proofErr w:type="spellEnd"/>
            <w:r w:rsidRPr="00A55104">
              <w:rPr>
                <w:sz w:val="18"/>
                <w:szCs w:val="18"/>
              </w:rPr>
              <w:t>:</w:t>
            </w:r>
          </w:p>
          <w:p w14:paraId="66F76E88" w14:textId="77777777" w:rsidR="00113164" w:rsidRPr="002E0FCE" w:rsidRDefault="00113164" w:rsidP="00A55104">
            <w:pPr>
              <w:ind w:firstLine="0"/>
              <w:rPr>
                <w:sz w:val="18"/>
                <w:szCs w:val="18"/>
              </w:rPr>
            </w:pPr>
            <w:r w:rsidRPr="00A55104">
              <w:rPr>
                <w:sz w:val="18"/>
                <w:szCs w:val="18"/>
              </w:rPr>
              <w:t>(для общения с КМ)</w:t>
            </w:r>
          </w:p>
        </w:tc>
        <w:tc>
          <w:tcPr>
            <w:tcW w:w="1276" w:type="dxa"/>
          </w:tcPr>
          <w:p w14:paraId="3D584327" w14:textId="77777777" w:rsidR="00113164" w:rsidRDefault="00113164" w:rsidP="00A5510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7E1510A5" w14:textId="77777777" w:rsidR="00113164" w:rsidRPr="002E0FCE" w:rsidRDefault="00113164" w:rsidP="00A5510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092C9636" w14:textId="77777777" w:rsidR="00B47D2C" w:rsidRDefault="00B47D2C" w:rsidP="00B47D2C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Добавить</w:t>
            </w:r>
          </w:p>
          <w:p w14:paraId="0E8B4A4C" w14:textId="77777777" w:rsidR="00113164" w:rsidRDefault="00B47D2C" w:rsidP="00B47D2C">
            <w:pPr>
              <w:ind w:firstLine="0"/>
              <w:jc w:val="center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+#-###-###-##-##</w:t>
            </w:r>
          </w:p>
          <w:p w14:paraId="10ADED53" w14:textId="30E11A9E" w:rsidR="00750ED0" w:rsidRPr="005003E0" w:rsidRDefault="00750ED0" w:rsidP="00B47D2C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678" w:type="dxa"/>
            <w:shd w:val="clear" w:color="auto" w:fill="auto"/>
          </w:tcPr>
          <w:p w14:paraId="7B7646F7" w14:textId="77777777" w:rsidR="00113164" w:rsidRDefault="00113164" w:rsidP="00C3593B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Отображает информацию о мобильном телефоне </w:t>
            </w:r>
            <w:r w:rsidRPr="005003E0">
              <w:rPr>
                <w:sz w:val="18"/>
                <w:szCs w:val="18"/>
                <w:lang w:val="en-US"/>
              </w:rPr>
              <w:t>Private</w:t>
            </w:r>
            <w:r w:rsidRPr="005003E0">
              <w:rPr>
                <w:sz w:val="18"/>
                <w:szCs w:val="18"/>
              </w:rPr>
              <w:t>.</w:t>
            </w:r>
          </w:p>
          <w:p w14:paraId="63811932" w14:textId="3EC8937C" w:rsidR="00113164" w:rsidRPr="005003E0" w:rsidRDefault="00113164" w:rsidP="00671B6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Если нет данных о мобильном телефоне </w:t>
            </w:r>
            <w:r w:rsidRPr="005003E0">
              <w:rPr>
                <w:sz w:val="18"/>
                <w:szCs w:val="18"/>
                <w:lang w:val="en-US"/>
              </w:rPr>
              <w:t>Private</w:t>
            </w:r>
            <w:r w:rsidRPr="005003E0">
              <w:rPr>
                <w:sz w:val="18"/>
                <w:szCs w:val="18"/>
              </w:rPr>
              <w:t>, то отображать текст «Добавить»</w:t>
            </w:r>
            <w:r w:rsidR="00454360">
              <w:rPr>
                <w:sz w:val="18"/>
                <w:szCs w:val="18"/>
              </w:rPr>
              <w:t xml:space="preserve">, при </w:t>
            </w:r>
            <w:r w:rsidR="00454360" w:rsidRPr="00CC7A59">
              <w:rPr>
                <w:sz w:val="18"/>
                <w:szCs w:val="18"/>
              </w:rPr>
              <w:t xml:space="preserve">нажатии на </w:t>
            </w:r>
            <w:r w:rsidR="00454360">
              <w:rPr>
                <w:sz w:val="18"/>
                <w:szCs w:val="18"/>
              </w:rPr>
              <w:t xml:space="preserve">который </w:t>
            </w:r>
            <w:r w:rsidR="00454360" w:rsidRPr="00CC7A59">
              <w:rPr>
                <w:sz w:val="18"/>
                <w:szCs w:val="18"/>
              </w:rPr>
              <w:t>открывается диалогово</w:t>
            </w:r>
            <w:r w:rsidR="00454360">
              <w:rPr>
                <w:sz w:val="18"/>
                <w:szCs w:val="18"/>
              </w:rPr>
              <w:t>е</w:t>
            </w:r>
            <w:r w:rsidR="00454360" w:rsidRPr="00CC7A59">
              <w:rPr>
                <w:sz w:val="18"/>
                <w:szCs w:val="18"/>
              </w:rPr>
              <w:t xml:space="preserve"> окн</w:t>
            </w:r>
            <w:r w:rsidR="00454360">
              <w:rPr>
                <w:sz w:val="18"/>
                <w:szCs w:val="18"/>
              </w:rPr>
              <w:t>о</w:t>
            </w:r>
            <w:r w:rsidR="00454360" w:rsidRPr="00CC7A59">
              <w:rPr>
                <w:sz w:val="18"/>
                <w:szCs w:val="18"/>
              </w:rPr>
              <w:t xml:space="preserve"> «Добавить/Изменить контакт». По умолчанию выбран Тип контакта «</w:t>
            </w:r>
            <w:r w:rsidR="00454360" w:rsidRPr="00750ED0">
              <w:rPr>
                <w:sz w:val="18"/>
                <w:szCs w:val="18"/>
              </w:rPr>
              <w:t xml:space="preserve">Мобильный </w:t>
            </w:r>
            <w:proofErr w:type="spellStart"/>
            <w:r w:rsidR="00454360" w:rsidRPr="00750ED0">
              <w:rPr>
                <w:sz w:val="18"/>
                <w:szCs w:val="18"/>
              </w:rPr>
              <w:t>Private</w:t>
            </w:r>
            <w:proofErr w:type="spellEnd"/>
            <w:r w:rsidR="00454360" w:rsidRPr="00750ED0">
              <w:rPr>
                <w:sz w:val="18"/>
                <w:szCs w:val="18"/>
              </w:rPr>
              <w:t xml:space="preserve"> (для общения с КМ)</w:t>
            </w:r>
            <w:r w:rsidR="00454360" w:rsidRPr="00CC7A59">
              <w:rPr>
                <w:sz w:val="18"/>
                <w:szCs w:val="18"/>
              </w:rPr>
              <w:t>»</w:t>
            </w:r>
            <w:r w:rsidR="00454360">
              <w:rPr>
                <w:sz w:val="18"/>
                <w:szCs w:val="18"/>
              </w:rPr>
              <w:t xml:space="preserve"> (см. раздел </w:t>
            </w:r>
            <w:r w:rsidR="00454360" w:rsidRPr="00636E7A">
              <w:rPr>
                <w:b/>
                <w:sz w:val="18"/>
                <w:szCs w:val="18"/>
              </w:rPr>
              <w:fldChar w:fldCharType="begin"/>
            </w:r>
            <w:r w:rsidR="00454360" w:rsidRPr="00636E7A">
              <w:rPr>
                <w:b/>
                <w:sz w:val="18"/>
                <w:szCs w:val="18"/>
              </w:rPr>
              <w:instrText xml:space="preserve"> REF _Ref529873665 \h  \* MERGEFORMAT </w:instrText>
            </w:r>
            <w:r w:rsidR="00454360" w:rsidRPr="00636E7A">
              <w:rPr>
                <w:b/>
                <w:sz w:val="18"/>
                <w:szCs w:val="18"/>
              </w:rPr>
            </w:r>
            <w:r w:rsidR="00454360" w:rsidRPr="00636E7A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Диалоговое окно «Добавить/Изменить контакт»</w:t>
            </w:r>
            <w:r w:rsidR="00454360" w:rsidRPr="00636E7A">
              <w:rPr>
                <w:b/>
                <w:sz w:val="18"/>
                <w:szCs w:val="18"/>
              </w:rPr>
              <w:fldChar w:fldCharType="end"/>
            </w:r>
            <w:r w:rsidR="00454360">
              <w:rPr>
                <w:sz w:val="18"/>
                <w:szCs w:val="18"/>
              </w:rPr>
              <w:t>).</w:t>
            </w:r>
          </w:p>
          <w:p w14:paraId="0D94AE10" w14:textId="12A8AA8B" w:rsidR="00113164" w:rsidRPr="005003E0" w:rsidRDefault="005F02B6" w:rsidP="00750ED0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При нажатии на гиперссылку</w:t>
            </w:r>
            <w:r w:rsidR="00454360">
              <w:rPr>
                <w:sz w:val="18"/>
                <w:szCs w:val="18"/>
              </w:rPr>
              <w:t xml:space="preserve"> с номером телефона</w:t>
            </w:r>
            <w:r w:rsidRPr="005003E0">
              <w:rPr>
                <w:sz w:val="18"/>
                <w:szCs w:val="18"/>
              </w:rPr>
              <w:t xml:space="preserve"> открывается диалоговое окно </w:t>
            </w:r>
            <w:r w:rsidR="00750ED0" w:rsidRPr="005003E0">
              <w:rPr>
                <w:sz w:val="18"/>
                <w:szCs w:val="18"/>
              </w:rPr>
              <w:t>«</w:t>
            </w:r>
            <w:r w:rsidR="00750ED0">
              <w:rPr>
                <w:sz w:val="18"/>
                <w:szCs w:val="18"/>
              </w:rPr>
              <w:t>Активные операции (телефон)</w:t>
            </w:r>
            <w:r w:rsidR="00750ED0" w:rsidRPr="005003E0">
              <w:rPr>
                <w:sz w:val="18"/>
                <w:szCs w:val="18"/>
              </w:rPr>
              <w:t>». Требования к диалоговому окну описаны в</w:t>
            </w:r>
            <w:r w:rsidR="00750ED0">
              <w:rPr>
                <w:sz w:val="18"/>
                <w:szCs w:val="18"/>
              </w:rPr>
              <w:t xml:space="preserve"> разделе </w:t>
            </w:r>
            <w:r w:rsidR="00750ED0" w:rsidRPr="00904473">
              <w:rPr>
                <w:b/>
                <w:sz w:val="18"/>
                <w:szCs w:val="18"/>
              </w:rPr>
              <w:fldChar w:fldCharType="begin"/>
            </w:r>
            <w:r w:rsidR="00750ED0" w:rsidRPr="00904473">
              <w:rPr>
                <w:b/>
                <w:sz w:val="18"/>
                <w:szCs w:val="18"/>
              </w:rPr>
              <w:instrText xml:space="preserve"> REF _Ref528767021 \h  \* MERGEFORMAT </w:instrText>
            </w:r>
            <w:r w:rsidR="00750ED0" w:rsidRPr="00904473">
              <w:rPr>
                <w:b/>
                <w:sz w:val="18"/>
                <w:szCs w:val="18"/>
              </w:rPr>
            </w:r>
            <w:r w:rsidR="00750ED0" w:rsidRPr="00904473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Диалоговое окно «Активные операции (телефон)»</w:t>
            </w:r>
            <w:r w:rsidR="00750ED0" w:rsidRPr="00904473">
              <w:rPr>
                <w:b/>
                <w:sz w:val="18"/>
                <w:szCs w:val="18"/>
              </w:rPr>
              <w:fldChar w:fldCharType="end"/>
            </w:r>
            <w:r w:rsidR="00750ED0" w:rsidRPr="005003E0">
              <w:rPr>
                <w:sz w:val="18"/>
                <w:szCs w:val="18"/>
              </w:rPr>
              <w:t>.</w:t>
            </w:r>
          </w:p>
        </w:tc>
      </w:tr>
      <w:tr w:rsidR="00113164" w14:paraId="413AB61E" w14:textId="77777777" w:rsidTr="005C0654">
        <w:tc>
          <w:tcPr>
            <w:tcW w:w="1951" w:type="dxa"/>
            <w:shd w:val="clear" w:color="auto" w:fill="auto"/>
            <w:vAlign w:val="center"/>
          </w:tcPr>
          <w:p w14:paraId="70765948" w14:textId="77777777" w:rsidR="00113164" w:rsidRPr="003D4D14" w:rsidRDefault="00113164" w:rsidP="003D4D1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E-</w:t>
            </w:r>
            <w:proofErr w:type="spellStart"/>
            <w:r>
              <w:rPr>
                <w:sz w:val="18"/>
                <w:szCs w:val="18"/>
              </w:rPr>
              <w:t>mail</w:t>
            </w:r>
            <w:proofErr w:type="spellEnd"/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074C0D01" w14:textId="77777777" w:rsidR="00113164" w:rsidRDefault="00113164" w:rsidP="00AF2A0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0B9B9DEF" w14:textId="77777777" w:rsidR="00113164" w:rsidRPr="002E0FCE" w:rsidRDefault="00113164" w:rsidP="00AF2A0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6C0680A2" w14:textId="77777777" w:rsidR="0039428C" w:rsidRDefault="0039428C" w:rsidP="0039428C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Добавить</w:t>
            </w:r>
          </w:p>
          <w:p w14:paraId="5081CA80" w14:textId="77777777" w:rsidR="0039428C" w:rsidRPr="0039428C" w:rsidRDefault="00AE5E87" w:rsidP="0039428C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email</w:t>
            </w:r>
            <w:r w:rsidR="0039428C">
              <w:rPr>
                <w:sz w:val="18"/>
                <w:szCs w:val="18"/>
                <w:lang w:val="en-US"/>
              </w:rPr>
              <w:t>@</w:t>
            </w:r>
            <w:r>
              <w:rPr>
                <w:sz w:val="18"/>
                <w:szCs w:val="18"/>
                <w:lang w:val="en-US"/>
              </w:rPr>
              <w:t>e</w:t>
            </w:r>
            <w:r w:rsidR="0039428C">
              <w:rPr>
                <w:sz w:val="18"/>
                <w:szCs w:val="18"/>
                <w:lang w:val="en-US"/>
              </w:rPr>
              <w:t>mail.ru</w:t>
            </w:r>
          </w:p>
          <w:p w14:paraId="1E426FE3" w14:textId="46AB96ED" w:rsidR="00113164" w:rsidRPr="005003E0" w:rsidRDefault="00113164" w:rsidP="0039428C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678" w:type="dxa"/>
            <w:shd w:val="clear" w:color="auto" w:fill="auto"/>
          </w:tcPr>
          <w:p w14:paraId="75CB13B4" w14:textId="77777777" w:rsidR="00113164" w:rsidRPr="005003E0" w:rsidRDefault="00113164" w:rsidP="009B2324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Отображает </w:t>
            </w:r>
            <w:r w:rsidRPr="005003E0">
              <w:rPr>
                <w:sz w:val="18"/>
                <w:szCs w:val="18"/>
                <w:lang w:val="en-US"/>
              </w:rPr>
              <w:t>e</w:t>
            </w:r>
            <w:r w:rsidRPr="005003E0">
              <w:rPr>
                <w:sz w:val="18"/>
                <w:szCs w:val="18"/>
              </w:rPr>
              <w:t>-</w:t>
            </w:r>
            <w:r w:rsidRPr="005003E0">
              <w:rPr>
                <w:sz w:val="18"/>
                <w:szCs w:val="18"/>
                <w:lang w:val="en-US"/>
              </w:rPr>
              <w:t>mail</w:t>
            </w:r>
            <w:r w:rsidRPr="005003E0">
              <w:rPr>
                <w:sz w:val="18"/>
                <w:szCs w:val="18"/>
              </w:rPr>
              <w:t xml:space="preserve"> адрес клиента.</w:t>
            </w:r>
          </w:p>
          <w:p w14:paraId="0ABFE218" w14:textId="31D13437" w:rsidR="00113164" w:rsidRPr="00D112D7" w:rsidRDefault="00113164" w:rsidP="009B2324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Если нет данных о </w:t>
            </w:r>
            <w:r w:rsidRPr="005003E0">
              <w:rPr>
                <w:sz w:val="18"/>
                <w:szCs w:val="18"/>
                <w:lang w:val="en-US"/>
              </w:rPr>
              <w:t>e</w:t>
            </w:r>
            <w:r w:rsidRPr="005003E0">
              <w:rPr>
                <w:sz w:val="18"/>
                <w:szCs w:val="18"/>
              </w:rPr>
              <w:t>-</w:t>
            </w:r>
            <w:r w:rsidRPr="005003E0">
              <w:rPr>
                <w:sz w:val="18"/>
                <w:szCs w:val="18"/>
                <w:lang w:val="en-US"/>
              </w:rPr>
              <w:t>mail</w:t>
            </w:r>
            <w:r w:rsidRPr="005003E0">
              <w:rPr>
                <w:sz w:val="18"/>
                <w:szCs w:val="18"/>
              </w:rPr>
              <w:t xml:space="preserve"> адресе, то отображать текст «Добавить»</w:t>
            </w:r>
            <w:r w:rsidR="006E7A9E">
              <w:rPr>
                <w:sz w:val="18"/>
                <w:szCs w:val="18"/>
              </w:rPr>
              <w:t xml:space="preserve">, при </w:t>
            </w:r>
            <w:r w:rsidR="006E7A9E" w:rsidRPr="00CC7A59">
              <w:rPr>
                <w:sz w:val="18"/>
                <w:szCs w:val="18"/>
              </w:rPr>
              <w:t xml:space="preserve">нажатии на </w:t>
            </w:r>
            <w:r w:rsidR="006E7A9E">
              <w:rPr>
                <w:sz w:val="18"/>
                <w:szCs w:val="18"/>
              </w:rPr>
              <w:t xml:space="preserve">который </w:t>
            </w:r>
            <w:r w:rsidR="006E7A9E" w:rsidRPr="00CC7A59">
              <w:rPr>
                <w:sz w:val="18"/>
                <w:szCs w:val="18"/>
              </w:rPr>
              <w:t>открывается диалогово</w:t>
            </w:r>
            <w:r w:rsidR="006E7A9E">
              <w:rPr>
                <w:sz w:val="18"/>
                <w:szCs w:val="18"/>
              </w:rPr>
              <w:t>е</w:t>
            </w:r>
            <w:r w:rsidR="006E7A9E" w:rsidRPr="00CC7A59">
              <w:rPr>
                <w:sz w:val="18"/>
                <w:szCs w:val="18"/>
              </w:rPr>
              <w:t xml:space="preserve"> окн</w:t>
            </w:r>
            <w:r w:rsidR="006E7A9E">
              <w:rPr>
                <w:sz w:val="18"/>
                <w:szCs w:val="18"/>
              </w:rPr>
              <w:t>о</w:t>
            </w:r>
            <w:r w:rsidR="006E7A9E" w:rsidRPr="00CC7A59">
              <w:rPr>
                <w:sz w:val="18"/>
                <w:szCs w:val="18"/>
              </w:rPr>
              <w:t xml:space="preserve"> «Добавить/Изменить контакт». По умолчанию выбран Тип контакта «</w:t>
            </w:r>
            <w:r w:rsidR="006E7A9E" w:rsidRPr="000C0FCF">
              <w:rPr>
                <w:sz w:val="18"/>
                <w:szCs w:val="18"/>
              </w:rPr>
              <w:t>E-</w:t>
            </w:r>
            <w:proofErr w:type="spellStart"/>
            <w:r w:rsidR="006E7A9E" w:rsidRPr="000C0FCF">
              <w:rPr>
                <w:sz w:val="18"/>
                <w:szCs w:val="18"/>
              </w:rPr>
              <w:t>mail</w:t>
            </w:r>
            <w:proofErr w:type="spellEnd"/>
            <w:r w:rsidR="006E7A9E" w:rsidRPr="000C0FCF">
              <w:rPr>
                <w:sz w:val="18"/>
                <w:szCs w:val="18"/>
              </w:rPr>
              <w:t xml:space="preserve"> личный</w:t>
            </w:r>
            <w:r w:rsidR="006E7A9E" w:rsidRPr="00CC7A59">
              <w:rPr>
                <w:sz w:val="18"/>
                <w:szCs w:val="18"/>
              </w:rPr>
              <w:t>»</w:t>
            </w:r>
            <w:r w:rsidR="006E7A9E">
              <w:rPr>
                <w:sz w:val="18"/>
                <w:szCs w:val="18"/>
              </w:rPr>
              <w:t xml:space="preserve"> (см. </w:t>
            </w:r>
            <w:r w:rsidR="006E7A9E">
              <w:rPr>
                <w:sz w:val="18"/>
                <w:szCs w:val="18"/>
              </w:rPr>
              <w:lastRenderedPageBreak/>
              <w:t xml:space="preserve">раздел </w:t>
            </w:r>
            <w:r w:rsidR="006E7A9E" w:rsidRPr="00636E7A">
              <w:rPr>
                <w:b/>
                <w:sz w:val="18"/>
                <w:szCs w:val="18"/>
              </w:rPr>
              <w:fldChar w:fldCharType="begin"/>
            </w:r>
            <w:r w:rsidR="006E7A9E" w:rsidRPr="00636E7A">
              <w:rPr>
                <w:b/>
                <w:sz w:val="18"/>
                <w:szCs w:val="18"/>
              </w:rPr>
              <w:instrText xml:space="preserve"> REF _Ref529873665 \h  \* MERGEFORMAT </w:instrText>
            </w:r>
            <w:r w:rsidR="006E7A9E" w:rsidRPr="00636E7A">
              <w:rPr>
                <w:b/>
                <w:sz w:val="18"/>
                <w:szCs w:val="18"/>
              </w:rPr>
            </w:r>
            <w:r w:rsidR="006E7A9E" w:rsidRPr="00636E7A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Диалоговое окно «Добавить/Изменить контакт»</w:t>
            </w:r>
            <w:r w:rsidR="006E7A9E" w:rsidRPr="00636E7A">
              <w:rPr>
                <w:b/>
                <w:sz w:val="18"/>
                <w:szCs w:val="18"/>
              </w:rPr>
              <w:fldChar w:fldCharType="end"/>
            </w:r>
            <w:r w:rsidR="006E7A9E">
              <w:rPr>
                <w:sz w:val="18"/>
                <w:szCs w:val="18"/>
              </w:rPr>
              <w:t>).</w:t>
            </w:r>
          </w:p>
          <w:p w14:paraId="60E80CAA" w14:textId="54E34BD7" w:rsidR="00113164" w:rsidRPr="005003E0" w:rsidRDefault="00113164" w:rsidP="00E4581F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При нажатии на гиперссылку</w:t>
            </w:r>
            <w:r w:rsidR="006E7A9E">
              <w:rPr>
                <w:sz w:val="18"/>
                <w:szCs w:val="18"/>
              </w:rPr>
              <w:t xml:space="preserve"> с адресом</w:t>
            </w:r>
            <w:r w:rsidRPr="005003E0">
              <w:rPr>
                <w:sz w:val="18"/>
                <w:szCs w:val="18"/>
              </w:rPr>
              <w:t xml:space="preserve"> открывается диалоговое окно «</w:t>
            </w:r>
            <w:r>
              <w:rPr>
                <w:sz w:val="18"/>
                <w:szCs w:val="18"/>
              </w:rPr>
              <w:t>Активные операции (</w:t>
            </w:r>
            <w:r>
              <w:rPr>
                <w:sz w:val="18"/>
                <w:szCs w:val="18"/>
                <w:lang w:val="en-US"/>
              </w:rPr>
              <w:t>e</w:t>
            </w:r>
            <w:r w:rsidRPr="00D112D7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  <w:lang w:val="en-US"/>
              </w:rPr>
              <w:t>mail</w:t>
            </w:r>
            <w:r>
              <w:rPr>
                <w:sz w:val="18"/>
                <w:szCs w:val="18"/>
              </w:rPr>
              <w:t>)</w:t>
            </w:r>
            <w:r w:rsidRPr="005003E0">
              <w:rPr>
                <w:sz w:val="18"/>
                <w:szCs w:val="18"/>
              </w:rPr>
              <w:t>». Требования к диалоговому окну описаны в</w:t>
            </w:r>
            <w:r>
              <w:rPr>
                <w:sz w:val="18"/>
                <w:szCs w:val="18"/>
              </w:rPr>
              <w:t xml:space="preserve"> разделе </w:t>
            </w:r>
            <w:r w:rsidRPr="000F3053">
              <w:rPr>
                <w:b/>
                <w:sz w:val="18"/>
                <w:szCs w:val="18"/>
              </w:rPr>
              <w:fldChar w:fldCharType="begin"/>
            </w:r>
            <w:r w:rsidRPr="000F3053">
              <w:rPr>
                <w:b/>
                <w:sz w:val="18"/>
                <w:szCs w:val="18"/>
              </w:rPr>
              <w:instrText xml:space="preserve"> REF _Ref528766962 \h  \* MERGEFORMAT </w:instrText>
            </w:r>
            <w:r w:rsidRPr="000F3053">
              <w:rPr>
                <w:b/>
                <w:sz w:val="18"/>
                <w:szCs w:val="18"/>
              </w:rPr>
            </w:r>
            <w:r w:rsidRPr="000F3053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Диалоговое окно «Активные операции (</w:t>
            </w:r>
            <w:r w:rsidR="00CA0105" w:rsidRPr="002778BE">
              <w:rPr>
                <w:b/>
                <w:sz w:val="18"/>
                <w:szCs w:val="18"/>
                <w:lang w:val="en-US"/>
              </w:rPr>
              <w:t>e</w:t>
            </w:r>
            <w:r w:rsidR="00CA0105" w:rsidRPr="002778BE">
              <w:rPr>
                <w:b/>
                <w:sz w:val="18"/>
                <w:szCs w:val="18"/>
              </w:rPr>
              <w:t>-</w:t>
            </w:r>
            <w:r w:rsidR="00CA0105" w:rsidRPr="002778BE">
              <w:rPr>
                <w:b/>
                <w:sz w:val="18"/>
                <w:szCs w:val="18"/>
                <w:lang w:val="en-US"/>
              </w:rPr>
              <w:t>mail</w:t>
            </w:r>
            <w:r w:rsidR="00CA0105" w:rsidRPr="002778BE">
              <w:rPr>
                <w:b/>
                <w:sz w:val="18"/>
                <w:szCs w:val="18"/>
              </w:rPr>
              <w:t>)»</w:t>
            </w:r>
            <w:r w:rsidRPr="000F3053">
              <w:rPr>
                <w:b/>
                <w:sz w:val="18"/>
                <w:szCs w:val="18"/>
              </w:rPr>
              <w:fldChar w:fldCharType="end"/>
            </w:r>
            <w:r w:rsidRPr="005003E0">
              <w:rPr>
                <w:sz w:val="18"/>
                <w:szCs w:val="18"/>
              </w:rPr>
              <w:t>.</w:t>
            </w:r>
          </w:p>
        </w:tc>
      </w:tr>
      <w:tr w:rsidR="00113164" w14:paraId="30DCE287" w14:textId="77777777" w:rsidTr="005C0654">
        <w:tc>
          <w:tcPr>
            <w:tcW w:w="1951" w:type="dxa"/>
            <w:shd w:val="clear" w:color="auto" w:fill="auto"/>
            <w:vAlign w:val="center"/>
          </w:tcPr>
          <w:p w14:paraId="04696702" w14:textId="77777777" w:rsidR="00113164" w:rsidRPr="003D4D14" w:rsidRDefault="00113164" w:rsidP="003D4D1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Адрес для корреспонденции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5AA15D7D" w14:textId="77777777" w:rsidR="00113164" w:rsidRDefault="00113164" w:rsidP="0072286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7B8C733A" w14:textId="77777777" w:rsidR="00113164" w:rsidRPr="002E0FCE" w:rsidRDefault="00113164" w:rsidP="0072286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562D6AB6" w14:textId="77777777" w:rsidR="00113164" w:rsidRDefault="001333F9" w:rsidP="0011316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Добавить</w:t>
            </w:r>
          </w:p>
          <w:p w14:paraId="27639EA9" w14:textId="77777777" w:rsidR="001333F9" w:rsidRDefault="001333F9" w:rsidP="00113164">
            <w:pPr>
              <w:ind w:firstLine="0"/>
              <w:jc w:val="center"/>
              <w:rPr>
                <w:sz w:val="18"/>
                <w:szCs w:val="18"/>
              </w:rPr>
            </w:pPr>
            <w:r w:rsidRPr="001333F9">
              <w:rPr>
                <w:sz w:val="18"/>
                <w:szCs w:val="18"/>
              </w:rPr>
              <w:t>г. Москва, ул. Коровий вал, д.7, кабинет 1716</w:t>
            </w:r>
          </w:p>
          <w:p w14:paraId="33CA8B5E" w14:textId="2D567B7D" w:rsidR="001333F9" w:rsidRPr="001333F9" w:rsidRDefault="001333F9" w:rsidP="00113164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678" w:type="dxa"/>
            <w:shd w:val="clear" w:color="auto" w:fill="auto"/>
          </w:tcPr>
          <w:p w14:paraId="7C51640B" w14:textId="77777777" w:rsidR="00113164" w:rsidRPr="005003E0" w:rsidRDefault="00113164" w:rsidP="00FF2C4F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адрес клиента с типом «Адрес для корреспонденции».</w:t>
            </w:r>
          </w:p>
          <w:p w14:paraId="59780476" w14:textId="67EFE2F6" w:rsidR="00113164" w:rsidRPr="00D112D7" w:rsidRDefault="00113164" w:rsidP="005A19A3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об адресе, то отображать текст «Добавить»</w:t>
            </w:r>
            <w:r w:rsidR="0083551D">
              <w:rPr>
                <w:sz w:val="18"/>
                <w:szCs w:val="18"/>
              </w:rPr>
              <w:t xml:space="preserve">, при </w:t>
            </w:r>
            <w:r w:rsidR="0083551D" w:rsidRPr="00CC7A59">
              <w:rPr>
                <w:sz w:val="18"/>
                <w:szCs w:val="18"/>
              </w:rPr>
              <w:t xml:space="preserve">нажатии на </w:t>
            </w:r>
            <w:r w:rsidR="0083551D">
              <w:rPr>
                <w:sz w:val="18"/>
                <w:szCs w:val="18"/>
              </w:rPr>
              <w:t xml:space="preserve">который </w:t>
            </w:r>
            <w:r w:rsidR="0083551D" w:rsidRPr="00CC7A59">
              <w:rPr>
                <w:sz w:val="18"/>
                <w:szCs w:val="18"/>
              </w:rPr>
              <w:t>открывается диалогово</w:t>
            </w:r>
            <w:r w:rsidR="0083551D">
              <w:rPr>
                <w:sz w:val="18"/>
                <w:szCs w:val="18"/>
              </w:rPr>
              <w:t>е</w:t>
            </w:r>
            <w:r w:rsidR="0083551D" w:rsidRPr="00CC7A59">
              <w:rPr>
                <w:sz w:val="18"/>
                <w:szCs w:val="18"/>
              </w:rPr>
              <w:t xml:space="preserve"> окн</w:t>
            </w:r>
            <w:r w:rsidR="0083551D">
              <w:rPr>
                <w:sz w:val="18"/>
                <w:szCs w:val="18"/>
              </w:rPr>
              <w:t>о</w:t>
            </w:r>
            <w:r w:rsidR="0083551D" w:rsidRPr="00CC7A59">
              <w:rPr>
                <w:sz w:val="18"/>
                <w:szCs w:val="18"/>
              </w:rPr>
              <w:t xml:space="preserve"> «Добавить/Изменить </w:t>
            </w:r>
            <w:r w:rsidR="0083551D">
              <w:rPr>
                <w:sz w:val="18"/>
                <w:szCs w:val="18"/>
              </w:rPr>
              <w:t>адрес</w:t>
            </w:r>
            <w:r w:rsidR="0083551D" w:rsidRPr="00CC7A59">
              <w:rPr>
                <w:sz w:val="18"/>
                <w:szCs w:val="18"/>
              </w:rPr>
              <w:t xml:space="preserve">» </w:t>
            </w:r>
            <w:r w:rsidR="0083551D">
              <w:rPr>
                <w:sz w:val="18"/>
                <w:szCs w:val="18"/>
              </w:rPr>
              <w:t xml:space="preserve">(см. раздел </w:t>
            </w:r>
            <w:r w:rsidR="0083551D" w:rsidRPr="00CB5C58">
              <w:rPr>
                <w:b/>
                <w:sz w:val="18"/>
                <w:szCs w:val="18"/>
              </w:rPr>
              <w:fldChar w:fldCharType="begin"/>
            </w:r>
            <w:r w:rsidR="0083551D" w:rsidRPr="00CB5C58">
              <w:rPr>
                <w:b/>
                <w:sz w:val="18"/>
                <w:szCs w:val="18"/>
              </w:rPr>
              <w:instrText xml:space="preserve"> REF _Ref529880366 \h  \* MERGEFORMAT </w:instrText>
            </w:r>
            <w:r w:rsidR="0083551D" w:rsidRPr="00CB5C58">
              <w:rPr>
                <w:b/>
                <w:sz w:val="18"/>
                <w:szCs w:val="18"/>
              </w:rPr>
            </w:r>
            <w:r w:rsidR="0083551D" w:rsidRPr="00CB5C58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Диалоговое окно «Добавить/Изменить адрес»</w:t>
            </w:r>
            <w:r w:rsidR="0083551D" w:rsidRPr="00CB5C58">
              <w:rPr>
                <w:b/>
                <w:sz w:val="18"/>
                <w:szCs w:val="18"/>
              </w:rPr>
              <w:fldChar w:fldCharType="end"/>
            </w:r>
            <w:r w:rsidR="0083551D">
              <w:rPr>
                <w:sz w:val="18"/>
                <w:szCs w:val="18"/>
              </w:rPr>
              <w:t>).</w:t>
            </w:r>
          </w:p>
          <w:p w14:paraId="577B50F0" w14:textId="77777777" w:rsidR="00113164" w:rsidRPr="005003E0" w:rsidRDefault="00113164" w:rsidP="00FF2C4F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При нажатии на гиперссылку открывается закладка «Контакты» ОЭФ Клиенты.</w:t>
            </w:r>
          </w:p>
        </w:tc>
      </w:tr>
      <w:tr w:rsidR="00113164" w14:paraId="7C4D6D98" w14:textId="77777777" w:rsidTr="005C0654">
        <w:tc>
          <w:tcPr>
            <w:tcW w:w="1951" w:type="dxa"/>
            <w:shd w:val="clear" w:color="auto" w:fill="auto"/>
            <w:vAlign w:val="center"/>
          </w:tcPr>
          <w:p w14:paraId="24EB18A1" w14:textId="77777777" w:rsidR="00113164" w:rsidRPr="003D4D14" w:rsidRDefault="00113164" w:rsidP="003D4D1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Марка/номер машины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6A1CAC2E" w14:textId="77777777" w:rsidR="00113164" w:rsidRDefault="00113164" w:rsidP="000D4C3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69065CCA" w14:textId="77777777" w:rsidR="00113164" w:rsidRPr="002E0FCE" w:rsidRDefault="00113164" w:rsidP="000D4C3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3422A9CB" w14:textId="77777777" w:rsidR="00817FF5" w:rsidRPr="00D112D7" w:rsidRDefault="00817FF5" w:rsidP="00817FF5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  <w:r w:rsidRPr="00817FF5">
              <w:rPr>
                <w:sz w:val="18"/>
                <w:szCs w:val="18"/>
              </w:rPr>
              <w:t>Добавить</w:t>
            </w:r>
          </w:p>
          <w:p w14:paraId="30D8A69D" w14:textId="77777777" w:rsidR="00113164" w:rsidRPr="00D112D7" w:rsidRDefault="00817FF5" w:rsidP="00817FF5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  <w:r w:rsidRPr="00D112D7">
              <w:rPr>
                <w:sz w:val="18"/>
                <w:szCs w:val="18"/>
                <w:lang w:val="en-US"/>
              </w:rPr>
              <w:t>Mercedes SLS AMG A001MP77</w:t>
            </w:r>
          </w:p>
        </w:tc>
        <w:tc>
          <w:tcPr>
            <w:tcW w:w="4678" w:type="dxa"/>
            <w:shd w:val="clear" w:color="auto" w:fill="auto"/>
          </w:tcPr>
          <w:p w14:paraId="027CB506" w14:textId="77777777" w:rsidR="00113164" w:rsidRPr="005003E0" w:rsidRDefault="00666F73" w:rsidP="00341676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Отображает </w:t>
            </w:r>
            <w:r w:rsidR="00113164" w:rsidRPr="005003E0">
              <w:rPr>
                <w:sz w:val="18"/>
                <w:szCs w:val="18"/>
              </w:rPr>
              <w:t>информаци</w:t>
            </w:r>
            <w:r>
              <w:rPr>
                <w:sz w:val="18"/>
                <w:szCs w:val="18"/>
              </w:rPr>
              <w:t>ю</w:t>
            </w:r>
            <w:r w:rsidR="00113164" w:rsidRPr="005003E0">
              <w:rPr>
                <w:sz w:val="18"/>
                <w:szCs w:val="18"/>
              </w:rPr>
              <w:t xml:space="preserve"> об основном автомобиле клиента.</w:t>
            </w:r>
          </w:p>
          <w:p w14:paraId="05394E72" w14:textId="77777777" w:rsidR="00113164" w:rsidRPr="005003E0" w:rsidRDefault="00113164" w:rsidP="00706E55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об основном автомобиле, то отображать текст «Добавить».</w:t>
            </w:r>
          </w:p>
          <w:p w14:paraId="028325CA" w14:textId="77777777" w:rsidR="00113164" w:rsidRPr="005003E0" w:rsidRDefault="0090492B" w:rsidP="0090492B">
            <w:pPr>
              <w:ind w:firstLine="0"/>
              <w:rPr>
                <w:sz w:val="18"/>
                <w:szCs w:val="18"/>
              </w:rPr>
            </w:pPr>
            <w:commentRangeStart w:id="35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«Автомобили»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35"/>
            <w:r>
              <w:rPr>
                <w:rStyle w:val="af1"/>
              </w:rPr>
              <w:commentReference w:id="35"/>
            </w:r>
          </w:p>
        </w:tc>
      </w:tr>
      <w:tr w:rsidR="00113164" w14:paraId="4DDA7051" w14:textId="77777777" w:rsidTr="005C0654">
        <w:tc>
          <w:tcPr>
            <w:tcW w:w="1951" w:type="dxa"/>
            <w:shd w:val="clear" w:color="auto" w:fill="auto"/>
            <w:vAlign w:val="center"/>
          </w:tcPr>
          <w:p w14:paraId="41724C25" w14:textId="77777777" w:rsidR="00113164" w:rsidRPr="003D4D14" w:rsidRDefault="00113164" w:rsidP="003D4D1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Должность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58E00EEB" w14:textId="77777777" w:rsidR="00113164" w:rsidRDefault="00113164" w:rsidP="00AF63D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26A9214B" w14:textId="77777777" w:rsidR="00113164" w:rsidRPr="002E0FCE" w:rsidRDefault="00113164" w:rsidP="00AF63D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416EFE82" w14:textId="77777777" w:rsidR="00531795" w:rsidRPr="00531795" w:rsidRDefault="00531795" w:rsidP="00531795">
            <w:pPr>
              <w:ind w:firstLine="0"/>
              <w:jc w:val="center"/>
              <w:rPr>
                <w:sz w:val="18"/>
                <w:szCs w:val="18"/>
              </w:rPr>
            </w:pPr>
            <w:r w:rsidRPr="00531795">
              <w:rPr>
                <w:sz w:val="18"/>
                <w:szCs w:val="18"/>
              </w:rPr>
              <w:t>Добавить</w:t>
            </w:r>
          </w:p>
          <w:p w14:paraId="5A2686E9" w14:textId="77777777" w:rsidR="00113164" w:rsidRPr="005003E0" w:rsidRDefault="00531795" w:rsidP="00531795">
            <w:pPr>
              <w:ind w:firstLine="0"/>
              <w:jc w:val="center"/>
              <w:rPr>
                <w:sz w:val="18"/>
                <w:szCs w:val="18"/>
              </w:rPr>
            </w:pPr>
            <w:r w:rsidRPr="00531795">
              <w:rPr>
                <w:sz w:val="18"/>
                <w:szCs w:val="18"/>
              </w:rPr>
              <w:t>Директор</w:t>
            </w:r>
          </w:p>
        </w:tc>
        <w:tc>
          <w:tcPr>
            <w:tcW w:w="4678" w:type="dxa"/>
            <w:shd w:val="clear" w:color="auto" w:fill="auto"/>
          </w:tcPr>
          <w:p w14:paraId="13126FA4" w14:textId="77777777" w:rsidR="00113164" w:rsidRPr="005003E0" w:rsidRDefault="00666F73" w:rsidP="00AF63DA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Отображает </w:t>
            </w:r>
            <w:r w:rsidR="00113164" w:rsidRPr="005003E0">
              <w:rPr>
                <w:sz w:val="18"/>
                <w:szCs w:val="18"/>
              </w:rPr>
              <w:t>информаци</w:t>
            </w:r>
            <w:r>
              <w:rPr>
                <w:sz w:val="18"/>
                <w:szCs w:val="18"/>
              </w:rPr>
              <w:t>ю</w:t>
            </w:r>
            <w:r w:rsidR="00113164" w:rsidRPr="005003E0">
              <w:rPr>
                <w:sz w:val="18"/>
                <w:szCs w:val="18"/>
              </w:rPr>
              <w:t xml:space="preserve"> о </w:t>
            </w:r>
            <w:r w:rsidR="00A564EB">
              <w:rPr>
                <w:sz w:val="18"/>
                <w:szCs w:val="18"/>
              </w:rPr>
              <w:t xml:space="preserve">должности </w:t>
            </w:r>
            <w:r w:rsidR="00584134">
              <w:rPr>
                <w:sz w:val="18"/>
                <w:szCs w:val="18"/>
              </w:rPr>
              <w:t xml:space="preserve">основного места работы </w:t>
            </w:r>
            <w:r w:rsidR="00113164" w:rsidRPr="005003E0">
              <w:rPr>
                <w:sz w:val="18"/>
                <w:szCs w:val="18"/>
              </w:rPr>
              <w:t>клиента.</w:t>
            </w:r>
          </w:p>
          <w:p w14:paraId="455195A2" w14:textId="77777777" w:rsidR="00113164" w:rsidRPr="005003E0" w:rsidRDefault="00113164" w:rsidP="00706E55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 должности, то отображать текст «Добавить».</w:t>
            </w:r>
          </w:p>
          <w:p w14:paraId="65E64463" w14:textId="77777777" w:rsidR="00113164" w:rsidRPr="005003E0" w:rsidRDefault="0090492B" w:rsidP="0090492B">
            <w:pPr>
              <w:ind w:firstLine="0"/>
              <w:rPr>
                <w:sz w:val="18"/>
                <w:szCs w:val="18"/>
              </w:rPr>
            </w:pPr>
            <w:commentRangeStart w:id="36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«Связи с юр. лицами»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36"/>
            <w:r>
              <w:rPr>
                <w:rStyle w:val="af1"/>
              </w:rPr>
              <w:commentReference w:id="36"/>
            </w:r>
          </w:p>
        </w:tc>
      </w:tr>
      <w:tr w:rsidR="00113164" w14:paraId="43BFC3CE" w14:textId="77777777" w:rsidTr="005C0654">
        <w:tc>
          <w:tcPr>
            <w:tcW w:w="1951" w:type="dxa"/>
            <w:shd w:val="clear" w:color="auto" w:fill="auto"/>
            <w:vAlign w:val="center"/>
          </w:tcPr>
          <w:p w14:paraId="5013B1E9" w14:textId="77777777" w:rsidR="00113164" w:rsidRPr="003D4D14" w:rsidRDefault="00113164" w:rsidP="003D4D1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Основное место работы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1E9D135C" w14:textId="77777777" w:rsidR="00113164" w:rsidRDefault="00113164" w:rsidP="00276D5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0AFC707D" w14:textId="77777777" w:rsidR="00113164" w:rsidRPr="002E0FCE" w:rsidRDefault="00113164" w:rsidP="00276D5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11742A81" w14:textId="77777777" w:rsidR="0061222A" w:rsidRPr="0061222A" w:rsidRDefault="0061222A" w:rsidP="0061222A">
            <w:pPr>
              <w:ind w:firstLine="0"/>
              <w:jc w:val="center"/>
              <w:rPr>
                <w:sz w:val="18"/>
                <w:szCs w:val="18"/>
              </w:rPr>
            </w:pPr>
            <w:r w:rsidRPr="0061222A">
              <w:rPr>
                <w:sz w:val="18"/>
                <w:szCs w:val="18"/>
              </w:rPr>
              <w:t>Добавить</w:t>
            </w:r>
          </w:p>
          <w:p w14:paraId="308F4818" w14:textId="77777777" w:rsidR="00113164" w:rsidRPr="005003E0" w:rsidRDefault="0061222A" w:rsidP="0061222A">
            <w:pPr>
              <w:ind w:firstLine="0"/>
              <w:jc w:val="center"/>
              <w:rPr>
                <w:sz w:val="18"/>
                <w:szCs w:val="18"/>
              </w:rPr>
            </w:pPr>
            <w:r w:rsidRPr="0061222A">
              <w:rPr>
                <w:sz w:val="18"/>
                <w:szCs w:val="18"/>
              </w:rPr>
              <w:t>АО ГПБ</w:t>
            </w:r>
          </w:p>
        </w:tc>
        <w:tc>
          <w:tcPr>
            <w:tcW w:w="4678" w:type="dxa"/>
            <w:shd w:val="clear" w:color="auto" w:fill="auto"/>
          </w:tcPr>
          <w:p w14:paraId="03CD8129" w14:textId="77777777" w:rsidR="00113164" w:rsidRPr="005003E0" w:rsidRDefault="00CC56F7" w:rsidP="00276D50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Отображает </w:t>
            </w:r>
            <w:r w:rsidR="00113164" w:rsidRPr="005003E0">
              <w:rPr>
                <w:sz w:val="18"/>
                <w:szCs w:val="18"/>
              </w:rPr>
              <w:t>информаци</w:t>
            </w:r>
            <w:r>
              <w:rPr>
                <w:sz w:val="18"/>
                <w:szCs w:val="18"/>
              </w:rPr>
              <w:t>ю</w:t>
            </w:r>
            <w:r w:rsidR="00113164" w:rsidRPr="005003E0">
              <w:rPr>
                <w:sz w:val="18"/>
                <w:szCs w:val="18"/>
              </w:rPr>
              <w:t xml:space="preserve"> об основном месте работы клиента.</w:t>
            </w:r>
          </w:p>
          <w:p w14:paraId="7DE0BD76" w14:textId="77777777" w:rsidR="00113164" w:rsidRPr="005003E0" w:rsidRDefault="00113164" w:rsidP="00276D50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об основном месте работы, то отображать текст «Добавить».</w:t>
            </w:r>
          </w:p>
          <w:p w14:paraId="31D14138" w14:textId="77777777" w:rsidR="00113164" w:rsidRPr="005003E0" w:rsidRDefault="006D7D3C" w:rsidP="00276D50">
            <w:pPr>
              <w:ind w:firstLine="0"/>
              <w:rPr>
                <w:sz w:val="18"/>
                <w:szCs w:val="18"/>
              </w:rPr>
            </w:pPr>
            <w:commentRangeStart w:id="37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«Связи с юр. лицами»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37"/>
            <w:r>
              <w:rPr>
                <w:rStyle w:val="af1"/>
              </w:rPr>
              <w:commentReference w:id="37"/>
            </w:r>
          </w:p>
        </w:tc>
      </w:tr>
      <w:tr w:rsidR="00113164" w14:paraId="44F26E72" w14:textId="77777777" w:rsidTr="005C0654">
        <w:tc>
          <w:tcPr>
            <w:tcW w:w="1951" w:type="dxa"/>
            <w:shd w:val="clear" w:color="auto" w:fill="auto"/>
            <w:vAlign w:val="center"/>
          </w:tcPr>
          <w:p w14:paraId="2EC79419" w14:textId="77777777" w:rsidR="00113164" w:rsidRPr="003D4D14" w:rsidRDefault="00113164" w:rsidP="003D4D14">
            <w:pPr>
              <w:ind w:firstLine="0"/>
              <w:rPr>
                <w:sz w:val="18"/>
                <w:szCs w:val="18"/>
              </w:rPr>
            </w:pPr>
            <w:r w:rsidRPr="003D4D14">
              <w:rPr>
                <w:sz w:val="18"/>
                <w:szCs w:val="18"/>
              </w:rPr>
              <w:t>Га</w:t>
            </w:r>
            <w:r>
              <w:rPr>
                <w:sz w:val="18"/>
                <w:szCs w:val="18"/>
              </w:rPr>
              <w:t>зпром и аффилированные компании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398949E4" w14:textId="77777777" w:rsidR="00113164" w:rsidRDefault="00113164" w:rsidP="002B742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62E47C41" w14:textId="77777777" w:rsidR="00113164" w:rsidRPr="002E0FCE" w:rsidRDefault="00113164" w:rsidP="002B742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727FADF1" w14:textId="77777777" w:rsidR="00D41C3B" w:rsidRPr="00D41C3B" w:rsidRDefault="00D41C3B" w:rsidP="00D41C3B">
            <w:pPr>
              <w:ind w:firstLine="0"/>
              <w:jc w:val="center"/>
              <w:rPr>
                <w:sz w:val="18"/>
                <w:szCs w:val="18"/>
              </w:rPr>
            </w:pPr>
            <w:r w:rsidRPr="00D41C3B">
              <w:rPr>
                <w:sz w:val="18"/>
                <w:szCs w:val="18"/>
              </w:rPr>
              <w:t>Добавить</w:t>
            </w:r>
          </w:p>
          <w:p w14:paraId="2740D8B5" w14:textId="77777777" w:rsidR="00113164" w:rsidRPr="005003E0" w:rsidRDefault="00D41C3B" w:rsidP="00D41C3B">
            <w:pPr>
              <w:ind w:firstLine="0"/>
              <w:jc w:val="center"/>
              <w:rPr>
                <w:sz w:val="18"/>
                <w:szCs w:val="18"/>
              </w:rPr>
            </w:pPr>
            <w:r w:rsidRPr="00D41C3B">
              <w:rPr>
                <w:sz w:val="18"/>
                <w:szCs w:val="18"/>
              </w:rPr>
              <w:t>Да/Нет</w:t>
            </w:r>
          </w:p>
        </w:tc>
        <w:tc>
          <w:tcPr>
            <w:tcW w:w="4678" w:type="dxa"/>
            <w:shd w:val="clear" w:color="auto" w:fill="auto"/>
          </w:tcPr>
          <w:p w14:paraId="7DC66FCB" w14:textId="77777777" w:rsidR="00113164" w:rsidRPr="005003E0" w:rsidRDefault="00E3457A" w:rsidP="002B7429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Отображает </w:t>
            </w:r>
            <w:r w:rsidR="00113164" w:rsidRPr="005003E0">
              <w:rPr>
                <w:sz w:val="18"/>
                <w:szCs w:val="18"/>
              </w:rPr>
              <w:t>информаци</w:t>
            </w:r>
            <w:r>
              <w:rPr>
                <w:sz w:val="18"/>
                <w:szCs w:val="18"/>
              </w:rPr>
              <w:t>ю</w:t>
            </w:r>
            <w:r w:rsidR="00113164" w:rsidRPr="005003E0">
              <w:rPr>
                <w:sz w:val="18"/>
                <w:szCs w:val="18"/>
              </w:rPr>
              <w:t xml:space="preserve"> о принадлежности клиента к Газпрому и аффилированным компаниям.</w:t>
            </w:r>
          </w:p>
          <w:p w14:paraId="40BBA8FF" w14:textId="77777777" w:rsidR="00113164" w:rsidRPr="005003E0" w:rsidRDefault="00113164" w:rsidP="002B7429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 принадлежности клиента к Газпрому и аффилированным компаниям, то отображать текст «Добавить».</w:t>
            </w:r>
          </w:p>
          <w:p w14:paraId="7A4F07FD" w14:textId="77777777" w:rsidR="00113164" w:rsidRPr="005003E0" w:rsidRDefault="00330AED" w:rsidP="002B7429">
            <w:pPr>
              <w:ind w:firstLine="0"/>
              <w:rPr>
                <w:sz w:val="18"/>
                <w:szCs w:val="18"/>
              </w:rPr>
            </w:pPr>
            <w:commentRangeStart w:id="38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«Связи с юр. лицами»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38"/>
            <w:r>
              <w:rPr>
                <w:rStyle w:val="af1"/>
              </w:rPr>
              <w:commentReference w:id="38"/>
            </w:r>
          </w:p>
        </w:tc>
      </w:tr>
      <w:tr w:rsidR="00113164" w14:paraId="5A59711E" w14:textId="77777777" w:rsidTr="005C0654">
        <w:tc>
          <w:tcPr>
            <w:tcW w:w="1951" w:type="dxa"/>
            <w:shd w:val="clear" w:color="auto" w:fill="auto"/>
            <w:vAlign w:val="center"/>
          </w:tcPr>
          <w:p w14:paraId="2383D6DE" w14:textId="77777777" w:rsidR="00113164" w:rsidRPr="003D4D14" w:rsidRDefault="00113164" w:rsidP="003D4D1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ПДЛ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13D6D91E" w14:textId="77777777" w:rsidR="00113164" w:rsidRDefault="00113164" w:rsidP="00553BC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34541EE7" w14:textId="77777777" w:rsidR="00113164" w:rsidRPr="002E0FCE" w:rsidRDefault="00113164" w:rsidP="00553BC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1A3256F1" w14:textId="77777777" w:rsidR="00EC1A3E" w:rsidRPr="00EC1A3E" w:rsidRDefault="00EC1A3E" w:rsidP="00EC1A3E">
            <w:pPr>
              <w:ind w:firstLine="0"/>
              <w:jc w:val="center"/>
              <w:rPr>
                <w:sz w:val="18"/>
                <w:szCs w:val="18"/>
              </w:rPr>
            </w:pPr>
            <w:r w:rsidRPr="00EC1A3E">
              <w:rPr>
                <w:sz w:val="18"/>
                <w:szCs w:val="18"/>
              </w:rPr>
              <w:t>Добавить</w:t>
            </w:r>
          </w:p>
          <w:p w14:paraId="183E18EB" w14:textId="77777777" w:rsidR="00113164" w:rsidRPr="005003E0" w:rsidRDefault="00EC1A3E" w:rsidP="00EC1A3E">
            <w:pPr>
              <w:ind w:firstLine="0"/>
              <w:jc w:val="center"/>
              <w:rPr>
                <w:sz w:val="18"/>
                <w:szCs w:val="18"/>
              </w:rPr>
            </w:pPr>
            <w:r w:rsidRPr="00EC1A3E">
              <w:rPr>
                <w:sz w:val="18"/>
                <w:szCs w:val="18"/>
              </w:rPr>
              <w:t>Да/Нет</w:t>
            </w:r>
          </w:p>
        </w:tc>
        <w:tc>
          <w:tcPr>
            <w:tcW w:w="4678" w:type="dxa"/>
            <w:shd w:val="clear" w:color="auto" w:fill="auto"/>
          </w:tcPr>
          <w:p w14:paraId="214EC025" w14:textId="77777777" w:rsidR="00113164" w:rsidRPr="005003E0" w:rsidRDefault="00E3457A" w:rsidP="00553BCF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Отображает </w:t>
            </w:r>
            <w:r w:rsidR="00113164" w:rsidRPr="005003E0">
              <w:rPr>
                <w:sz w:val="18"/>
                <w:szCs w:val="18"/>
              </w:rPr>
              <w:t>информаци</w:t>
            </w:r>
            <w:r>
              <w:rPr>
                <w:sz w:val="18"/>
                <w:szCs w:val="18"/>
              </w:rPr>
              <w:t>ю</w:t>
            </w:r>
            <w:r w:rsidR="00113164" w:rsidRPr="005003E0">
              <w:rPr>
                <w:sz w:val="18"/>
                <w:szCs w:val="18"/>
              </w:rPr>
              <w:t xml:space="preserve"> о принадлежности к ПДЛ.</w:t>
            </w:r>
          </w:p>
          <w:p w14:paraId="652E1DEF" w14:textId="77777777" w:rsidR="00113164" w:rsidRPr="00D112D7" w:rsidRDefault="00113164" w:rsidP="00553BCF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 принадлежности к ПДЛ, то отображать текст «Добавить».</w:t>
            </w:r>
          </w:p>
          <w:p w14:paraId="353F5981" w14:textId="77777777" w:rsidR="00B333B3" w:rsidRPr="00D112D7" w:rsidRDefault="00B333B3" w:rsidP="00553BCF">
            <w:pPr>
              <w:ind w:firstLine="0"/>
              <w:rPr>
                <w:sz w:val="18"/>
                <w:szCs w:val="18"/>
              </w:rPr>
            </w:pPr>
            <w:commentRangeStart w:id="39"/>
            <w:commentRangeStart w:id="40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«Связи с юр. лицами»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39"/>
            <w:r>
              <w:rPr>
                <w:rStyle w:val="af1"/>
              </w:rPr>
              <w:commentReference w:id="39"/>
            </w:r>
            <w:commentRangeEnd w:id="40"/>
            <w:r w:rsidR="00D10509">
              <w:rPr>
                <w:rStyle w:val="af1"/>
              </w:rPr>
              <w:commentReference w:id="40"/>
            </w:r>
          </w:p>
        </w:tc>
      </w:tr>
      <w:tr w:rsidR="00113164" w14:paraId="38D46DAA" w14:textId="77777777" w:rsidTr="005C0654">
        <w:tc>
          <w:tcPr>
            <w:tcW w:w="1951" w:type="dxa"/>
            <w:shd w:val="clear" w:color="auto" w:fill="auto"/>
            <w:vAlign w:val="center"/>
          </w:tcPr>
          <w:p w14:paraId="34558223" w14:textId="77777777" w:rsidR="00113164" w:rsidRPr="003D4D14" w:rsidRDefault="00113164" w:rsidP="003D4D14">
            <w:pPr>
              <w:ind w:firstLine="0"/>
              <w:rPr>
                <w:sz w:val="18"/>
                <w:szCs w:val="18"/>
              </w:rPr>
            </w:pPr>
            <w:r w:rsidRPr="003D4D14">
              <w:rPr>
                <w:sz w:val="18"/>
                <w:szCs w:val="18"/>
              </w:rPr>
              <w:t>FATCA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4F6E4451" w14:textId="77777777" w:rsidR="00113164" w:rsidRDefault="00113164" w:rsidP="00553BC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543FBBD4" w14:textId="77777777" w:rsidR="00113164" w:rsidRPr="002E0FCE" w:rsidRDefault="00113164" w:rsidP="00553BC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2C159D24" w14:textId="77777777" w:rsidR="00EC1A3E" w:rsidRPr="00EC1A3E" w:rsidRDefault="00EC1A3E" w:rsidP="00EC1A3E">
            <w:pPr>
              <w:ind w:firstLine="0"/>
              <w:jc w:val="center"/>
              <w:rPr>
                <w:sz w:val="18"/>
                <w:szCs w:val="18"/>
              </w:rPr>
            </w:pPr>
            <w:r w:rsidRPr="00EC1A3E">
              <w:rPr>
                <w:sz w:val="18"/>
                <w:szCs w:val="18"/>
              </w:rPr>
              <w:t>Добавить</w:t>
            </w:r>
          </w:p>
          <w:p w14:paraId="543A41D9" w14:textId="77777777" w:rsidR="00113164" w:rsidRPr="005003E0" w:rsidRDefault="00EC1A3E" w:rsidP="00EC1A3E">
            <w:pPr>
              <w:ind w:firstLine="0"/>
              <w:jc w:val="center"/>
              <w:rPr>
                <w:sz w:val="18"/>
                <w:szCs w:val="18"/>
              </w:rPr>
            </w:pPr>
            <w:r w:rsidRPr="00EC1A3E">
              <w:rPr>
                <w:sz w:val="18"/>
                <w:szCs w:val="18"/>
              </w:rPr>
              <w:t>Да/Нет</w:t>
            </w:r>
          </w:p>
        </w:tc>
        <w:tc>
          <w:tcPr>
            <w:tcW w:w="4678" w:type="dxa"/>
            <w:shd w:val="clear" w:color="auto" w:fill="auto"/>
          </w:tcPr>
          <w:p w14:paraId="59FCFE84" w14:textId="77777777" w:rsidR="00113164" w:rsidRPr="005003E0" w:rsidRDefault="00867FEC" w:rsidP="00553BCF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Отображает </w:t>
            </w:r>
            <w:r w:rsidR="00113164" w:rsidRPr="005003E0">
              <w:rPr>
                <w:sz w:val="18"/>
                <w:szCs w:val="18"/>
              </w:rPr>
              <w:t>информаци</w:t>
            </w:r>
            <w:r>
              <w:rPr>
                <w:sz w:val="18"/>
                <w:szCs w:val="18"/>
              </w:rPr>
              <w:t>ю</w:t>
            </w:r>
            <w:r w:rsidR="00113164" w:rsidRPr="005003E0">
              <w:rPr>
                <w:sz w:val="18"/>
                <w:szCs w:val="18"/>
              </w:rPr>
              <w:t xml:space="preserve"> о признаке </w:t>
            </w:r>
            <w:r w:rsidR="00113164" w:rsidRPr="005003E0">
              <w:rPr>
                <w:sz w:val="18"/>
                <w:szCs w:val="18"/>
                <w:lang w:val="en-US"/>
              </w:rPr>
              <w:t>FATCA</w:t>
            </w:r>
            <w:r w:rsidR="00113164" w:rsidRPr="005003E0">
              <w:rPr>
                <w:sz w:val="18"/>
                <w:szCs w:val="18"/>
              </w:rPr>
              <w:t>.</w:t>
            </w:r>
          </w:p>
          <w:p w14:paraId="59BD023E" w14:textId="77777777" w:rsidR="00113164" w:rsidRPr="00D112D7" w:rsidRDefault="00113164" w:rsidP="00553BCF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Если нет данных о признаке </w:t>
            </w:r>
            <w:r w:rsidRPr="005003E0">
              <w:rPr>
                <w:sz w:val="18"/>
                <w:szCs w:val="18"/>
                <w:lang w:val="en-US"/>
              </w:rPr>
              <w:t>FATCA</w:t>
            </w:r>
            <w:r w:rsidRPr="005003E0">
              <w:rPr>
                <w:sz w:val="18"/>
                <w:szCs w:val="18"/>
              </w:rPr>
              <w:t>, то отображать текст «Добавить».</w:t>
            </w:r>
          </w:p>
          <w:p w14:paraId="430BDAC4" w14:textId="77777777" w:rsidR="00B333B3" w:rsidRPr="00D112D7" w:rsidRDefault="00B333B3" w:rsidP="00553BCF">
            <w:pPr>
              <w:ind w:firstLine="0"/>
              <w:rPr>
                <w:sz w:val="18"/>
                <w:szCs w:val="18"/>
              </w:rPr>
            </w:pPr>
            <w:commentRangeStart w:id="41"/>
            <w:commentRangeStart w:id="42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«Связи с юр. лицами»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41"/>
            <w:r>
              <w:rPr>
                <w:rStyle w:val="af1"/>
              </w:rPr>
              <w:commentReference w:id="41"/>
            </w:r>
            <w:commentRangeEnd w:id="42"/>
            <w:r w:rsidR="00D10509">
              <w:rPr>
                <w:rStyle w:val="af1"/>
              </w:rPr>
              <w:commentReference w:id="42"/>
            </w:r>
          </w:p>
        </w:tc>
      </w:tr>
      <w:tr w:rsidR="00113164" w14:paraId="7FDAA25A" w14:textId="77777777" w:rsidTr="005C0654">
        <w:tc>
          <w:tcPr>
            <w:tcW w:w="1951" w:type="dxa"/>
            <w:shd w:val="clear" w:color="auto" w:fill="auto"/>
            <w:vAlign w:val="center"/>
          </w:tcPr>
          <w:p w14:paraId="487FF224" w14:textId="77777777" w:rsidR="00113164" w:rsidRPr="003D4D14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CRS:</w:t>
            </w:r>
          </w:p>
        </w:tc>
        <w:tc>
          <w:tcPr>
            <w:tcW w:w="1276" w:type="dxa"/>
          </w:tcPr>
          <w:p w14:paraId="6F7931AE" w14:textId="77777777" w:rsidR="00113164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1773E1EA" w14:textId="77777777" w:rsidR="00113164" w:rsidRPr="002E0FCE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53AE91AB" w14:textId="77777777" w:rsidR="00EC1A3E" w:rsidRPr="00EC1A3E" w:rsidRDefault="00EC1A3E" w:rsidP="00EC1A3E">
            <w:pPr>
              <w:ind w:firstLine="0"/>
              <w:jc w:val="center"/>
              <w:rPr>
                <w:sz w:val="18"/>
                <w:szCs w:val="18"/>
              </w:rPr>
            </w:pPr>
            <w:r w:rsidRPr="00EC1A3E">
              <w:rPr>
                <w:sz w:val="18"/>
                <w:szCs w:val="18"/>
              </w:rPr>
              <w:t>Добавить</w:t>
            </w:r>
          </w:p>
          <w:p w14:paraId="6B1727C8" w14:textId="77777777" w:rsidR="00113164" w:rsidRPr="005003E0" w:rsidRDefault="00EC1A3E" w:rsidP="00EC1A3E">
            <w:pPr>
              <w:ind w:firstLine="0"/>
              <w:jc w:val="center"/>
              <w:rPr>
                <w:sz w:val="18"/>
                <w:szCs w:val="18"/>
              </w:rPr>
            </w:pPr>
            <w:r w:rsidRPr="00EC1A3E">
              <w:rPr>
                <w:sz w:val="18"/>
                <w:szCs w:val="18"/>
              </w:rPr>
              <w:t>Да/Нет</w:t>
            </w:r>
          </w:p>
        </w:tc>
        <w:tc>
          <w:tcPr>
            <w:tcW w:w="4678" w:type="dxa"/>
            <w:shd w:val="clear" w:color="auto" w:fill="auto"/>
          </w:tcPr>
          <w:p w14:paraId="725E1B9D" w14:textId="77777777" w:rsidR="00113164" w:rsidRPr="005003E0" w:rsidRDefault="00E3457A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Отображает </w:t>
            </w:r>
            <w:r w:rsidR="00113164" w:rsidRPr="005003E0">
              <w:rPr>
                <w:sz w:val="18"/>
                <w:szCs w:val="18"/>
              </w:rPr>
              <w:t>информаци</w:t>
            </w:r>
            <w:r>
              <w:rPr>
                <w:sz w:val="18"/>
                <w:szCs w:val="18"/>
              </w:rPr>
              <w:t>ю</w:t>
            </w:r>
            <w:r w:rsidR="00113164" w:rsidRPr="005003E0">
              <w:rPr>
                <w:sz w:val="18"/>
                <w:szCs w:val="18"/>
              </w:rPr>
              <w:t xml:space="preserve"> о признаке </w:t>
            </w:r>
            <w:r w:rsidR="00113164" w:rsidRPr="005003E0">
              <w:rPr>
                <w:sz w:val="18"/>
                <w:szCs w:val="18"/>
                <w:lang w:val="en-US"/>
              </w:rPr>
              <w:t>CRS</w:t>
            </w:r>
            <w:r w:rsidR="00113164" w:rsidRPr="005003E0">
              <w:rPr>
                <w:sz w:val="18"/>
                <w:szCs w:val="18"/>
              </w:rPr>
              <w:t>.</w:t>
            </w:r>
          </w:p>
          <w:p w14:paraId="1F564EE6" w14:textId="77777777" w:rsidR="00113164" w:rsidRPr="00D112D7" w:rsidRDefault="00113164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Если нет данных о признаке </w:t>
            </w:r>
            <w:r w:rsidRPr="005003E0">
              <w:rPr>
                <w:sz w:val="18"/>
                <w:szCs w:val="18"/>
                <w:lang w:val="en-US"/>
              </w:rPr>
              <w:t>CRS</w:t>
            </w:r>
            <w:r w:rsidRPr="005003E0">
              <w:rPr>
                <w:sz w:val="18"/>
                <w:szCs w:val="18"/>
              </w:rPr>
              <w:t>, то отображать текст «Добавить».</w:t>
            </w:r>
          </w:p>
          <w:p w14:paraId="4D1D8095" w14:textId="77777777" w:rsidR="00B333B3" w:rsidRPr="00D112D7" w:rsidRDefault="00B333B3" w:rsidP="003046D2">
            <w:pPr>
              <w:ind w:firstLine="0"/>
              <w:rPr>
                <w:sz w:val="18"/>
                <w:szCs w:val="18"/>
              </w:rPr>
            </w:pPr>
            <w:commentRangeStart w:id="43"/>
            <w:commentRangeStart w:id="44"/>
            <w:r w:rsidRPr="005003E0">
              <w:rPr>
                <w:sz w:val="18"/>
                <w:szCs w:val="18"/>
              </w:rPr>
              <w:lastRenderedPageBreak/>
              <w:t>Гиперссылка на закладку</w:t>
            </w:r>
            <w:r>
              <w:rPr>
                <w:sz w:val="18"/>
                <w:szCs w:val="18"/>
              </w:rPr>
              <w:t xml:space="preserve"> «Связи с юр. лицами»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43"/>
            <w:r>
              <w:rPr>
                <w:rStyle w:val="af1"/>
              </w:rPr>
              <w:commentReference w:id="43"/>
            </w:r>
            <w:commentRangeEnd w:id="44"/>
            <w:r w:rsidR="00D10509">
              <w:rPr>
                <w:rStyle w:val="af1"/>
              </w:rPr>
              <w:commentReference w:id="44"/>
            </w:r>
          </w:p>
        </w:tc>
      </w:tr>
      <w:tr w:rsidR="00113164" w14:paraId="5B813BE9" w14:textId="77777777" w:rsidTr="005C0654">
        <w:tc>
          <w:tcPr>
            <w:tcW w:w="1951" w:type="dxa"/>
            <w:shd w:val="clear" w:color="auto" w:fill="auto"/>
            <w:vAlign w:val="center"/>
          </w:tcPr>
          <w:p w14:paraId="019348D1" w14:textId="77777777" w:rsidR="00113164" w:rsidRPr="00AA6F83" w:rsidRDefault="00113164" w:rsidP="00AA6F83">
            <w:pPr>
              <w:ind w:firstLine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lastRenderedPageBreak/>
              <w:t>Тип документа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0A5D1F9E" w14:textId="77777777" w:rsidR="00113164" w:rsidRDefault="00113164" w:rsidP="004832B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3192B1E3" w14:textId="77777777" w:rsidR="00113164" w:rsidRPr="002E0FCE" w:rsidRDefault="00113164" w:rsidP="004832B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63BF2D5D" w14:textId="77777777" w:rsidR="006D1155" w:rsidRPr="006D1155" w:rsidRDefault="006D1155" w:rsidP="006D1155">
            <w:pPr>
              <w:ind w:firstLine="0"/>
              <w:jc w:val="center"/>
              <w:rPr>
                <w:sz w:val="18"/>
                <w:szCs w:val="18"/>
              </w:rPr>
            </w:pPr>
            <w:r w:rsidRPr="006D1155">
              <w:rPr>
                <w:sz w:val="18"/>
                <w:szCs w:val="18"/>
              </w:rPr>
              <w:t>Добавить</w:t>
            </w:r>
          </w:p>
          <w:p w14:paraId="383C2D74" w14:textId="77777777" w:rsidR="00113164" w:rsidRPr="005003E0" w:rsidRDefault="006D1155" w:rsidP="006D1155">
            <w:pPr>
              <w:ind w:firstLine="0"/>
              <w:jc w:val="center"/>
              <w:rPr>
                <w:sz w:val="18"/>
                <w:szCs w:val="18"/>
              </w:rPr>
            </w:pPr>
            <w:r w:rsidRPr="006D1155">
              <w:rPr>
                <w:sz w:val="18"/>
                <w:szCs w:val="18"/>
              </w:rPr>
              <w:t>Паспорт РФ</w:t>
            </w:r>
          </w:p>
        </w:tc>
        <w:tc>
          <w:tcPr>
            <w:tcW w:w="4678" w:type="dxa"/>
            <w:shd w:val="clear" w:color="auto" w:fill="auto"/>
          </w:tcPr>
          <w:p w14:paraId="77A88312" w14:textId="77777777" w:rsidR="00113164" w:rsidRPr="005003E0" w:rsidRDefault="00113164" w:rsidP="00330B30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типе основного документа, удостоверяющего личность.</w:t>
            </w:r>
          </w:p>
          <w:p w14:paraId="16B931C4" w14:textId="77777777" w:rsidR="00113164" w:rsidRPr="005003E0" w:rsidRDefault="00113164" w:rsidP="0080711E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 типе документа, то отображать текст «Добавить».</w:t>
            </w:r>
          </w:p>
          <w:p w14:paraId="59B6F927" w14:textId="77777777" w:rsidR="00113164" w:rsidRPr="005003E0" w:rsidRDefault="00330AED" w:rsidP="00330AED">
            <w:pPr>
              <w:ind w:firstLine="0"/>
              <w:rPr>
                <w:sz w:val="18"/>
                <w:szCs w:val="18"/>
              </w:rPr>
            </w:pPr>
            <w:commentRangeStart w:id="45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«Документы удостоверяющие личность»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45"/>
            <w:r>
              <w:rPr>
                <w:rStyle w:val="af1"/>
              </w:rPr>
              <w:commentReference w:id="45"/>
            </w:r>
          </w:p>
        </w:tc>
      </w:tr>
      <w:tr w:rsidR="00113164" w14:paraId="0079694C" w14:textId="77777777" w:rsidTr="005C0654">
        <w:tc>
          <w:tcPr>
            <w:tcW w:w="1951" w:type="dxa"/>
            <w:shd w:val="clear" w:color="auto" w:fill="auto"/>
            <w:vAlign w:val="center"/>
          </w:tcPr>
          <w:p w14:paraId="07E44552" w14:textId="77777777" w:rsidR="00113164" w:rsidRPr="00AA6F83" w:rsidRDefault="00113164" w:rsidP="00AA6F83">
            <w:pPr>
              <w:ind w:firstLine="0"/>
              <w:rPr>
                <w:sz w:val="18"/>
                <w:szCs w:val="18"/>
                <w:lang w:val="en-US"/>
              </w:rPr>
            </w:pPr>
            <w:r w:rsidRPr="00AA6F83">
              <w:rPr>
                <w:sz w:val="18"/>
                <w:szCs w:val="18"/>
              </w:rPr>
              <w:t>Серия, н</w:t>
            </w:r>
            <w:r>
              <w:rPr>
                <w:sz w:val="18"/>
                <w:szCs w:val="18"/>
              </w:rPr>
              <w:t>омер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5B440EF0" w14:textId="77777777" w:rsidR="00113164" w:rsidRDefault="00113164" w:rsidP="004832B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5CFDF736" w14:textId="77777777" w:rsidR="00113164" w:rsidRPr="002E0FCE" w:rsidRDefault="00113164" w:rsidP="004832B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1601AD49" w14:textId="77777777" w:rsidR="00EE3F7B" w:rsidRDefault="00EE3F7B" w:rsidP="0011316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Добавить</w:t>
            </w:r>
          </w:p>
          <w:p w14:paraId="596174C0" w14:textId="77777777" w:rsidR="00113164" w:rsidRPr="005003E0" w:rsidRDefault="00E6247C" w:rsidP="0011316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1234 123456</w:t>
            </w:r>
          </w:p>
        </w:tc>
        <w:tc>
          <w:tcPr>
            <w:tcW w:w="4678" w:type="dxa"/>
            <w:shd w:val="clear" w:color="auto" w:fill="auto"/>
          </w:tcPr>
          <w:p w14:paraId="0AC8E28A" w14:textId="77777777" w:rsidR="00113164" w:rsidRDefault="00113164" w:rsidP="00330B30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серии и номере основного документа, удостоверяющего личность клиента.</w:t>
            </w:r>
          </w:p>
          <w:p w14:paraId="57A7741D" w14:textId="77777777" w:rsidR="00EE3F7B" w:rsidRPr="005003E0" w:rsidRDefault="00EE3F7B" w:rsidP="00330B30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 семейном положении, то отображать текст «Добавить».</w:t>
            </w:r>
          </w:p>
          <w:p w14:paraId="4E1E6E47" w14:textId="77777777" w:rsidR="00113164" w:rsidRPr="005003E0" w:rsidRDefault="00330AED" w:rsidP="00330B30">
            <w:pPr>
              <w:ind w:firstLine="0"/>
              <w:rPr>
                <w:sz w:val="18"/>
                <w:szCs w:val="18"/>
              </w:rPr>
            </w:pPr>
            <w:commentRangeStart w:id="46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«Документы удостоверяющие личность»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46"/>
            <w:r>
              <w:rPr>
                <w:rStyle w:val="af1"/>
              </w:rPr>
              <w:commentReference w:id="46"/>
            </w:r>
          </w:p>
        </w:tc>
      </w:tr>
      <w:tr w:rsidR="00113164" w14:paraId="047498CE" w14:textId="77777777" w:rsidTr="005C0654">
        <w:tc>
          <w:tcPr>
            <w:tcW w:w="1951" w:type="dxa"/>
            <w:shd w:val="clear" w:color="auto" w:fill="auto"/>
            <w:vAlign w:val="center"/>
          </w:tcPr>
          <w:p w14:paraId="4CC9315F" w14:textId="77777777" w:rsidR="00113164" w:rsidRPr="00AA6F83" w:rsidRDefault="00113164" w:rsidP="00AA6F83">
            <w:pPr>
              <w:ind w:firstLine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Гражданство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5D77DC28" w14:textId="77777777" w:rsidR="00113164" w:rsidRDefault="00113164" w:rsidP="009D58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5A45DD3F" w14:textId="77777777" w:rsidR="00113164" w:rsidRPr="002E0FCE" w:rsidRDefault="00113164" w:rsidP="009D58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4545973F" w14:textId="77777777" w:rsidR="00E6247C" w:rsidRPr="00E6247C" w:rsidRDefault="00E6247C" w:rsidP="00E6247C">
            <w:pPr>
              <w:ind w:firstLine="0"/>
              <w:jc w:val="center"/>
              <w:rPr>
                <w:sz w:val="18"/>
                <w:szCs w:val="18"/>
              </w:rPr>
            </w:pPr>
            <w:r w:rsidRPr="00E6247C">
              <w:rPr>
                <w:sz w:val="18"/>
                <w:szCs w:val="18"/>
              </w:rPr>
              <w:t>Добавить</w:t>
            </w:r>
          </w:p>
          <w:p w14:paraId="19C8322B" w14:textId="77777777" w:rsidR="00113164" w:rsidRPr="005003E0" w:rsidRDefault="00E6247C" w:rsidP="00E6247C">
            <w:pPr>
              <w:ind w:firstLine="0"/>
              <w:jc w:val="center"/>
              <w:rPr>
                <w:sz w:val="18"/>
                <w:szCs w:val="18"/>
              </w:rPr>
            </w:pPr>
            <w:r w:rsidRPr="00E6247C">
              <w:rPr>
                <w:sz w:val="18"/>
                <w:szCs w:val="18"/>
              </w:rPr>
              <w:t>РФ, США</w:t>
            </w:r>
          </w:p>
        </w:tc>
        <w:tc>
          <w:tcPr>
            <w:tcW w:w="4678" w:type="dxa"/>
            <w:shd w:val="clear" w:color="auto" w:fill="auto"/>
          </w:tcPr>
          <w:p w14:paraId="30394CC6" w14:textId="77777777" w:rsidR="00113164" w:rsidRPr="005003E0" w:rsidRDefault="00113164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список государств, в которых клиент является гражданином.</w:t>
            </w:r>
          </w:p>
          <w:p w14:paraId="214327C4" w14:textId="77777777" w:rsidR="00113164" w:rsidRPr="005003E0" w:rsidRDefault="00113164" w:rsidP="00716EB9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 гражданстве, то отображать текст «Добавить».</w:t>
            </w:r>
          </w:p>
          <w:p w14:paraId="285949E5" w14:textId="77777777" w:rsidR="00113164" w:rsidRPr="005003E0" w:rsidRDefault="00330AED" w:rsidP="00716EB9">
            <w:pPr>
              <w:ind w:firstLine="0"/>
              <w:rPr>
                <w:sz w:val="18"/>
                <w:szCs w:val="18"/>
              </w:rPr>
            </w:pPr>
            <w:commentRangeStart w:id="47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«Документы удостоверяющие личность»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47"/>
            <w:r>
              <w:rPr>
                <w:rStyle w:val="af1"/>
              </w:rPr>
              <w:commentReference w:id="47"/>
            </w:r>
          </w:p>
        </w:tc>
      </w:tr>
      <w:tr w:rsidR="00113164" w14:paraId="2D30936D" w14:textId="77777777" w:rsidTr="005C0654">
        <w:tc>
          <w:tcPr>
            <w:tcW w:w="1951" w:type="dxa"/>
            <w:shd w:val="clear" w:color="auto" w:fill="auto"/>
            <w:vAlign w:val="center"/>
          </w:tcPr>
          <w:p w14:paraId="0816DCAC" w14:textId="77777777" w:rsidR="00113164" w:rsidRPr="00AA6F83" w:rsidRDefault="00113164" w:rsidP="00AA6F83">
            <w:pPr>
              <w:ind w:firstLine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Налоговый резидент РФ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701C710C" w14:textId="77777777" w:rsidR="00113164" w:rsidRDefault="00113164" w:rsidP="004F005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0E29CCE7" w14:textId="77777777" w:rsidR="00113164" w:rsidRPr="002E0FCE" w:rsidRDefault="00113164" w:rsidP="004F005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74A670FD" w14:textId="77777777" w:rsidR="002D0E83" w:rsidRPr="002D0E83" w:rsidRDefault="002D0E83" w:rsidP="002D0E83">
            <w:pPr>
              <w:ind w:firstLine="0"/>
              <w:jc w:val="center"/>
              <w:rPr>
                <w:sz w:val="18"/>
                <w:szCs w:val="18"/>
              </w:rPr>
            </w:pPr>
            <w:r w:rsidRPr="002D0E83">
              <w:rPr>
                <w:sz w:val="18"/>
                <w:szCs w:val="18"/>
              </w:rPr>
              <w:t>Добавить</w:t>
            </w:r>
          </w:p>
          <w:p w14:paraId="30498728" w14:textId="77777777" w:rsidR="00113164" w:rsidRPr="005003E0" w:rsidRDefault="002D0E83" w:rsidP="002D0E83">
            <w:pPr>
              <w:ind w:firstLine="0"/>
              <w:jc w:val="center"/>
              <w:rPr>
                <w:sz w:val="18"/>
                <w:szCs w:val="18"/>
              </w:rPr>
            </w:pPr>
            <w:r w:rsidRPr="002D0E83">
              <w:rPr>
                <w:sz w:val="18"/>
                <w:szCs w:val="18"/>
              </w:rPr>
              <w:t>Да/Нет</w:t>
            </w:r>
          </w:p>
        </w:tc>
        <w:tc>
          <w:tcPr>
            <w:tcW w:w="4678" w:type="dxa"/>
            <w:shd w:val="clear" w:color="auto" w:fill="auto"/>
          </w:tcPr>
          <w:p w14:paraId="0FD2DD14" w14:textId="77777777" w:rsidR="00113164" w:rsidRPr="005003E0" w:rsidRDefault="00113164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признаке «налоговый резидент РФ».</w:t>
            </w:r>
          </w:p>
          <w:p w14:paraId="2778100C" w14:textId="77777777" w:rsidR="00113164" w:rsidRPr="005003E0" w:rsidRDefault="00113164" w:rsidP="0087703A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 признаке, то отображать текст «Добавить».</w:t>
            </w:r>
          </w:p>
          <w:p w14:paraId="440C76A6" w14:textId="77777777" w:rsidR="00113164" w:rsidRPr="005003E0" w:rsidRDefault="00330AED" w:rsidP="0087703A">
            <w:pPr>
              <w:ind w:firstLine="0"/>
              <w:rPr>
                <w:sz w:val="18"/>
                <w:szCs w:val="18"/>
              </w:rPr>
            </w:pPr>
            <w:commentRangeStart w:id="48"/>
            <w:commentRangeStart w:id="49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«Документы удостоверяющие личность»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48"/>
            <w:r>
              <w:rPr>
                <w:rStyle w:val="af1"/>
              </w:rPr>
              <w:commentReference w:id="48"/>
            </w:r>
            <w:commentRangeEnd w:id="49"/>
            <w:r w:rsidR="00D10509">
              <w:rPr>
                <w:rStyle w:val="af1"/>
              </w:rPr>
              <w:commentReference w:id="49"/>
            </w:r>
          </w:p>
        </w:tc>
      </w:tr>
      <w:tr w:rsidR="00113164" w14:paraId="1CF2730B" w14:textId="77777777" w:rsidTr="005C0654">
        <w:tc>
          <w:tcPr>
            <w:tcW w:w="1951" w:type="dxa"/>
            <w:shd w:val="clear" w:color="auto" w:fill="auto"/>
            <w:vAlign w:val="center"/>
          </w:tcPr>
          <w:p w14:paraId="3B947D43" w14:textId="77777777" w:rsidR="00113164" w:rsidRPr="00AA6F83" w:rsidRDefault="00113164" w:rsidP="00AA6F83">
            <w:pPr>
              <w:ind w:firstLine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Валютный резидент РФ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4A9643D0" w14:textId="77777777" w:rsidR="00113164" w:rsidRDefault="00113164" w:rsidP="004F005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01B45F8D" w14:textId="77777777" w:rsidR="00113164" w:rsidRPr="002E0FCE" w:rsidRDefault="00113164" w:rsidP="004F005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7FC267A8" w14:textId="77777777" w:rsidR="002D0E83" w:rsidRPr="002D0E83" w:rsidRDefault="002D0E83" w:rsidP="002D0E83">
            <w:pPr>
              <w:ind w:firstLine="0"/>
              <w:jc w:val="center"/>
              <w:rPr>
                <w:sz w:val="18"/>
                <w:szCs w:val="18"/>
              </w:rPr>
            </w:pPr>
            <w:r w:rsidRPr="002D0E83">
              <w:rPr>
                <w:sz w:val="18"/>
                <w:szCs w:val="18"/>
              </w:rPr>
              <w:t>Добавить</w:t>
            </w:r>
          </w:p>
          <w:p w14:paraId="600F8427" w14:textId="77777777" w:rsidR="00113164" w:rsidRPr="005003E0" w:rsidRDefault="002D0E83" w:rsidP="002D0E83">
            <w:pPr>
              <w:ind w:firstLine="0"/>
              <w:jc w:val="center"/>
              <w:rPr>
                <w:sz w:val="18"/>
                <w:szCs w:val="18"/>
              </w:rPr>
            </w:pPr>
            <w:r w:rsidRPr="002D0E83">
              <w:rPr>
                <w:sz w:val="18"/>
                <w:szCs w:val="18"/>
              </w:rPr>
              <w:t>Да/Нет</w:t>
            </w:r>
          </w:p>
        </w:tc>
        <w:tc>
          <w:tcPr>
            <w:tcW w:w="4678" w:type="dxa"/>
            <w:shd w:val="clear" w:color="auto" w:fill="auto"/>
          </w:tcPr>
          <w:p w14:paraId="4E4DC121" w14:textId="77777777" w:rsidR="00113164" w:rsidRPr="005003E0" w:rsidRDefault="00113164" w:rsidP="0087703A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признаке «валютный резидент РФ».</w:t>
            </w:r>
          </w:p>
          <w:p w14:paraId="17F6FD96" w14:textId="77777777" w:rsidR="00113164" w:rsidRPr="005003E0" w:rsidRDefault="00113164" w:rsidP="0087703A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 признаке, то отображать текст «Добавить».</w:t>
            </w:r>
          </w:p>
          <w:p w14:paraId="796B1ADC" w14:textId="77777777" w:rsidR="00113164" w:rsidRPr="005003E0" w:rsidRDefault="00330AED" w:rsidP="0087703A">
            <w:pPr>
              <w:ind w:firstLine="0"/>
              <w:rPr>
                <w:sz w:val="18"/>
                <w:szCs w:val="18"/>
              </w:rPr>
            </w:pPr>
            <w:commentRangeStart w:id="50"/>
            <w:commentRangeStart w:id="51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«Документы удостоверяющие личность»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50"/>
            <w:r>
              <w:rPr>
                <w:rStyle w:val="af1"/>
              </w:rPr>
              <w:commentReference w:id="50"/>
            </w:r>
            <w:commentRangeEnd w:id="51"/>
            <w:r w:rsidR="00D10509">
              <w:rPr>
                <w:rStyle w:val="af1"/>
              </w:rPr>
              <w:commentReference w:id="51"/>
            </w:r>
          </w:p>
        </w:tc>
      </w:tr>
      <w:tr w:rsidR="00113164" w14:paraId="62C4FE78" w14:textId="77777777" w:rsidTr="005C0654">
        <w:tc>
          <w:tcPr>
            <w:tcW w:w="1951" w:type="dxa"/>
            <w:shd w:val="clear" w:color="auto" w:fill="auto"/>
            <w:vAlign w:val="center"/>
          </w:tcPr>
          <w:p w14:paraId="1C34300F" w14:textId="77777777" w:rsidR="00113164" w:rsidRPr="00AA6F83" w:rsidRDefault="00113164" w:rsidP="00AA6F83">
            <w:pPr>
              <w:ind w:firstLine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Язык для устной коммуникации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192478BB" w14:textId="77777777" w:rsidR="00113164" w:rsidRDefault="00113164" w:rsidP="004F005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27386A23" w14:textId="77777777" w:rsidR="00113164" w:rsidRPr="002E0FCE" w:rsidRDefault="00113164" w:rsidP="004F005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3A4C9024" w14:textId="77777777" w:rsidR="002D0E83" w:rsidRPr="002D0E83" w:rsidRDefault="002D0E83" w:rsidP="002D0E83">
            <w:pPr>
              <w:ind w:firstLine="0"/>
              <w:jc w:val="center"/>
              <w:rPr>
                <w:sz w:val="18"/>
                <w:szCs w:val="18"/>
              </w:rPr>
            </w:pPr>
            <w:r w:rsidRPr="002D0E83">
              <w:rPr>
                <w:sz w:val="18"/>
                <w:szCs w:val="18"/>
              </w:rPr>
              <w:t>Добавить</w:t>
            </w:r>
          </w:p>
          <w:p w14:paraId="26427D3C" w14:textId="77777777" w:rsidR="00113164" w:rsidRPr="005003E0" w:rsidRDefault="002D0E83" w:rsidP="002D0E83">
            <w:pPr>
              <w:ind w:firstLine="0"/>
              <w:jc w:val="center"/>
              <w:rPr>
                <w:sz w:val="18"/>
                <w:szCs w:val="18"/>
              </w:rPr>
            </w:pPr>
            <w:r w:rsidRPr="002D0E83">
              <w:rPr>
                <w:sz w:val="18"/>
                <w:szCs w:val="18"/>
              </w:rPr>
              <w:t>Русский/Английский</w:t>
            </w:r>
          </w:p>
        </w:tc>
        <w:tc>
          <w:tcPr>
            <w:tcW w:w="4678" w:type="dxa"/>
            <w:shd w:val="clear" w:color="auto" w:fill="auto"/>
          </w:tcPr>
          <w:p w14:paraId="5FCB3D90" w14:textId="77777777" w:rsidR="00113164" w:rsidRPr="005003E0" w:rsidRDefault="00113164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языке для устной коммуникации.</w:t>
            </w:r>
          </w:p>
          <w:p w14:paraId="1305A431" w14:textId="77777777" w:rsidR="00113164" w:rsidRPr="005003E0" w:rsidRDefault="00113164" w:rsidP="005C4507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 языке для коммуникации, то отображать текст «Добавить».</w:t>
            </w:r>
          </w:p>
          <w:p w14:paraId="5A78AE56" w14:textId="77777777" w:rsidR="00113164" w:rsidRPr="005003E0" w:rsidRDefault="00330AED" w:rsidP="005C4507">
            <w:pPr>
              <w:ind w:firstLine="0"/>
              <w:rPr>
                <w:sz w:val="18"/>
                <w:szCs w:val="18"/>
              </w:rPr>
            </w:pPr>
            <w:commentRangeStart w:id="52"/>
            <w:commentRangeStart w:id="53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«Документы удостоверяющие личность»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52"/>
            <w:r>
              <w:rPr>
                <w:rStyle w:val="af1"/>
              </w:rPr>
              <w:commentReference w:id="52"/>
            </w:r>
            <w:commentRangeEnd w:id="53"/>
            <w:r w:rsidR="00D10509">
              <w:rPr>
                <w:rStyle w:val="af1"/>
              </w:rPr>
              <w:commentReference w:id="53"/>
            </w:r>
          </w:p>
        </w:tc>
      </w:tr>
      <w:tr w:rsidR="00113164" w14:paraId="74F67136" w14:textId="77777777" w:rsidTr="005C0654">
        <w:tc>
          <w:tcPr>
            <w:tcW w:w="1951" w:type="dxa"/>
            <w:shd w:val="clear" w:color="auto" w:fill="auto"/>
            <w:vAlign w:val="center"/>
          </w:tcPr>
          <w:p w14:paraId="3A632AA5" w14:textId="77777777" w:rsidR="00113164" w:rsidRPr="00AA6F83" w:rsidRDefault="00113164" w:rsidP="00AA6F83">
            <w:pPr>
              <w:ind w:firstLine="0"/>
              <w:rPr>
                <w:sz w:val="18"/>
                <w:szCs w:val="18"/>
                <w:lang w:val="en-US"/>
              </w:rPr>
            </w:pPr>
            <w:r w:rsidRPr="00AA6F83">
              <w:rPr>
                <w:sz w:val="18"/>
                <w:szCs w:val="18"/>
              </w:rPr>
              <w:t>Язык для письменной ком</w:t>
            </w:r>
            <w:r>
              <w:rPr>
                <w:sz w:val="18"/>
                <w:szCs w:val="18"/>
              </w:rPr>
              <w:t>муникации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0967C8BF" w14:textId="77777777" w:rsidR="00113164" w:rsidRDefault="00113164" w:rsidP="004F005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6D8D01D4" w14:textId="77777777" w:rsidR="00113164" w:rsidRPr="002E0FCE" w:rsidRDefault="00113164" w:rsidP="004F005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558C15EE" w14:textId="77777777" w:rsidR="002D0E83" w:rsidRPr="002D0E83" w:rsidRDefault="002D0E83" w:rsidP="002D0E83">
            <w:pPr>
              <w:ind w:firstLine="0"/>
              <w:jc w:val="center"/>
              <w:rPr>
                <w:sz w:val="18"/>
                <w:szCs w:val="18"/>
              </w:rPr>
            </w:pPr>
            <w:r w:rsidRPr="002D0E83">
              <w:rPr>
                <w:sz w:val="18"/>
                <w:szCs w:val="18"/>
              </w:rPr>
              <w:t>Добавить</w:t>
            </w:r>
          </w:p>
          <w:p w14:paraId="7A32254C" w14:textId="77777777" w:rsidR="00113164" w:rsidRPr="005003E0" w:rsidRDefault="002D0E83" w:rsidP="002D0E83">
            <w:pPr>
              <w:ind w:firstLine="0"/>
              <w:jc w:val="center"/>
              <w:rPr>
                <w:sz w:val="18"/>
                <w:szCs w:val="18"/>
              </w:rPr>
            </w:pPr>
            <w:r w:rsidRPr="002D0E83">
              <w:rPr>
                <w:sz w:val="18"/>
                <w:szCs w:val="18"/>
              </w:rPr>
              <w:t>Русский/Английский</w:t>
            </w:r>
          </w:p>
        </w:tc>
        <w:tc>
          <w:tcPr>
            <w:tcW w:w="4678" w:type="dxa"/>
            <w:shd w:val="clear" w:color="auto" w:fill="auto"/>
          </w:tcPr>
          <w:p w14:paraId="70CDCCA4" w14:textId="77777777" w:rsidR="00113164" w:rsidRPr="005003E0" w:rsidRDefault="00113164" w:rsidP="005C4507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языке для письменной коммуникации.</w:t>
            </w:r>
          </w:p>
          <w:p w14:paraId="2230AF7C" w14:textId="77777777" w:rsidR="00113164" w:rsidRPr="005003E0" w:rsidRDefault="00113164" w:rsidP="005C4507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 языке для коммуникации, то отображать текст «Добавить».</w:t>
            </w:r>
          </w:p>
          <w:p w14:paraId="40C8DDEC" w14:textId="77777777" w:rsidR="00113164" w:rsidRPr="005003E0" w:rsidRDefault="00330AED" w:rsidP="005C4507">
            <w:pPr>
              <w:ind w:firstLine="0"/>
              <w:rPr>
                <w:sz w:val="18"/>
                <w:szCs w:val="18"/>
              </w:rPr>
            </w:pPr>
            <w:commentRangeStart w:id="54"/>
            <w:commentRangeStart w:id="55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«Документы удостоверяющие личность»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54"/>
            <w:r>
              <w:rPr>
                <w:rStyle w:val="af1"/>
              </w:rPr>
              <w:commentReference w:id="54"/>
            </w:r>
            <w:commentRangeEnd w:id="55"/>
            <w:r w:rsidR="00D10509">
              <w:rPr>
                <w:rStyle w:val="af1"/>
              </w:rPr>
              <w:commentReference w:id="55"/>
            </w:r>
          </w:p>
        </w:tc>
      </w:tr>
      <w:tr w:rsidR="00113164" w14:paraId="4D9DFF37" w14:textId="77777777" w:rsidTr="005C0654">
        <w:tc>
          <w:tcPr>
            <w:tcW w:w="1951" w:type="dxa"/>
            <w:shd w:val="clear" w:color="auto" w:fill="auto"/>
            <w:vAlign w:val="center"/>
          </w:tcPr>
          <w:p w14:paraId="2D621396" w14:textId="77777777" w:rsidR="00113164" w:rsidRPr="00564A33" w:rsidRDefault="00113164" w:rsidP="00564A33">
            <w:pPr>
              <w:ind w:firstLine="0"/>
              <w:rPr>
                <w:sz w:val="18"/>
                <w:szCs w:val="18"/>
              </w:rPr>
            </w:pPr>
            <w:r w:rsidRPr="00564A33">
              <w:rPr>
                <w:sz w:val="18"/>
                <w:szCs w:val="18"/>
              </w:rPr>
              <w:t>Фото клиента</w:t>
            </w:r>
          </w:p>
        </w:tc>
        <w:tc>
          <w:tcPr>
            <w:tcW w:w="1276" w:type="dxa"/>
          </w:tcPr>
          <w:p w14:paraId="26963BC8" w14:textId="77777777" w:rsidR="00113164" w:rsidRPr="002E0FCE" w:rsidRDefault="00113164" w:rsidP="00564A33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Изображение</w:t>
            </w:r>
          </w:p>
        </w:tc>
        <w:tc>
          <w:tcPr>
            <w:tcW w:w="1559" w:type="dxa"/>
          </w:tcPr>
          <w:p w14:paraId="6C803CC6" w14:textId="77777777" w:rsidR="00AE2D87" w:rsidRPr="00AE2D87" w:rsidRDefault="00AE2D87" w:rsidP="00AE2D87">
            <w:pPr>
              <w:ind w:firstLine="0"/>
              <w:jc w:val="center"/>
              <w:rPr>
                <w:sz w:val="18"/>
                <w:szCs w:val="18"/>
              </w:rPr>
            </w:pPr>
            <w:r w:rsidRPr="00AE2D87">
              <w:rPr>
                <w:sz w:val="18"/>
                <w:szCs w:val="18"/>
              </w:rPr>
              <w:t>Добавить</w:t>
            </w:r>
          </w:p>
          <w:p w14:paraId="0EA85EF6" w14:textId="77777777" w:rsidR="00113164" w:rsidRPr="005003E0" w:rsidRDefault="00AE2D87" w:rsidP="00AE2D87">
            <w:pPr>
              <w:ind w:firstLine="0"/>
              <w:jc w:val="center"/>
              <w:rPr>
                <w:sz w:val="18"/>
                <w:szCs w:val="18"/>
              </w:rPr>
            </w:pPr>
            <w:r w:rsidRPr="00AE2D87">
              <w:rPr>
                <w:sz w:val="18"/>
                <w:szCs w:val="18"/>
              </w:rPr>
              <w:t>Изображение</w:t>
            </w:r>
          </w:p>
        </w:tc>
        <w:tc>
          <w:tcPr>
            <w:tcW w:w="4678" w:type="dxa"/>
            <w:shd w:val="clear" w:color="auto" w:fill="auto"/>
          </w:tcPr>
          <w:p w14:paraId="6C4FAD8D" w14:textId="77777777" w:rsidR="00113164" w:rsidRPr="005003E0" w:rsidRDefault="00113164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Изображение клиента.</w:t>
            </w:r>
            <w:r w:rsidRPr="00D112D7">
              <w:rPr>
                <w:sz w:val="18"/>
                <w:szCs w:val="18"/>
              </w:rPr>
              <w:t xml:space="preserve"> </w:t>
            </w:r>
          </w:p>
          <w:p w14:paraId="47C1DE2D" w14:textId="77777777" w:rsidR="00113164" w:rsidRPr="00D112D7" w:rsidRDefault="00113164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Поддерживаемые форматы изображений: </w:t>
            </w:r>
            <w:r w:rsidRPr="005003E0">
              <w:rPr>
                <w:sz w:val="18"/>
                <w:szCs w:val="18"/>
                <w:lang w:val="en-US"/>
              </w:rPr>
              <w:t>jpg</w:t>
            </w:r>
            <w:r w:rsidRPr="00D112D7">
              <w:rPr>
                <w:sz w:val="18"/>
                <w:szCs w:val="18"/>
              </w:rPr>
              <w:t xml:space="preserve">, </w:t>
            </w:r>
            <w:r w:rsidRPr="005003E0">
              <w:rPr>
                <w:sz w:val="18"/>
                <w:szCs w:val="18"/>
                <w:lang w:val="en-US"/>
              </w:rPr>
              <w:t>jpeg</w:t>
            </w:r>
            <w:r w:rsidRPr="00D112D7">
              <w:rPr>
                <w:sz w:val="18"/>
                <w:szCs w:val="18"/>
              </w:rPr>
              <w:t xml:space="preserve">, </w:t>
            </w:r>
            <w:proofErr w:type="spellStart"/>
            <w:r w:rsidRPr="005003E0">
              <w:rPr>
                <w:sz w:val="18"/>
                <w:szCs w:val="18"/>
                <w:lang w:val="en-US"/>
              </w:rPr>
              <w:t>png</w:t>
            </w:r>
            <w:proofErr w:type="spellEnd"/>
            <w:r w:rsidRPr="00D112D7">
              <w:rPr>
                <w:sz w:val="18"/>
                <w:szCs w:val="18"/>
              </w:rPr>
              <w:t xml:space="preserve">, </w:t>
            </w:r>
            <w:r w:rsidRPr="005003E0">
              <w:rPr>
                <w:sz w:val="18"/>
                <w:szCs w:val="18"/>
                <w:lang w:val="en-US"/>
              </w:rPr>
              <w:t>bmp</w:t>
            </w:r>
            <w:r w:rsidRPr="00D112D7">
              <w:rPr>
                <w:sz w:val="18"/>
                <w:szCs w:val="18"/>
              </w:rPr>
              <w:t>.</w:t>
            </w:r>
          </w:p>
          <w:p w14:paraId="73754A2C" w14:textId="77777777" w:rsidR="00113164" w:rsidRPr="005003E0" w:rsidRDefault="00113164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Должна быть возможность загрузки изображения с локального диска пользователя.</w:t>
            </w:r>
          </w:p>
          <w:p w14:paraId="75AB746A" w14:textId="77777777" w:rsidR="00113164" w:rsidRPr="00D112D7" w:rsidRDefault="00113164" w:rsidP="000026F8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Должна быть возможность сохранения изображения в файл.</w:t>
            </w:r>
          </w:p>
        </w:tc>
      </w:tr>
      <w:tr w:rsidR="00113164" w14:paraId="17C49581" w14:textId="77777777" w:rsidTr="005C0654">
        <w:tc>
          <w:tcPr>
            <w:tcW w:w="1951" w:type="dxa"/>
            <w:shd w:val="clear" w:color="auto" w:fill="auto"/>
            <w:vAlign w:val="center"/>
          </w:tcPr>
          <w:p w14:paraId="4154D2CC" w14:textId="77777777" w:rsidR="00113164" w:rsidRPr="00564A33" w:rsidRDefault="00113164" w:rsidP="00564A33">
            <w:pPr>
              <w:ind w:firstLine="0"/>
              <w:rPr>
                <w:sz w:val="18"/>
                <w:szCs w:val="18"/>
              </w:rPr>
            </w:pPr>
            <w:r w:rsidRPr="00564A33">
              <w:rPr>
                <w:sz w:val="18"/>
                <w:szCs w:val="18"/>
              </w:rPr>
              <w:lastRenderedPageBreak/>
              <w:t>Комментарий:</w:t>
            </w:r>
          </w:p>
        </w:tc>
        <w:tc>
          <w:tcPr>
            <w:tcW w:w="1276" w:type="dxa"/>
          </w:tcPr>
          <w:p w14:paraId="6E27B293" w14:textId="77777777" w:rsidR="00113164" w:rsidRPr="002E0FCE" w:rsidRDefault="00113164" w:rsidP="00564A33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03FAA2C6" w14:textId="77777777" w:rsidR="00113164" w:rsidRPr="005003E0" w:rsidRDefault="008D145C" w:rsidP="0011316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Произвольный текст</w:t>
            </w:r>
          </w:p>
        </w:tc>
        <w:tc>
          <w:tcPr>
            <w:tcW w:w="4678" w:type="dxa"/>
            <w:shd w:val="clear" w:color="auto" w:fill="auto"/>
          </w:tcPr>
          <w:p w14:paraId="414332AA" w14:textId="77777777" w:rsidR="00113164" w:rsidRPr="005003E0" w:rsidRDefault="00113164" w:rsidP="003C0C47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Произвольный текст. Должна быть возможность ручного ввода текста комментария. Изменения текста комментария должно </w:t>
            </w:r>
            <w:proofErr w:type="spellStart"/>
            <w:r w:rsidRPr="005003E0">
              <w:rPr>
                <w:sz w:val="18"/>
                <w:szCs w:val="18"/>
              </w:rPr>
              <w:t>логироваться</w:t>
            </w:r>
            <w:proofErr w:type="spellEnd"/>
            <w:r w:rsidRPr="005003E0">
              <w:rPr>
                <w:sz w:val="18"/>
                <w:szCs w:val="18"/>
              </w:rPr>
              <w:t xml:space="preserve"> с сохранением следующих данных:</w:t>
            </w:r>
          </w:p>
          <w:p w14:paraId="49FB6818" w14:textId="77777777" w:rsidR="00113164" w:rsidRPr="005003E0" w:rsidRDefault="00113164" w:rsidP="00865BA2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Дата изменения;</w:t>
            </w:r>
          </w:p>
          <w:p w14:paraId="4CD52D5F" w14:textId="77777777" w:rsidR="00113164" w:rsidRPr="005003E0" w:rsidRDefault="00113164" w:rsidP="00865BA2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Автор изменения;</w:t>
            </w:r>
          </w:p>
          <w:p w14:paraId="293A6862" w14:textId="77777777" w:rsidR="00113164" w:rsidRPr="005003E0" w:rsidRDefault="00113164" w:rsidP="00865BA2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Старое и новое значение.</w:t>
            </w:r>
          </w:p>
          <w:p w14:paraId="40C34D65" w14:textId="77777777" w:rsidR="00113164" w:rsidRPr="005003E0" w:rsidRDefault="00113164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данных, то отображать в поле текст-подсказку:</w:t>
            </w:r>
          </w:p>
          <w:p w14:paraId="1F7CF4B5" w14:textId="77777777" w:rsidR="00113164" w:rsidRPr="005003E0" w:rsidRDefault="00113164" w:rsidP="00CE07B3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«Введите комментарии по клиенту…»</w:t>
            </w:r>
          </w:p>
        </w:tc>
      </w:tr>
      <w:tr w:rsidR="00113164" w14:paraId="2BDD704A" w14:textId="77777777" w:rsidTr="005C0654">
        <w:tc>
          <w:tcPr>
            <w:tcW w:w="1951" w:type="dxa"/>
            <w:shd w:val="clear" w:color="auto" w:fill="auto"/>
            <w:vAlign w:val="center"/>
          </w:tcPr>
          <w:p w14:paraId="6BA82FDB" w14:textId="77777777" w:rsidR="00113164" w:rsidRPr="000E0F80" w:rsidRDefault="00113164" w:rsidP="000E0F80">
            <w:pPr>
              <w:ind w:firstLine="0"/>
              <w:rPr>
                <w:sz w:val="18"/>
                <w:szCs w:val="18"/>
              </w:rPr>
            </w:pPr>
            <w:r w:rsidRPr="000E0F80">
              <w:rPr>
                <w:sz w:val="18"/>
                <w:szCs w:val="18"/>
              </w:rPr>
              <w:t>Основной Филиал:</w:t>
            </w:r>
          </w:p>
        </w:tc>
        <w:tc>
          <w:tcPr>
            <w:tcW w:w="1276" w:type="dxa"/>
          </w:tcPr>
          <w:p w14:paraId="2E40D507" w14:textId="77777777" w:rsidR="00113164" w:rsidRDefault="00113164" w:rsidP="009F34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083939C0" w14:textId="77777777" w:rsidR="00113164" w:rsidRPr="002E0FCE" w:rsidRDefault="00113164" w:rsidP="009F34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02A03409" w14:textId="7B26C130" w:rsidR="00C0619D" w:rsidRPr="00C0619D" w:rsidRDefault="00C0619D" w:rsidP="00C0619D">
            <w:pPr>
              <w:ind w:firstLine="0"/>
              <w:jc w:val="center"/>
              <w:rPr>
                <w:sz w:val="18"/>
                <w:szCs w:val="18"/>
              </w:rPr>
            </w:pPr>
            <w:r w:rsidRPr="00C0619D">
              <w:rPr>
                <w:sz w:val="18"/>
                <w:szCs w:val="18"/>
              </w:rPr>
              <w:t>ГО</w:t>
            </w:r>
            <w:r w:rsidR="007703B5">
              <w:rPr>
                <w:sz w:val="18"/>
                <w:szCs w:val="18"/>
              </w:rPr>
              <w:t xml:space="preserve"> </w:t>
            </w:r>
            <w:r w:rsidRPr="00C0619D">
              <w:rPr>
                <w:sz w:val="18"/>
                <w:szCs w:val="18"/>
              </w:rPr>
              <w:t>|</w:t>
            </w:r>
            <w:r w:rsidR="007703B5">
              <w:rPr>
                <w:sz w:val="18"/>
                <w:szCs w:val="18"/>
              </w:rPr>
              <w:t xml:space="preserve"> </w:t>
            </w:r>
            <w:r w:rsidRPr="00C0619D">
              <w:rPr>
                <w:sz w:val="18"/>
                <w:szCs w:val="18"/>
              </w:rPr>
              <w:t>Город</w:t>
            </w:r>
            <w:r w:rsidR="007703B5">
              <w:rPr>
                <w:sz w:val="18"/>
                <w:szCs w:val="18"/>
              </w:rPr>
              <w:t xml:space="preserve"> </w:t>
            </w:r>
            <w:r w:rsidRPr="00C0619D">
              <w:rPr>
                <w:sz w:val="18"/>
                <w:szCs w:val="18"/>
              </w:rPr>
              <w:t>|</w:t>
            </w:r>
            <w:r w:rsidR="007703B5">
              <w:rPr>
                <w:sz w:val="18"/>
                <w:szCs w:val="18"/>
              </w:rPr>
              <w:t xml:space="preserve"> </w:t>
            </w:r>
            <w:r w:rsidRPr="00C0619D">
              <w:rPr>
                <w:sz w:val="18"/>
                <w:szCs w:val="18"/>
              </w:rPr>
              <w:t>Площадка, пример:</w:t>
            </w:r>
          </w:p>
          <w:p w14:paraId="56F8F3D1" w14:textId="1DD3F245" w:rsidR="00C0619D" w:rsidRPr="00C0619D" w:rsidRDefault="00C0619D" w:rsidP="00C0619D">
            <w:pPr>
              <w:ind w:firstLine="0"/>
              <w:jc w:val="center"/>
              <w:rPr>
                <w:sz w:val="18"/>
                <w:szCs w:val="18"/>
              </w:rPr>
            </w:pPr>
            <w:r w:rsidRPr="00C0619D">
              <w:rPr>
                <w:sz w:val="18"/>
                <w:szCs w:val="18"/>
              </w:rPr>
              <w:t>ГО</w:t>
            </w:r>
            <w:r w:rsidR="007703B5">
              <w:rPr>
                <w:sz w:val="18"/>
                <w:szCs w:val="18"/>
              </w:rPr>
              <w:t xml:space="preserve"> </w:t>
            </w:r>
            <w:r w:rsidRPr="00C0619D">
              <w:rPr>
                <w:sz w:val="18"/>
                <w:szCs w:val="18"/>
              </w:rPr>
              <w:t>|</w:t>
            </w:r>
            <w:r w:rsidR="007703B5">
              <w:rPr>
                <w:sz w:val="18"/>
                <w:szCs w:val="18"/>
              </w:rPr>
              <w:t xml:space="preserve"> </w:t>
            </w:r>
            <w:r w:rsidRPr="00C0619D">
              <w:rPr>
                <w:sz w:val="18"/>
                <w:szCs w:val="18"/>
              </w:rPr>
              <w:t>Москва</w:t>
            </w:r>
            <w:r w:rsidR="007703B5">
              <w:rPr>
                <w:sz w:val="18"/>
                <w:szCs w:val="18"/>
              </w:rPr>
              <w:t xml:space="preserve"> </w:t>
            </w:r>
            <w:r w:rsidRPr="00C0619D">
              <w:rPr>
                <w:sz w:val="18"/>
                <w:szCs w:val="18"/>
              </w:rPr>
              <w:t>|</w:t>
            </w:r>
            <w:r w:rsidR="007703B5">
              <w:rPr>
                <w:sz w:val="18"/>
                <w:szCs w:val="18"/>
              </w:rPr>
              <w:t xml:space="preserve"> </w:t>
            </w:r>
            <w:r w:rsidRPr="00C0619D">
              <w:rPr>
                <w:sz w:val="18"/>
                <w:szCs w:val="18"/>
              </w:rPr>
              <w:t>Балчуг</w:t>
            </w:r>
          </w:p>
          <w:p w14:paraId="27AE7BC3" w14:textId="322080CF" w:rsidR="00C0619D" w:rsidRPr="00C0619D" w:rsidRDefault="00C0619D" w:rsidP="00C0619D">
            <w:pPr>
              <w:ind w:firstLine="0"/>
              <w:jc w:val="center"/>
              <w:rPr>
                <w:sz w:val="18"/>
                <w:szCs w:val="18"/>
              </w:rPr>
            </w:pPr>
            <w:r w:rsidRPr="00C0619D">
              <w:rPr>
                <w:sz w:val="18"/>
                <w:szCs w:val="18"/>
              </w:rPr>
              <w:t>ФС</w:t>
            </w:r>
            <w:r w:rsidR="007703B5">
              <w:rPr>
                <w:sz w:val="18"/>
                <w:szCs w:val="18"/>
              </w:rPr>
              <w:t xml:space="preserve"> </w:t>
            </w:r>
            <w:r w:rsidRPr="00C0619D">
              <w:rPr>
                <w:sz w:val="18"/>
                <w:szCs w:val="18"/>
              </w:rPr>
              <w:t>|</w:t>
            </w:r>
            <w:r w:rsidR="007703B5">
              <w:rPr>
                <w:sz w:val="18"/>
                <w:szCs w:val="18"/>
              </w:rPr>
              <w:t xml:space="preserve"> </w:t>
            </w:r>
            <w:r w:rsidRPr="00C0619D">
              <w:rPr>
                <w:sz w:val="18"/>
                <w:szCs w:val="18"/>
              </w:rPr>
              <w:t>Филиал</w:t>
            </w:r>
            <w:r w:rsidR="007703B5">
              <w:rPr>
                <w:sz w:val="18"/>
                <w:szCs w:val="18"/>
              </w:rPr>
              <w:t xml:space="preserve"> </w:t>
            </w:r>
            <w:r w:rsidR="00285EBB" w:rsidRPr="00285EBB">
              <w:rPr>
                <w:sz w:val="18"/>
                <w:szCs w:val="18"/>
              </w:rPr>
              <w:t>|</w:t>
            </w:r>
            <w:r w:rsidR="007703B5">
              <w:rPr>
                <w:sz w:val="18"/>
                <w:szCs w:val="18"/>
              </w:rPr>
              <w:t xml:space="preserve"> </w:t>
            </w:r>
            <w:r w:rsidRPr="00C0619D">
              <w:rPr>
                <w:sz w:val="18"/>
                <w:szCs w:val="18"/>
              </w:rPr>
              <w:t>Город, пример:</w:t>
            </w:r>
          </w:p>
          <w:p w14:paraId="79B6E68C" w14:textId="18B960F7" w:rsidR="00C0619D" w:rsidRPr="005003E0" w:rsidRDefault="00C0619D" w:rsidP="00581423">
            <w:pPr>
              <w:ind w:firstLine="0"/>
              <w:jc w:val="center"/>
              <w:rPr>
                <w:sz w:val="18"/>
                <w:szCs w:val="18"/>
              </w:rPr>
            </w:pPr>
            <w:r w:rsidRPr="00C0619D">
              <w:rPr>
                <w:sz w:val="18"/>
                <w:szCs w:val="18"/>
              </w:rPr>
              <w:t>ФС</w:t>
            </w:r>
            <w:r w:rsidR="007703B5">
              <w:rPr>
                <w:sz w:val="18"/>
                <w:szCs w:val="18"/>
              </w:rPr>
              <w:t xml:space="preserve"> </w:t>
            </w:r>
            <w:r w:rsidRPr="00C0619D">
              <w:rPr>
                <w:sz w:val="18"/>
                <w:szCs w:val="18"/>
              </w:rPr>
              <w:t>|</w:t>
            </w:r>
            <w:r w:rsidR="007703B5">
              <w:rPr>
                <w:sz w:val="18"/>
                <w:szCs w:val="18"/>
              </w:rPr>
              <w:t xml:space="preserve"> </w:t>
            </w:r>
            <w:r w:rsidRPr="00C0619D">
              <w:rPr>
                <w:sz w:val="18"/>
                <w:szCs w:val="18"/>
              </w:rPr>
              <w:t xml:space="preserve">Филиал </w:t>
            </w:r>
            <w:r w:rsidR="00581423">
              <w:rPr>
                <w:sz w:val="18"/>
                <w:szCs w:val="18"/>
              </w:rPr>
              <w:t>«Южный»</w:t>
            </w:r>
            <w:r w:rsidR="007703B5">
              <w:rPr>
                <w:sz w:val="18"/>
                <w:szCs w:val="18"/>
              </w:rPr>
              <w:t xml:space="preserve"> </w:t>
            </w:r>
            <w:r w:rsidRPr="00C0619D">
              <w:rPr>
                <w:sz w:val="18"/>
                <w:szCs w:val="18"/>
              </w:rPr>
              <w:t>|</w:t>
            </w:r>
            <w:r w:rsidR="007703B5">
              <w:rPr>
                <w:sz w:val="18"/>
                <w:szCs w:val="18"/>
              </w:rPr>
              <w:t xml:space="preserve"> </w:t>
            </w:r>
            <w:r w:rsidR="00581423">
              <w:rPr>
                <w:sz w:val="18"/>
                <w:szCs w:val="18"/>
              </w:rPr>
              <w:t>Ростов-на-Дону</w:t>
            </w:r>
          </w:p>
        </w:tc>
        <w:tc>
          <w:tcPr>
            <w:tcW w:w="4678" w:type="dxa"/>
            <w:shd w:val="clear" w:color="auto" w:fill="auto"/>
          </w:tcPr>
          <w:p w14:paraId="78B771C1" w14:textId="7A39DA06" w:rsidR="00113164" w:rsidRPr="005003E0" w:rsidRDefault="00867FEC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Отображает </w:t>
            </w:r>
            <w:r w:rsidR="00113164" w:rsidRPr="005003E0">
              <w:rPr>
                <w:sz w:val="18"/>
                <w:szCs w:val="18"/>
              </w:rPr>
              <w:t>информацию о филиале клиента с признаком «Основной</w:t>
            </w:r>
            <w:r w:rsidR="002065B4">
              <w:rPr>
                <w:sz w:val="18"/>
                <w:szCs w:val="18"/>
              </w:rPr>
              <w:t xml:space="preserve"> город</w:t>
            </w:r>
            <w:r w:rsidR="00113164" w:rsidRPr="005003E0">
              <w:rPr>
                <w:sz w:val="18"/>
                <w:szCs w:val="18"/>
              </w:rPr>
              <w:t>».</w:t>
            </w:r>
          </w:p>
          <w:p w14:paraId="309404B5" w14:textId="77777777" w:rsidR="00113164" w:rsidRPr="005003E0" w:rsidRDefault="00113164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Формат отображаемых данных о филиале:</w:t>
            </w:r>
          </w:p>
          <w:p w14:paraId="39855684" w14:textId="53C5B836" w:rsidR="00113164" w:rsidRPr="005003E0" w:rsidRDefault="00113164" w:rsidP="00865BA2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Для</w:t>
            </w:r>
            <w:r w:rsidR="00285EBB">
              <w:rPr>
                <w:sz w:val="18"/>
                <w:szCs w:val="18"/>
              </w:rPr>
              <w:t xml:space="preserve"> головного офиса</w:t>
            </w:r>
            <w:r w:rsidR="007703B5">
              <w:rPr>
                <w:sz w:val="18"/>
                <w:szCs w:val="18"/>
              </w:rPr>
              <w:t xml:space="preserve"> </w:t>
            </w:r>
            <w:r w:rsidR="00581423">
              <w:rPr>
                <w:sz w:val="18"/>
                <w:szCs w:val="18"/>
              </w:rPr>
              <w:t>(ГО)</w:t>
            </w:r>
            <w:r w:rsidRPr="005003E0">
              <w:rPr>
                <w:sz w:val="18"/>
                <w:szCs w:val="18"/>
              </w:rPr>
              <w:t xml:space="preserve">: </w:t>
            </w:r>
          </w:p>
          <w:p w14:paraId="4B54D9B9" w14:textId="2BB9EBB4" w:rsidR="00113164" w:rsidRPr="005003E0" w:rsidRDefault="00113164" w:rsidP="00F54DD9">
            <w:pPr>
              <w:pStyle w:val="af5"/>
              <w:ind w:left="360" w:firstLine="0"/>
              <w:rPr>
                <w:sz w:val="18"/>
                <w:szCs w:val="18"/>
              </w:rPr>
            </w:pPr>
            <w:r w:rsidRPr="005003E0">
              <w:rPr>
                <w:b/>
                <w:i/>
                <w:sz w:val="18"/>
                <w:szCs w:val="18"/>
              </w:rPr>
              <w:t>ГО</w:t>
            </w:r>
            <w:r w:rsidR="007703B5">
              <w:rPr>
                <w:b/>
                <w:i/>
                <w:sz w:val="18"/>
                <w:szCs w:val="18"/>
              </w:rPr>
              <w:t xml:space="preserve"> </w:t>
            </w:r>
            <w:r w:rsidR="00C0619D">
              <w:rPr>
                <w:b/>
                <w:i/>
                <w:sz w:val="18"/>
                <w:szCs w:val="18"/>
                <w:lang w:val="en-US"/>
              </w:rPr>
              <w:t>|</w:t>
            </w:r>
            <w:r w:rsidR="00C0619D" w:rsidRPr="005003E0">
              <w:rPr>
                <w:b/>
                <w:i/>
                <w:sz w:val="18"/>
                <w:szCs w:val="18"/>
              </w:rPr>
              <w:t xml:space="preserve"> </w:t>
            </w:r>
            <w:r w:rsidRPr="005003E0">
              <w:rPr>
                <w:b/>
                <w:i/>
                <w:sz w:val="18"/>
                <w:szCs w:val="18"/>
              </w:rPr>
              <w:t>Город</w:t>
            </w:r>
            <w:r w:rsidR="007703B5">
              <w:rPr>
                <w:b/>
                <w:i/>
                <w:sz w:val="18"/>
                <w:szCs w:val="18"/>
              </w:rPr>
              <w:t xml:space="preserve"> </w:t>
            </w:r>
            <w:r w:rsidR="00C0619D">
              <w:rPr>
                <w:b/>
                <w:i/>
                <w:sz w:val="18"/>
                <w:szCs w:val="18"/>
                <w:lang w:val="en-US"/>
              </w:rPr>
              <w:t>|</w:t>
            </w:r>
            <w:r w:rsidR="007703B5">
              <w:rPr>
                <w:b/>
                <w:i/>
                <w:sz w:val="18"/>
                <w:szCs w:val="18"/>
              </w:rPr>
              <w:t xml:space="preserve"> </w:t>
            </w:r>
            <w:r w:rsidRPr="005003E0">
              <w:rPr>
                <w:b/>
                <w:i/>
                <w:sz w:val="18"/>
                <w:szCs w:val="18"/>
              </w:rPr>
              <w:t>Площадка</w:t>
            </w:r>
            <w:r w:rsidRPr="005003E0">
              <w:rPr>
                <w:sz w:val="18"/>
                <w:szCs w:val="18"/>
              </w:rPr>
              <w:t>, где</w:t>
            </w:r>
          </w:p>
          <w:p w14:paraId="11316AE6" w14:textId="4CDC7E4D" w:rsidR="00113164" w:rsidRPr="005003E0" w:rsidRDefault="00113164" w:rsidP="006140D0">
            <w:pPr>
              <w:pStyle w:val="af5"/>
              <w:ind w:left="360"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Город – наименование </w:t>
            </w:r>
            <w:r w:rsidR="00581423">
              <w:rPr>
                <w:sz w:val="18"/>
                <w:szCs w:val="18"/>
              </w:rPr>
              <w:t xml:space="preserve">города </w:t>
            </w:r>
            <w:r w:rsidR="00705655">
              <w:rPr>
                <w:sz w:val="18"/>
                <w:szCs w:val="18"/>
              </w:rPr>
              <w:t xml:space="preserve">менеджера </w:t>
            </w:r>
            <w:r w:rsidR="00581423">
              <w:rPr>
                <w:sz w:val="18"/>
                <w:szCs w:val="18"/>
              </w:rPr>
              <w:t>филиала</w:t>
            </w:r>
            <w:r w:rsidR="00581423" w:rsidRPr="005003E0">
              <w:rPr>
                <w:sz w:val="18"/>
                <w:szCs w:val="18"/>
              </w:rPr>
              <w:t xml:space="preserve"> </w:t>
            </w:r>
            <w:r w:rsidRPr="005003E0">
              <w:rPr>
                <w:sz w:val="18"/>
                <w:szCs w:val="18"/>
              </w:rPr>
              <w:t>с признаком «Основной</w:t>
            </w:r>
            <w:r w:rsidR="002065B4">
              <w:rPr>
                <w:sz w:val="18"/>
                <w:szCs w:val="18"/>
              </w:rPr>
              <w:t xml:space="preserve"> город</w:t>
            </w:r>
            <w:r w:rsidRPr="005003E0">
              <w:rPr>
                <w:sz w:val="18"/>
                <w:szCs w:val="18"/>
              </w:rPr>
              <w:t>»</w:t>
            </w:r>
            <w:r w:rsidR="00581423">
              <w:rPr>
                <w:sz w:val="18"/>
                <w:szCs w:val="18"/>
              </w:rPr>
              <w:t>;</w:t>
            </w:r>
          </w:p>
          <w:p w14:paraId="2FDEA11E" w14:textId="41E630B5" w:rsidR="00113164" w:rsidRPr="005003E0" w:rsidRDefault="00113164" w:rsidP="00F54DD9">
            <w:pPr>
              <w:pStyle w:val="af5"/>
              <w:ind w:left="360"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Площадка –</w:t>
            </w:r>
            <w:r w:rsidR="00581423">
              <w:rPr>
                <w:sz w:val="18"/>
                <w:szCs w:val="18"/>
              </w:rPr>
              <w:t xml:space="preserve"> наименование площадки</w:t>
            </w:r>
            <w:r w:rsidR="00705655">
              <w:rPr>
                <w:sz w:val="18"/>
                <w:szCs w:val="18"/>
              </w:rPr>
              <w:t xml:space="preserve"> менеджера</w:t>
            </w:r>
            <w:r w:rsidR="00581423">
              <w:rPr>
                <w:sz w:val="18"/>
                <w:szCs w:val="18"/>
              </w:rPr>
              <w:t xml:space="preserve"> филиала с признаком </w:t>
            </w:r>
            <w:r w:rsidRPr="005003E0">
              <w:rPr>
                <w:sz w:val="18"/>
                <w:szCs w:val="18"/>
              </w:rPr>
              <w:t>«Основной</w:t>
            </w:r>
            <w:r w:rsidR="002065B4">
              <w:rPr>
                <w:sz w:val="18"/>
                <w:szCs w:val="18"/>
              </w:rPr>
              <w:t xml:space="preserve"> город</w:t>
            </w:r>
            <w:r w:rsidRPr="005003E0">
              <w:rPr>
                <w:sz w:val="18"/>
                <w:szCs w:val="18"/>
              </w:rPr>
              <w:t>».</w:t>
            </w:r>
          </w:p>
          <w:p w14:paraId="0AD7D225" w14:textId="77777777" w:rsidR="00113164" w:rsidRPr="005003E0" w:rsidRDefault="00113164" w:rsidP="00865BA2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Для филиалов:</w:t>
            </w:r>
          </w:p>
          <w:p w14:paraId="14A58B8B" w14:textId="7164B419" w:rsidR="00113164" w:rsidRPr="005003E0" w:rsidRDefault="00113164" w:rsidP="00F54DD9">
            <w:pPr>
              <w:pStyle w:val="af5"/>
              <w:ind w:left="360" w:firstLine="0"/>
              <w:rPr>
                <w:sz w:val="18"/>
                <w:szCs w:val="18"/>
              </w:rPr>
            </w:pPr>
            <w:r w:rsidRPr="005003E0">
              <w:rPr>
                <w:b/>
                <w:i/>
                <w:sz w:val="18"/>
                <w:szCs w:val="18"/>
              </w:rPr>
              <w:t>ФС</w:t>
            </w:r>
            <w:r w:rsidR="007703B5">
              <w:rPr>
                <w:b/>
                <w:i/>
                <w:sz w:val="18"/>
                <w:szCs w:val="18"/>
              </w:rPr>
              <w:t xml:space="preserve"> </w:t>
            </w:r>
            <w:r w:rsidR="00285EBB" w:rsidRPr="00285EBB">
              <w:rPr>
                <w:b/>
                <w:i/>
                <w:sz w:val="18"/>
                <w:szCs w:val="18"/>
              </w:rPr>
              <w:t>|</w:t>
            </w:r>
            <w:r w:rsidR="007703B5">
              <w:rPr>
                <w:b/>
                <w:i/>
                <w:sz w:val="18"/>
                <w:szCs w:val="18"/>
              </w:rPr>
              <w:t xml:space="preserve"> </w:t>
            </w:r>
            <w:r w:rsidRPr="005003E0">
              <w:rPr>
                <w:b/>
                <w:i/>
                <w:sz w:val="18"/>
                <w:szCs w:val="18"/>
              </w:rPr>
              <w:t>Филиал</w:t>
            </w:r>
            <w:r w:rsidR="00581423" w:rsidRPr="005003E0" w:rsidDel="00581423">
              <w:rPr>
                <w:b/>
                <w:i/>
                <w:sz w:val="18"/>
                <w:szCs w:val="18"/>
              </w:rPr>
              <w:t xml:space="preserve"> </w:t>
            </w:r>
            <w:r w:rsidR="00285EBB" w:rsidRPr="00285EBB">
              <w:rPr>
                <w:b/>
                <w:i/>
                <w:sz w:val="18"/>
                <w:szCs w:val="18"/>
              </w:rPr>
              <w:t>|</w:t>
            </w:r>
            <w:r w:rsidR="007703B5">
              <w:rPr>
                <w:b/>
                <w:i/>
                <w:sz w:val="18"/>
                <w:szCs w:val="18"/>
              </w:rPr>
              <w:t xml:space="preserve"> </w:t>
            </w:r>
            <w:r w:rsidRPr="005003E0">
              <w:rPr>
                <w:b/>
                <w:i/>
                <w:sz w:val="18"/>
                <w:szCs w:val="18"/>
              </w:rPr>
              <w:t>Город</w:t>
            </w:r>
            <w:r w:rsidRPr="005003E0">
              <w:rPr>
                <w:sz w:val="18"/>
                <w:szCs w:val="18"/>
              </w:rPr>
              <w:t>, где</w:t>
            </w:r>
          </w:p>
          <w:p w14:paraId="2DE70C85" w14:textId="601980E0" w:rsidR="00113164" w:rsidRPr="005003E0" w:rsidRDefault="00113164" w:rsidP="00F54DD9">
            <w:pPr>
              <w:pStyle w:val="af5"/>
              <w:ind w:left="360"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Филиал</w:t>
            </w:r>
            <w:r w:rsidR="00581423">
              <w:rPr>
                <w:sz w:val="18"/>
                <w:szCs w:val="18"/>
              </w:rPr>
              <w:t xml:space="preserve"> </w:t>
            </w:r>
            <w:r w:rsidRPr="005003E0">
              <w:rPr>
                <w:sz w:val="18"/>
                <w:szCs w:val="18"/>
              </w:rPr>
              <w:t>– наименование филиала с признаком «Основной</w:t>
            </w:r>
            <w:r w:rsidR="002065B4">
              <w:rPr>
                <w:sz w:val="18"/>
                <w:szCs w:val="18"/>
              </w:rPr>
              <w:t xml:space="preserve"> город</w:t>
            </w:r>
            <w:r w:rsidRPr="005003E0">
              <w:rPr>
                <w:sz w:val="18"/>
                <w:szCs w:val="18"/>
              </w:rPr>
              <w:t>»</w:t>
            </w:r>
            <w:r w:rsidR="00581423">
              <w:rPr>
                <w:sz w:val="18"/>
                <w:szCs w:val="18"/>
              </w:rPr>
              <w:t>;</w:t>
            </w:r>
          </w:p>
          <w:p w14:paraId="13D80690" w14:textId="56335F51" w:rsidR="00113164" w:rsidRPr="005003E0" w:rsidRDefault="00113164" w:rsidP="00F54DD9">
            <w:pPr>
              <w:pStyle w:val="af5"/>
              <w:ind w:left="360"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Город </w:t>
            </w:r>
            <w:ins w:id="56" w:author="Kirsanov Sergey" w:date="2019-09-25T11:45:00Z">
              <w:r w:rsidR="004B2E8E">
                <w:rPr>
                  <w:sz w:val="18"/>
                  <w:szCs w:val="18"/>
                </w:rPr>
                <w:t>–</w:t>
              </w:r>
            </w:ins>
            <w:r w:rsidRPr="005003E0">
              <w:rPr>
                <w:sz w:val="18"/>
                <w:szCs w:val="18"/>
              </w:rPr>
              <w:t xml:space="preserve"> </w:t>
            </w:r>
            <w:r w:rsidR="004B2E8E">
              <w:rPr>
                <w:sz w:val="18"/>
                <w:szCs w:val="18"/>
              </w:rPr>
              <w:t xml:space="preserve">наименование </w:t>
            </w:r>
            <w:r w:rsidRPr="005003E0">
              <w:rPr>
                <w:sz w:val="18"/>
                <w:szCs w:val="18"/>
              </w:rPr>
              <w:t>город</w:t>
            </w:r>
            <w:r w:rsidR="004B2E8E">
              <w:rPr>
                <w:sz w:val="18"/>
                <w:szCs w:val="18"/>
              </w:rPr>
              <w:t>а</w:t>
            </w:r>
            <w:r w:rsidR="00705655">
              <w:rPr>
                <w:sz w:val="18"/>
                <w:szCs w:val="18"/>
              </w:rPr>
              <w:t xml:space="preserve"> менеджера</w:t>
            </w:r>
            <w:r w:rsidRPr="005003E0">
              <w:rPr>
                <w:sz w:val="18"/>
                <w:szCs w:val="18"/>
              </w:rPr>
              <w:t xml:space="preserve"> </w:t>
            </w:r>
            <w:r w:rsidR="00581423">
              <w:rPr>
                <w:sz w:val="18"/>
                <w:szCs w:val="18"/>
              </w:rPr>
              <w:t xml:space="preserve">филиала с признаком </w:t>
            </w:r>
            <w:r w:rsidRPr="005003E0">
              <w:rPr>
                <w:sz w:val="18"/>
                <w:szCs w:val="18"/>
              </w:rPr>
              <w:t>«Основной</w:t>
            </w:r>
            <w:r w:rsidR="002065B4">
              <w:rPr>
                <w:sz w:val="18"/>
                <w:szCs w:val="18"/>
              </w:rPr>
              <w:t xml:space="preserve"> город</w:t>
            </w:r>
            <w:r w:rsidRPr="005003E0">
              <w:rPr>
                <w:sz w:val="18"/>
                <w:szCs w:val="18"/>
              </w:rPr>
              <w:t>».</w:t>
            </w:r>
          </w:p>
          <w:p w14:paraId="186D1579" w14:textId="77777777" w:rsidR="00113164" w:rsidRPr="005003E0" w:rsidRDefault="00113164" w:rsidP="00EE27D6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При нажатии на гиперссылку открывается закладка «Филиалы» ОЭФ Клиенты.</w:t>
            </w:r>
          </w:p>
        </w:tc>
      </w:tr>
      <w:tr w:rsidR="00113164" w14:paraId="5449CC61" w14:textId="77777777" w:rsidTr="005C0654">
        <w:tc>
          <w:tcPr>
            <w:tcW w:w="1951" w:type="dxa"/>
            <w:shd w:val="clear" w:color="auto" w:fill="auto"/>
            <w:vAlign w:val="center"/>
          </w:tcPr>
          <w:p w14:paraId="69299C99" w14:textId="77777777" w:rsidR="00113164" w:rsidRPr="000E0F80" w:rsidRDefault="00113164" w:rsidP="000E0F80">
            <w:pPr>
              <w:ind w:firstLine="0"/>
              <w:rPr>
                <w:sz w:val="18"/>
                <w:szCs w:val="18"/>
              </w:rPr>
            </w:pPr>
            <w:r w:rsidRPr="000E0F80">
              <w:rPr>
                <w:sz w:val="18"/>
                <w:szCs w:val="18"/>
              </w:rPr>
              <w:t>Основной КМ:</w:t>
            </w:r>
          </w:p>
        </w:tc>
        <w:tc>
          <w:tcPr>
            <w:tcW w:w="1276" w:type="dxa"/>
          </w:tcPr>
          <w:p w14:paraId="7C6991FD" w14:textId="77777777" w:rsidR="00113164" w:rsidRDefault="00113164" w:rsidP="0028218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79129323" w14:textId="77777777" w:rsidR="00113164" w:rsidRPr="002E0FCE" w:rsidRDefault="00113164" w:rsidP="0028218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58A3AC36" w14:textId="77777777" w:rsidR="002F5089" w:rsidRPr="002F5089" w:rsidRDefault="002F5089" w:rsidP="002F5089">
            <w:pPr>
              <w:ind w:firstLine="0"/>
              <w:jc w:val="center"/>
              <w:rPr>
                <w:sz w:val="18"/>
                <w:szCs w:val="18"/>
              </w:rPr>
            </w:pPr>
            <w:r w:rsidRPr="002F5089">
              <w:rPr>
                <w:sz w:val="18"/>
                <w:szCs w:val="18"/>
              </w:rPr>
              <w:t>Добавить</w:t>
            </w:r>
          </w:p>
          <w:p w14:paraId="1A126F42" w14:textId="77777777" w:rsidR="00113164" w:rsidRPr="005003E0" w:rsidRDefault="002F5089" w:rsidP="001F6EB4">
            <w:pPr>
              <w:ind w:firstLine="0"/>
              <w:jc w:val="center"/>
              <w:rPr>
                <w:sz w:val="18"/>
                <w:szCs w:val="18"/>
              </w:rPr>
            </w:pPr>
            <w:r w:rsidRPr="002F5089">
              <w:rPr>
                <w:sz w:val="18"/>
                <w:szCs w:val="18"/>
              </w:rPr>
              <w:t>Иванов И</w:t>
            </w:r>
            <w:r w:rsidR="001F6EB4">
              <w:rPr>
                <w:sz w:val="18"/>
                <w:szCs w:val="18"/>
              </w:rPr>
              <w:t>. И.</w:t>
            </w:r>
          </w:p>
        </w:tc>
        <w:tc>
          <w:tcPr>
            <w:tcW w:w="4678" w:type="dxa"/>
            <w:shd w:val="clear" w:color="auto" w:fill="auto"/>
          </w:tcPr>
          <w:p w14:paraId="5042F012" w14:textId="77777777" w:rsidR="00113164" w:rsidRPr="005003E0" w:rsidRDefault="00113164" w:rsidP="00C56204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ФИО КМ из филиала клиента с признаком «Основной».</w:t>
            </w:r>
          </w:p>
          <w:p w14:paraId="3300CC1D" w14:textId="77777777" w:rsidR="00113164" w:rsidRPr="005003E0" w:rsidRDefault="00113164" w:rsidP="00F11E0B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 ФИО клиентского менеджера, то отображать текст «Добавить».</w:t>
            </w:r>
          </w:p>
          <w:p w14:paraId="40A34BC1" w14:textId="77777777" w:rsidR="00113164" w:rsidRPr="005003E0" w:rsidRDefault="00113164" w:rsidP="00F11E0B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Формат отображаемого ФИО: Фамилия И.О.</w:t>
            </w:r>
          </w:p>
          <w:p w14:paraId="539DEF13" w14:textId="77777777" w:rsidR="00113164" w:rsidRPr="005003E0" w:rsidRDefault="00113164" w:rsidP="00F11E0B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Всплывающая подсказка на тексте ФИО КМ: Фамилия Имя Отчество.</w:t>
            </w:r>
          </w:p>
          <w:p w14:paraId="6CE97C13" w14:textId="77777777" w:rsidR="00113164" w:rsidRPr="005003E0" w:rsidRDefault="00113164" w:rsidP="00C56204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При нажатии на гиперссылку открывается закладка «Филиалы» ОЭФ Клиенты.</w:t>
            </w:r>
          </w:p>
        </w:tc>
      </w:tr>
      <w:tr w:rsidR="00113164" w14:paraId="73960627" w14:textId="77777777" w:rsidTr="005C0654">
        <w:tc>
          <w:tcPr>
            <w:tcW w:w="1951" w:type="dxa"/>
            <w:shd w:val="clear" w:color="auto" w:fill="auto"/>
            <w:vAlign w:val="center"/>
          </w:tcPr>
          <w:p w14:paraId="2E32793C" w14:textId="77777777" w:rsidR="00113164" w:rsidRPr="000E0F80" w:rsidRDefault="00113164" w:rsidP="000E0F80">
            <w:pPr>
              <w:ind w:firstLine="0"/>
              <w:rPr>
                <w:sz w:val="18"/>
                <w:szCs w:val="18"/>
              </w:rPr>
            </w:pPr>
            <w:r w:rsidRPr="000E0F80">
              <w:rPr>
                <w:sz w:val="18"/>
                <w:szCs w:val="18"/>
              </w:rPr>
              <w:t>Зам. Основного КМ-а:</w:t>
            </w:r>
          </w:p>
        </w:tc>
        <w:tc>
          <w:tcPr>
            <w:tcW w:w="1276" w:type="dxa"/>
          </w:tcPr>
          <w:p w14:paraId="6161BE06" w14:textId="77777777" w:rsidR="00113164" w:rsidRDefault="00113164" w:rsidP="0028218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7DC3D41A" w14:textId="77777777" w:rsidR="00113164" w:rsidRPr="002E0FCE" w:rsidRDefault="00113164" w:rsidP="0028218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5CACE72C" w14:textId="77777777" w:rsidR="00850CC2" w:rsidRPr="002F5089" w:rsidRDefault="00850CC2" w:rsidP="00850CC2">
            <w:pPr>
              <w:ind w:firstLine="0"/>
              <w:jc w:val="center"/>
              <w:rPr>
                <w:sz w:val="18"/>
                <w:szCs w:val="18"/>
              </w:rPr>
            </w:pPr>
            <w:r w:rsidRPr="002F5089">
              <w:rPr>
                <w:sz w:val="18"/>
                <w:szCs w:val="18"/>
              </w:rPr>
              <w:t>Добавить</w:t>
            </w:r>
          </w:p>
          <w:p w14:paraId="702D7B64" w14:textId="77777777" w:rsidR="00113164" w:rsidRPr="005003E0" w:rsidRDefault="00850CC2" w:rsidP="00850CC2">
            <w:pPr>
              <w:ind w:firstLine="0"/>
              <w:jc w:val="center"/>
              <w:rPr>
                <w:sz w:val="18"/>
                <w:szCs w:val="18"/>
              </w:rPr>
            </w:pPr>
            <w:r w:rsidRPr="002F5089">
              <w:rPr>
                <w:sz w:val="18"/>
                <w:szCs w:val="18"/>
              </w:rPr>
              <w:t>Иванов И</w:t>
            </w:r>
            <w:r>
              <w:rPr>
                <w:sz w:val="18"/>
                <w:szCs w:val="18"/>
              </w:rPr>
              <w:t>. И.</w:t>
            </w:r>
          </w:p>
        </w:tc>
        <w:tc>
          <w:tcPr>
            <w:tcW w:w="4678" w:type="dxa"/>
            <w:shd w:val="clear" w:color="auto" w:fill="auto"/>
          </w:tcPr>
          <w:p w14:paraId="1BE3A790" w14:textId="77777777" w:rsidR="00446004" w:rsidRDefault="00446004" w:rsidP="00C87CB8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информаци</w:t>
            </w:r>
            <w:r w:rsidR="008770EA">
              <w:rPr>
                <w:sz w:val="18"/>
                <w:szCs w:val="18"/>
              </w:rPr>
              <w:t>ю</w:t>
            </w:r>
            <w:r>
              <w:rPr>
                <w:sz w:val="18"/>
                <w:szCs w:val="18"/>
              </w:rPr>
              <w:t xml:space="preserve"> с ФИО заместителя КМ. Если у КМ несколько заместителей, то отображается</w:t>
            </w:r>
            <w:r w:rsidR="002B79BA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ФИО первого заместителя</w:t>
            </w:r>
            <w:r w:rsidR="002B79BA">
              <w:rPr>
                <w:sz w:val="18"/>
                <w:szCs w:val="18"/>
              </w:rPr>
              <w:t xml:space="preserve"> в алфавитном порядке</w:t>
            </w:r>
            <w:r>
              <w:rPr>
                <w:sz w:val="18"/>
                <w:szCs w:val="18"/>
              </w:rPr>
              <w:t>.</w:t>
            </w:r>
          </w:p>
          <w:p w14:paraId="1F237632" w14:textId="77777777" w:rsidR="00113164" w:rsidRPr="005003E0" w:rsidRDefault="00113164" w:rsidP="00C87CB8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 ФИО заместителя КМ, то отображать текст «Добавить».</w:t>
            </w:r>
          </w:p>
          <w:p w14:paraId="2E7A0E4B" w14:textId="77777777" w:rsidR="00113164" w:rsidRPr="005003E0" w:rsidRDefault="00113164" w:rsidP="008B3BE1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Формат отображаемого ФИО: Фамилия И.О.</w:t>
            </w:r>
          </w:p>
          <w:p w14:paraId="1B831A95" w14:textId="77777777" w:rsidR="00113164" w:rsidRPr="005003E0" w:rsidRDefault="00113164" w:rsidP="008B3BE1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Всплывающая подсказка на тексте ФИО КМ: Фамилия Имя Отчество.</w:t>
            </w:r>
          </w:p>
          <w:p w14:paraId="0F9F769C" w14:textId="77777777" w:rsidR="00113164" w:rsidRPr="005003E0" w:rsidRDefault="00113164" w:rsidP="00C87CB8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При нажатии на гиперссылку открывается закладка «Филиалы» ОЭФ Клиенты.</w:t>
            </w:r>
          </w:p>
        </w:tc>
      </w:tr>
      <w:tr w:rsidR="00113164" w14:paraId="23E9DDBE" w14:textId="77777777" w:rsidTr="005C0654">
        <w:tc>
          <w:tcPr>
            <w:tcW w:w="1951" w:type="dxa"/>
            <w:shd w:val="clear" w:color="auto" w:fill="auto"/>
            <w:vAlign w:val="center"/>
          </w:tcPr>
          <w:p w14:paraId="057868DD" w14:textId="77777777" w:rsidR="00113164" w:rsidRPr="000E0F80" w:rsidRDefault="00113164" w:rsidP="000E0F80">
            <w:pPr>
              <w:ind w:firstLine="0"/>
              <w:rPr>
                <w:sz w:val="18"/>
                <w:szCs w:val="18"/>
              </w:rPr>
            </w:pPr>
            <w:r w:rsidRPr="000E0F80">
              <w:rPr>
                <w:sz w:val="18"/>
                <w:szCs w:val="18"/>
              </w:rPr>
              <w:t>Инвестиционный Консультант:</w:t>
            </w:r>
          </w:p>
        </w:tc>
        <w:tc>
          <w:tcPr>
            <w:tcW w:w="1276" w:type="dxa"/>
          </w:tcPr>
          <w:p w14:paraId="775BA107" w14:textId="77777777" w:rsidR="00113164" w:rsidRDefault="00113164" w:rsidP="0028218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113D72F8" w14:textId="77777777" w:rsidR="00113164" w:rsidRPr="002E0FCE" w:rsidRDefault="00113164" w:rsidP="0028218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7D705D72" w14:textId="77777777" w:rsidR="002A33A8" w:rsidRPr="002F5089" w:rsidRDefault="002A33A8" w:rsidP="002A33A8">
            <w:pPr>
              <w:ind w:firstLine="0"/>
              <w:jc w:val="center"/>
              <w:rPr>
                <w:sz w:val="18"/>
                <w:szCs w:val="18"/>
              </w:rPr>
            </w:pPr>
            <w:r w:rsidRPr="002F5089">
              <w:rPr>
                <w:sz w:val="18"/>
                <w:szCs w:val="18"/>
              </w:rPr>
              <w:t>Добавить</w:t>
            </w:r>
          </w:p>
          <w:p w14:paraId="5ABDD7F2" w14:textId="77777777" w:rsidR="00113164" w:rsidRPr="005003E0" w:rsidRDefault="002A33A8" w:rsidP="002A33A8">
            <w:pPr>
              <w:ind w:firstLine="0"/>
              <w:jc w:val="center"/>
              <w:rPr>
                <w:sz w:val="18"/>
                <w:szCs w:val="18"/>
              </w:rPr>
            </w:pPr>
            <w:r w:rsidRPr="002F5089">
              <w:rPr>
                <w:sz w:val="18"/>
                <w:szCs w:val="18"/>
              </w:rPr>
              <w:t>Иванов И</w:t>
            </w:r>
            <w:r>
              <w:rPr>
                <w:sz w:val="18"/>
                <w:szCs w:val="18"/>
              </w:rPr>
              <w:t>. И.</w:t>
            </w:r>
          </w:p>
        </w:tc>
        <w:tc>
          <w:tcPr>
            <w:tcW w:w="4678" w:type="dxa"/>
            <w:shd w:val="clear" w:color="auto" w:fill="auto"/>
          </w:tcPr>
          <w:p w14:paraId="401250BB" w14:textId="77777777" w:rsidR="00113164" w:rsidRPr="005003E0" w:rsidRDefault="00113164" w:rsidP="00383504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ФИО инвестиционного консультанта.</w:t>
            </w:r>
          </w:p>
          <w:p w14:paraId="19AFEC67" w14:textId="77777777" w:rsidR="00113164" w:rsidRPr="005003E0" w:rsidRDefault="00113164" w:rsidP="00383504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 ФИО инвестиционного консультанта, то отображать текст «Добавить».</w:t>
            </w:r>
          </w:p>
          <w:p w14:paraId="0D0CF66D" w14:textId="77777777" w:rsidR="00113164" w:rsidRPr="005003E0" w:rsidRDefault="00113164" w:rsidP="008B3BE1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Формат отображаемого ФИО: Фамилия И.О.</w:t>
            </w:r>
          </w:p>
          <w:p w14:paraId="45566041" w14:textId="77777777" w:rsidR="00113164" w:rsidRPr="005003E0" w:rsidRDefault="00113164" w:rsidP="008B3BE1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Всплывающая подсказка на тексте ФИО КМ: Фамилия Имя Отчество.</w:t>
            </w:r>
          </w:p>
          <w:p w14:paraId="1DB78158" w14:textId="77777777" w:rsidR="00113164" w:rsidRPr="005003E0" w:rsidRDefault="003232CF" w:rsidP="003232CF">
            <w:pPr>
              <w:ind w:firstLine="0"/>
              <w:rPr>
                <w:sz w:val="18"/>
                <w:szCs w:val="18"/>
              </w:rPr>
            </w:pPr>
            <w:commentRangeStart w:id="57"/>
            <w:r w:rsidRPr="005003E0">
              <w:rPr>
                <w:sz w:val="18"/>
                <w:szCs w:val="18"/>
              </w:rPr>
              <w:lastRenderedPageBreak/>
              <w:t>Гиперссылка на закладку</w:t>
            </w:r>
            <w:r>
              <w:rPr>
                <w:sz w:val="18"/>
                <w:szCs w:val="18"/>
              </w:rPr>
              <w:t xml:space="preserve"> «Инвестиционное сопровождение»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57"/>
            <w:r>
              <w:rPr>
                <w:rStyle w:val="af1"/>
              </w:rPr>
              <w:commentReference w:id="57"/>
            </w:r>
          </w:p>
        </w:tc>
      </w:tr>
      <w:tr w:rsidR="00113164" w14:paraId="39595033" w14:textId="77777777" w:rsidTr="005C0654">
        <w:tc>
          <w:tcPr>
            <w:tcW w:w="1951" w:type="dxa"/>
            <w:shd w:val="clear" w:color="auto" w:fill="auto"/>
            <w:vAlign w:val="center"/>
          </w:tcPr>
          <w:p w14:paraId="5DEC9485" w14:textId="77777777" w:rsidR="00113164" w:rsidRPr="00F47BD9" w:rsidRDefault="00113164" w:rsidP="00F47BD9">
            <w:pPr>
              <w:ind w:firstLine="0"/>
              <w:rPr>
                <w:sz w:val="18"/>
                <w:szCs w:val="18"/>
              </w:rPr>
            </w:pPr>
            <w:r w:rsidRPr="00F47BD9">
              <w:rPr>
                <w:sz w:val="18"/>
                <w:szCs w:val="18"/>
              </w:rPr>
              <w:lastRenderedPageBreak/>
              <w:t>Тип Клиента:</w:t>
            </w:r>
          </w:p>
        </w:tc>
        <w:tc>
          <w:tcPr>
            <w:tcW w:w="1276" w:type="dxa"/>
          </w:tcPr>
          <w:p w14:paraId="580A8BA1" w14:textId="77777777" w:rsidR="00113164" w:rsidRDefault="00113164" w:rsidP="00AD27E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279B8D1C" w14:textId="77777777" w:rsidR="00113164" w:rsidRPr="002E0FCE" w:rsidRDefault="00113164" w:rsidP="00AD27E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15813B0C" w14:textId="77777777" w:rsidR="00B668BA" w:rsidRPr="00B668BA" w:rsidRDefault="00B668BA" w:rsidP="00B668BA">
            <w:pPr>
              <w:ind w:firstLine="0"/>
              <w:jc w:val="center"/>
              <w:rPr>
                <w:sz w:val="18"/>
                <w:szCs w:val="18"/>
              </w:rPr>
            </w:pPr>
            <w:r w:rsidRPr="00B668BA">
              <w:rPr>
                <w:sz w:val="18"/>
                <w:szCs w:val="18"/>
              </w:rPr>
              <w:t>Потенциальный</w:t>
            </w:r>
          </w:p>
          <w:p w14:paraId="19C306F7" w14:textId="77777777" w:rsidR="00B668BA" w:rsidRPr="00B668BA" w:rsidRDefault="00B668BA" w:rsidP="00B668BA">
            <w:pPr>
              <w:ind w:firstLine="0"/>
              <w:jc w:val="center"/>
              <w:rPr>
                <w:sz w:val="18"/>
                <w:szCs w:val="18"/>
              </w:rPr>
            </w:pPr>
            <w:r w:rsidRPr="00B668BA">
              <w:rPr>
                <w:sz w:val="18"/>
                <w:szCs w:val="18"/>
              </w:rPr>
              <w:t>Потенциальный-Отказ</w:t>
            </w:r>
          </w:p>
          <w:p w14:paraId="69EEEFC5" w14:textId="77777777" w:rsidR="00B668BA" w:rsidRPr="00B668BA" w:rsidRDefault="00B668BA" w:rsidP="00B668BA">
            <w:pPr>
              <w:ind w:firstLine="0"/>
              <w:jc w:val="center"/>
              <w:rPr>
                <w:sz w:val="18"/>
                <w:szCs w:val="18"/>
              </w:rPr>
            </w:pPr>
            <w:r w:rsidRPr="00B668BA">
              <w:rPr>
                <w:sz w:val="18"/>
                <w:szCs w:val="18"/>
              </w:rPr>
              <w:t>Действующий,</w:t>
            </w:r>
          </w:p>
          <w:p w14:paraId="0E7141B2" w14:textId="77777777" w:rsidR="00B668BA" w:rsidRPr="00B668BA" w:rsidRDefault="00B668BA" w:rsidP="00B668BA">
            <w:pPr>
              <w:ind w:firstLine="0"/>
              <w:jc w:val="center"/>
              <w:rPr>
                <w:sz w:val="18"/>
                <w:szCs w:val="18"/>
              </w:rPr>
            </w:pPr>
            <w:r w:rsidRPr="00B668BA">
              <w:rPr>
                <w:sz w:val="18"/>
                <w:szCs w:val="18"/>
              </w:rPr>
              <w:t>Переведен в ДО</w:t>
            </w:r>
          </w:p>
          <w:p w14:paraId="29F1F713" w14:textId="77777777" w:rsidR="00B668BA" w:rsidRPr="00B668BA" w:rsidRDefault="00B668BA" w:rsidP="00B668BA">
            <w:pPr>
              <w:ind w:firstLine="0"/>
              <w:jc w:val="center"/>
              <w:rPr>
                <w:sz w:val="18"/>
                <w:szCs w:val="18"/>
              </w:rPr>
            </w:pPr>
            <w:r w:rsidRPr="00B668BA">
              <w:rPr>
                <w:sz w:val="18"/>
                <w:szCs w:val="18"/>
              </w:rPr>
              <w:t>Закрыт</w:t>
            </w:r>
          </w:p>
          <w:p w14:paraId="42A04A3A" w14:textId="77777777" w:rsidR="00113164" w:rsidRPr="005003E0" w:rsidRDefault="00B668BA" w:rsidP="00B668BA">
            <w:pPr>
              <w:ind w:firstLine="0"/>
              <w:jc w:val="center"/>
              <w:rPr>
                <w:sz w:val="18"/>
                <w:szCs w:val="18"/>
              </w:rPr>
            </w:pPr>
            <w:r w:rsidRPr="00B668BA">
              <w:rPr>
                <w:sz w:val="18"/>
                <w:szCs w:val="18"/>
              </w:rPr>
              <w:t>Умер</w:t>
            </w:r>
          </w:p>
        </w:tc>
        <w:tc>
          <w:tcPr>
            <w:tcW w:w="4678" w:type="dxa"/>
            <w:shd w:val="clear" w:color="auto" w:fill="auto"/>
          </w:tcPr>
          <w:p w14:paraId="1A4C6100" w14:textId="77777777" w:rsidR="00113164" w:rsidRPr="005003E0" w:rsidRDefault="00113164" w:rsidP="00AD27EE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типе клиента.</w:t>
            </w:r>
          </w:p>
          <w:p w14:paraId="7F31ECE0" w14:textId="6011D406" w:rsidR="00113164" w:rsidRPr="005003E0" w:rsidRDefault="00D7446C" w:rsidP="00295DE1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«Сегментация»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 w:rsidR="00A833ED">
              <w:rPr>
                <w:sz w:val="18"/>
                <w:szCs w:val="18"/>
              </w:rPr>
              <w:t xml:space="preserve"> (</w:t>
            </w:r>
            <w:r w:rsidR="00295DE1" w:rsidRPr="00295DE1">
              <w:rPr>
                <w:b/>
                <w:sz w:val="18"/>
                <w:szCs w:val="18"/>
              </w:rPr>
              <w:fldChar w:fldCharType="begin"/>
            </w:r>
            <w:r w:rsidR="00295DE1" w:rsidRPr="00295DE1">
              <w:rPr>
                <w:b/>
                <w:sz w:val="18"/>
                <w:szCs w:val="18"/>
              </w:rPr>
              <w:instrText xml:space="preserve"> REF _Ref20825792 \h  \* MERGEFORMAT </w:instrText>
            </w:r>
            <w:r w:rsidR="00295DE1" w:rsidRPr="00295DE1">
              <w:rPr>
                <w:b/>
                <w:sz w:val="18"/>
                <w:szCs w:val="18"/>
              </w:rPr>
            </w:r>
            <w:r w:rsidR="00295DE1" w:rsidRPr="00295DE1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Требования к закладке «Сегментация» ОЭФ Клиенты</w:t>
            </w:r>
            <w:r w:rsidR="00295DE1" w:rsidRPr="00295DE1">
              <w:rPr>
                <w:b/>
                <w:sz w:val="18"/>
                <w:szCs w:val="18"/>
              </w:rPr>
              <w:fldChar w:fldCharType="end"/>
            </w:r>
            <w:r w:rsidR="00A833ED"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>.</w:t>
            </w:r>
          </w:p>
        </w:tc>
      </w:tr>
      <w:tr w:rsidR="00113164" w14:paraId="47995FDF" w14:textId="77777777" w:rsidTr="005C0654">
        <w:tc>
          <w:tcPr>
            <w:tcW w:w="1951" w:type="dxa"/>
            <w:shd w:val="clear" w:color="auto" w:fill="auto"/>
            <w:vAlign w:val="center"/>
          </w:tcPr>
          <w:p w14:paraId="32669410" w14:textId="77777777" w:rsidR="00113164" w:rsidRPr="00CA167B" w:rsidRDefault="00113164" w:rsidP="00F47BD9">
            <w:pPr>
              <w:ind w:firstLine="0"/>
              <w:rPr>
                <w:sz w:val="18"/>
                <w:szCs w:val="18"/>
              </w:rPr>
            </w:pPr>
            <w:r w:rsidRPr="00CA167B">
              <w:rPr>
                <w:sz w:val="18"/>
                <w:szCs w:val="18"/>
              </w:rPr>
              <w:t>Пакет Услуг:</w:t>
            </w:r>
          </w:p>
        </w:tc>
        <w:tc>
          <w:tcPr>
            <w:tcW w:w="1276" w:type="dxa"/>
          </w:tcPr>
          <w:p w14:paraId="244AF3FE" w14:textId="77777777" w:rsidR="00113164" w:rsidRPr="00CA167B" w:rsidRDefault="00113164" w:rsidP="00627DE3">
            <w:pPr>
              <w:ind w:firstLine="0"/>
              <w:rPr>
                <w:sz w:val="18"/>
                <w:szCs w:val="18"/>
              </w:rPr>
            </w:pPr>
            <w:r w:rsidRPr="00CA167B">
              <w:rPr>
                <w:sz w:val="18"/>
                <w:szCs w:val="18"/>
              </w:rPr>
              <w:t>Текст (</w:t>
            </w:r>
            <w:proofErr w:type="spellStart"/>
            <w:r w:rsidRPr="00CA167B">
              <w:rPr>
                <w:sz w:val="18"/>
                <w:szCs w:val="18"/>
              </w:rPr>
              <w:t>гипер</w:t>
            </w:r>
            <w:proofErr w:type="spellEnd"/>
          </w:p>
          <w:p w14:paraId="6A7F2A5E" w14:textId="77777777" w:rsidR="00113164" w:rsidRPr="00CA167B" w:rsidRDefault="00113164" w:rsidP="00627DE3">
            <w:pPr>
              <w:ind w:firstLine="0"/>
              <w:rPr>
                <w:sz w:val="18"/>
                <w:szCs w:val="18"/>
              </w:rPr>
            </w:pPr>
            <w:r w:rsidRPr="00CA167B"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2B8942D9" w14:textId="77777777" w:rsidR="00DC2D06" w:rsidRPr="00CA167B" w:rsidRDefault="00DC2D06" w:rsidP="00DC2D06">
            <w:pPr>
              <w:ind w:firstLine="0"/>
              <w:jc w:val="center"/>
              <w:rPr>
                <w:sz w:val="18"/>
                <w:szCs w:val="18"/>
              </w:rPr>
            </w:pPr>
            <w:r w:rsidRPr="00CA167B">
              <w:rPr>
                <w:sz w:val="18"/>
                <w:szCs w:val="18"/>
              </w:rPr>
              <w:t>Добавить</w:t>
            </w:r>
          </w:p>
          <w:p w14:paraId="4BD64B7C" w14:textId="77777777" w:rsidR="00113164" w:rsidRPr="00CA167B" w:rsidRDefault="00DC2D06" w:rsidP="00DC2D06">
            <w:pPr>
              <w:ind w:firstLine="0"/>
              <w:jc w:val="center"/>
              <w:rPr>
                <w:sz w:val="18"/>
                <w:szCs w:val="18"/>
              </w:rPr>
            </w:pPr>
            <w:proofErr w:type="spellStart"/>
            <w:r w:rsidRPr="00CA167B">
              <w:rPr>
                <w:sz w:val="18"/>
                <w:szCs w:val="18"/>
              </w:rPr>
              <w:t>Private</w:t>
            </w:r>
            <w:proofErr w:type="spellEnd"/>
            <w:r w:rsidRPr="00CA167B">
              <w:rPr>
                <w:sz w:val="18"/>
                <w:szCs w:val="18"/>
              </w:rPr>
              <w:t xml:space="preserve"> </w:t>
            </w:r>
            <w:proofErr w:type="spellStart"/>
            <w:r w:rsidRPr="00CA167B">
              <w:rPr>
                <w:sz w:val="18"/>
                <w:szCs w:val="18"/>
              </w:rPr>
              <w:t>Banking</w:t>
            </w:r>
            <w:proofErr w:type="spellEnd"/>
          </w:p>
        </w:tc>
        <w:tc>
          <w:tcPr>
            <w:tcW w:w="4678" w:type="dxa"/>
            <w:shd w:val="clear" w:color="auto" w:fill="auto"/>
          </w:tcPr>
          <w:p w14:paraId="771AA6EA" w14:textId="77777777" w:rsidR="00113164" w:rsidRDefault="00113164" w:rsidP="00627DE3">
            <w:pPr>
              <w:ind w:firstLine="0"/>
              <w:rPr>
                <w:sz w:val="18"/>
                <w:szCs w:val="18"/>
              </w:rPr>
            </w:pPr>
            <w:r w:rsidRPr="00CA167B">
              <w:rPr>
                <w:sz w:val="18"/>
                <w:szCs w:val="18"/>
              </w:rPr>
              <w:t>Отображает информацию об активном пакете услуг</w:t>
            </w:r>
            <w:r w:rsidR="00CA167B">
              <w:rPr>
                <w:sz w:val="18"/>
                <w:szCs w:val="18"/>
              </w:rPr>
              <w:t xml:space="preserve"> клиента</w:t>
            </w:r>
            <w:r w:rsidRPr="00CA167B">
              <w:rPr>
                <w:sz w:val="18"/>
                <w:szCs w:val="18"/>
              </w:rPr>
              <w:t>.</w:t>
            </w:r>
          </w:p>
          <w:p w14:paraId="54825B2A" w14:textId="77777777" w:rsidR="00CA167B" w:rsidRDefault="00CA167B" w:rsidP="00627DE3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Активный пакет услуг определяется по следующим параметрам:</w:t>
            </w:r>
          </w:p>
          <w:p w14:paraId="27F03359" w14:textId="77777777" w:rsidR="00CA167B" w:rsidRDefault="00A816DC" w:rsidP="00D10509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Признак продукта «Пакет услуг» = «ДА»; </w:t>
            </w:r>
          </w:p>
          <w:p w14:paraId="44EEB60C" w14:textId="77777777" w:rsidR="00A816DC" w:rsidRDefault="00A816DC" w:rsidP="00D10509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Текущий «Статус продукта» = «Действующий».</w:t>
            </w:r>
          </w:p>
          <w:p w14:paraId="14CAC699" w14:textId="77777777" w:rsidR="00A816DC" w:rsidRDefault="00A816DC" w:rsidP="00A816D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Для найденного таким образом продукта </w:t>
            </w:r>
            <w:r w:rsidR="00932B6F">
              <w:rPr>
                <w:sz w:val="18"/>
                <w:szCs w:val="18"/>
              </w:rPr>
              <w:t>в</w:t>
            </w:r>
            <w:r>
              <w:rPr>
                <w:sz w:val="18"/>
                <w:szCs w:val="18"/>
              </w:rPr>
              <w:t xml:space="preserve">ыбирается параметр «Сокр. </w:t>
            </w:r>
            <w:proofErr w:type="spellStart"/>
            <w:r>
              <w:rPr>
                <w:sz w:val="18"/>
                <w:szCs w:val="18"/>
              </w:rPr>
              <w:t>наимен</w:t>
            </w:r>
            <w:proofErr w:type="spellEnd"/>
            <w:r>
              <w:rPr>
                <w:sz w:val="18"/>
                <w:szCs w:val="18"/>
              </w:rPr>
              <w:t xml:space="preserve">. пакета услуг», который </w:t>
            </w:r>
            <w:r w:rsidR="00932B6F">
              <w:rPr>
                <w:sz w:val="18"/>
                <w:szCs w:val="18"/>
              </w:rPr>
              <w:t xml:space="preserve">и должен </w:t>
            </w:r>
            <w:r>
              <w:rPr>
                <w:sz w:val="18"/>
                <w:szCs w:val="18"/>
              </w:rPr>
              <w:t>отобража</w:t>
            </w:r>
            <w:r w:rsidR="00932B6F">
              <w:rPr>
                <w:sz w:val="18"/>
                <w:szCs w:val="18"/>
              </w:rPr>
              <w:t>ться</w:t>
            </w:r>
            <w:r>
              <w:rPr>
                <w:sz w:val="18"/>
                <w:szCs w:val="18"/>
              </w:rPr>
              <w:t xml:space="preserve"> в данном поле. Если у найденного таким образом продукта не указано «Сокр. </w:t>
            </w:r>
            <w:proofErr w:type="spellStart"/>
            <w:r>
              <w:rPr>
                <w:sz w:val="18"/>
                <w:szCs w:val="18"/>
              </w:rPr>
              <w:t>наимен</w:t>
            </w:r>
            <w:proofErr w:type="spellEnd"/>
            <w:r>
              <w:rPr>
                <w:sz w:val="18"/>
                <w:szCs w:val="18"/>
              </w:rPr>
              <w:t>. пакета услуг», то выводить наименование продукта.</w:t>
            </w:r>
          </w:p>
          <w:p w14:paraId="4231A610" w14:textId="77777777" w:rsidR="00A816DC" w:rsidRDefault="00A816DC" w:rsidP="00A816D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Для реализации данного требования необходимо добавить в справочник продуктов следующие </w:t>
            </w:r>
            <w:r w:rsidR="00932B6F">
              <w:rPr>
                <w:sz w:val="18"/>
                <w:szCs w:val="18"/>
              </w:rPr>
              <w:t>редактируемые</w:t>
            </w:r>
            <w:r>
              <w:rPr>
                <w:sz w:val="18"/>
                <w:szCs w:val="18"/>
              </w:rPr>
              <w:t xml:space="preserve"> параметры:</w:t>
            </w:r>
          </w:p>
          <w:p w14:paraId="05BC7C6C" w14:textId="77777777" w:rsidR="00A816DC" w:rsidRDefault="00A816DC" w:rsidP="008A598F">
            <w:pPr>
              <w:pStyle w:val="af5"/>
              <w:numPr>
                <w:ilvl w:val="0"/>
                <w:numId w:val="18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Пакет услуг (признак, </w:t>
            </w:r>
            <w:proofErr w:type="gramStart"/>
            <w:r>
              <w:rPr>
                <w:sz w:val="18"/>
                <w:szCs w:val="18"/>
              </w:rPr>
              <w:t>Да</w:t>
            </w:r>
            <w:proofErr w:type="gramEnd"/>
            <w:r>
              <w:rPr>
                <w:sz w:val="18"/>
                <w:szCs w:val="18"/>
              </w:rPr>
              <w:t>/Нет);</w:t>
            </w:r>
          </w:p>
          <w:p w14:paraId="2AFDEF16" w14:textId="77777777" w:rsidR="00A816DC" w:rsidRPr="00A816DC" w:rsidRDefault="00A816DC" w:rsidP="008A598F">
            <w:pPr>
              <w:pStyle w:val="af5"/>
              <w:numPr>
                <w:ilvl w:val="0"/>
                <w:numId w:val="18"/>
              </w:numPr>
              <w:rPr>
                <w:sz w:val="18"/>
                <w:szCs w:val="18"/>
              </w:rPr>
            </w:pPr>
            <w:r w:rsidRPr="00A816DC">
              <w:rPr>
                <w:sz w:val="18"/>
                <w:szCs w:val="18"/>
              </w:rPr>
              <w:t xml:space="preserve">Сокр. </w:t>
            </w:r>
            <w:proofErr w:type="spellStart"/>
            <w:r w:rsidRPr="00A816DC">
              <w:rPr>
                <w:sz w:val="18"/>
                <w:szCs w:val="18"/>
              </w:rPr>
              <w:t>наим</w:t>
            </w:r>
            <w:proofErr w:type="spellEnd"/>
            <w:r w:rsidRPr="00A816DC">
              <w:rPr>
                <w:sz w:val="18"/>
                <w:szCs w:val="18"/>
              </w:rPr>
              <w:t>. пакета услуг (текст).</w:t>
            </w:r>
          </w:p>
          <w:p w14:paraId="6820A651" w14:textId="5FC89D90" w:rsidR="00CA167B" w:rsidRPr="00CA167B" w:rsidRDefault="00113164" w:rsidP="002065B4">
            <w:pPr>
              <w:ind w:firstLine="0"/>
              <w:rPr>
                <w:sz w:val="18"/>
                <w:szCs w:val="18"/>
              </w:rPr>
            </w:pPr>
            <w:r w:rsidRPr="00CA167B">
              <w:rPr>
                <w:sz w:val="18"/>
                <w:szCs w:val="18"/>
              </w:rPr>
              <w:t>Если нет данных об активном пакете услуг, то отображать текст «Добавить»</w:t>
            </w:r>
            <w:r w:rsidR="00CA167B">
              <w:rPr>
                <w:sz w:val="18"/>
                <w:szCs w:val="18"/>
              </w:rPr>
              <w:t xml:space="preserve">, при нажатии на который открывается </w:t>
            </w:r>
            <w:commentRangeStart w:id="58"/>
            <w:r w:rsidR="00D878CE">
              <w:rPr>
                <w:sz w:val="18"/>
                <w:szCs w:val="18"/>
              </w:rPr>
              <w:t>карточка продукта «Пакет услуг»</w:t>
            </w:r>
            <w:commentRangeEnd w:id="58"/>
            <w:r w:rsidR="002065B4">
              <w:rPr>
                <w:sz w:val="18"/>
                <w:szCs w:val="18"/>
              </w:rPr>
              <w:t xml:space="preserve"> в режиме добавления пакета услуг</w:t>
            </w:r>
            <w:r w:rsidR="00AF2442">
              <w:rPr>
                <w:rStyle w:val="af1"/>
              </w:rPr>
              <w:commentReference w:id="58"/>
            </w:r>
            <w:r w:rsidR="00D878CE">
              <w:rPr>
                <w:sz w:val="18"/>
                <w:szCs w:val="18"/>
              </w:rPr>
              <w:t xml:space="preserve">. </w:t>
            </w:r>
            <w:r w:rsidR="00F13072">
              <w:rPr>
                <w:sz w:val="18"/>
                <w:szCs w:val="18"/>
              </w:rPr>
              <w:t xml:space="preserve">Если пакет услуг указан, то при нажатии на гиперссылку </w:t>
            </w:r>
            <w:r w:rsidR="00CA167B">
              <w:rPr>
                <w:sz w:val="18"/>
                <w:szCs w:val="18"/>
              </w:rPr>
              <w:t>открывается карточка</w:t>
            </w:r>
            <w:r w:rsidR="00932B6F">
              <w:rPr>
                <w:sz w:val="18"/>
                <w:szCs w:val="18"/>
              </w:rPr>
              <w:t xml:space="preserve"> продукта</w:t>
            </w:r>
            <w:r w:rsidR="00CA167B">
              <w:rPr>
                <w:sz w:val="18"/>
                <w:szCs w:val="18"/>
              </w:rPr>
              <w:t xml:space="preserve"> </w:t>
            </w:r>
            <w:r w:rsidR="00F076FA">
              <w:rPr>
                <w:sz w:val="18"/>
                <w:szCs w:val="18"/>
              </w:rPr>
              <w:t xml:space="preserve">указанного </w:t>
            </w:r>
            <w:r w:rsidR="00CA167B">
              <w:rPr>
                <w:sz w:val="18"/>
                <w:szCs w:val="18"/>
              </w:rPr>
              <w:t>пакета услуг.</w:t>
            </w:r>
          </w:p>
        </w:tc>
      </w:tr>
      <w:tr w:rsidR="00113164" w14:paraId="2F9417D7" w14:textId="77777777" w:rsidTr="005C0654">
        <w:tc>
          <w:tcPr>
            <w:tcW w:w="1951" w:type="dxa"/>
            <w:shd w:val="clear" w:color="auto" w:fill="auto"/>
            <w:vAlign w:val="center"/>
          </w:tcPr>
          <w:p w14:paraId="61FFBDCF" w14:textId="77777777" w:rsidR="00113164" w:rsidRPr="00F47BD9" w:rsidRDefault="00113164" w:rsidP="00F47BD9">
            <w:pPr>
              <w:ind w:firstLine="0"/>
              <w:rPr>
                <w:sz w:val="18"/>
                <w:szCs w:val="18"/>
              </w:rPr>
            </w:pPr>
            <w:r w:rsidRPr="00F47BD9">
              <w:rPr>
                <w:sz w:val="18"/>
                <w:szCs w:val="18"/>
              </w:rPr>
              <w:t>Дата привлечения в ГПБ:</w:t>
            </w:r>
          </w:p>
        </w:tc>
        <w:tc>
          <w:tcPr>
            <w:tcW w:w="1276" w:type="dxa"/>
          </w:tcPr>
          <w:p w14:paraId="2B219933" w14:textId="77777777" w:rsidR="00113164" w:rsidRDefault="00113164" w:rsidP="00F525E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42FEFBB0" w14:textId="77777777" w:rsidR="00113164" w:rsidRPr="002E0FCE" w:rsidRDefault="00113164" w:rsidP="00F525E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4B0A77B0" w14:textId="77777777" w:rsidR="00113164" w:rsidRPr="005003E0" w:rsidRDefault="003E7817" w:rsidP="00113164">
            <w:pPr>
              <w:ind w:firstLine="0"/>
              <w:jc w:val="center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ДД.ММ.ГГГГ</w:t>
            </w:r>
          </w:p>
        </w:tc>
        <w:tc>
          <w:tcPr>
            <w:tcW w:w="4678" w:type="dxa"/>
            <w:shd w:val="clear" w:color="auto" w:fill="auto"/>
          </w:tcPr>
          <w:p w14:paraId="6B9E723A" w14:textId="77777777" w:rsidR="00113164" w:rsidRPr="005003E0" w:rsidRDefault="00113164" w:rsidP="00F525E0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дате начала действия первого продукта(договора) клиента.</w:t>
            </w:r>
          </w:p>
          <w:p w14:paraId="38910C5D" w14:textId="0F597C96" w:rsidR="00113164" w:rsidRPr="005003E0" w:rsidRDefault="003650F4" w:rsidP="00295DE1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«Сегментация»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 xml:space="preserve"> (</w:t>
            </w:r>
            <w:r w:rsidR="00295DE1" w:rsidRPr="00295DE1">
              <w:rPr>
                <w:b/>
                <w:sz w:val="18"/>
                <w:szCs w:val="18"/>
              </w:rPr>
              <w:fldChar w:fldCharType="begin"/>
            </w:r>
            <w:r w:rsidR="00295DE1" w:rsidRPr="00295DE1">
              <w:rPr>
                <w:b/>
                <w:sz w:val="18"/>
                <w:szCs w:val="18"/>
              </w:rPr>
              <w:instrText xml:space="preserve"> REF _Ref20825792 \h  \* MERGEFORMAT </w:instrText>
            </w:r>
            <w:r w:rsidR="00295DE1" w:rsidRPr="00295DE1">
              <w:rPr>
                <w:b/>
                <w:sz w:val="18"/>
                <w:szCs w:val="18"/>
              </w:rPr>
            </w:r>
            <w:r w:rsidR="00295DE1" w:rsidRPr="00295DE1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Требования к закладке «Сегментация» ОЭФ Клиенты</w:t>
            </w:r>
            <w:r w:rsidR="00295DE1" w:rsidRPr="00295DE1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).</w:t>
            </w:r>
          </w:p>
        </w:tc>
      </w:tr>
      <w:tr w:rsidR="00113164" w14:paraId="14A667F7" w14:textId="77777777" w:rsidTr="005C0654">
        <w:tc>
          <w:tcPr>
            <w:tcW w:w="1951" w:type="dxa"/>
            <w:shd w:val="clear" w:color="auto" w:fill="auto"/>
            <w:vAlign w:val="center"/>
          </w:tcPr>
          <w:p w14:paraId="5F635497" w14:textId="77777777" w:rsidR="00113164" w:rsidRPr="00F47BD9" w:rsidRDefault="00113164" w:rsidP="00F47BD9">
            <w:pPr>
              <w:ind w:firstLine="0"/>
              <w:rPr>
                <w:sz w:val="18"/>
                <w:szCs w:val="18"/>
              </w:rPr>
            </w:pPr>
            <w:r w:rsidRPr="00F47BD9">
              <w:rPr>
                <w:sz w:val="18"/>
                <w:szCs w:val="18"/>
              </w:rPr>
              <w:t>Дата привлечения в ЧБ:</w:t>
            </w:r>
          </w:p>
        </w:tc>
        <w:tc>
          <w:tcPr>
            <w:tcW w:w="1276" w:type="dxa"/>
          </w:tcPr>
          <w:p w14:paraId="00B11B9F" w14:textId="77777777" w:rsidR="00113164" w:rsidRDefault="00113164" w:rsidP="00DF275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257D526B" w14:textId="77777777" w:rsidR="00113164" w:rsidRPr="002E0FCE" w:rsidRDefault="00113164" w:rsidP="00DF275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53CF9A6E" w14:textId="77777777" w:rsidR="00113164" w:rsidRPr="005003E0" w:rsidRDefault="003E7817" w:rsidP="00113164">
            <w:pPr>
              <w:ind w:firstLine="0"/>
              <w:jc w:val="center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ДД.ММ.ГГГГ</w:t>
            </w:r>
          </w:p>
        </w:tc>
        <w:tc>
          <w:tcPr>
            <w:tcW w:w="4678" w:type="dxa"/>
            <w:shd w:val="clear" w:color="auto" w:fill="auto"/>
          </w:tcPr>
          <w:p w14:paraId="5E643ED8" w14:textId="77777777" w:rsidR="00113164" w:rsidRPr="005003E0" w:rsidRDefault="00113164" w:rsidP="002A1B0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дате установки первого классификатора «Персональный менеджер».</w:t>
            </w:r>
          </w:p>
          <w:p w14:paraId="46CBD490" w14:textId="5DEF3424" w:rsidR="00113164" w:rsidRPr="005003E0" w:rsidRDefault="003650F4" w:rsidP="00295DE1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«Сегментация»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 xml:space="preserve"> (</w:t>
            </w:r>
            <w:r w:rsidR="00295DE1" w:rsidRPr="00295DE1">
              <w:rPr>
                <w:b/>
                <w:sz w:val="18"/>
                <w:szCs w:val="18"/>
              </w:rPr>
              <w:fldChar w:fldCharType="begin"/>
            </w:r>
            <w:r w:rsidR="00295DE1" w:rsidRPr="00295DE1">
              <w:rPr>
                <w:b/>
                <w:sz w:val="18"/>
                <w:szCs w:val="18"/>
              </w:rPr>
              <w:instrText xml:space="preserve"> REF _Ref20825792 \h  \* MERGEFORMAT </w:instrText>
            </w:r>
            <w:r w:rsidR="00295DE1" w:rsidRPr="00295DE1">
              <w:rPr>
                <w:b/>
                <w:sz w:val="18"/>
                <w:szCs w:val="18"/>
              </w:rPr>
            </w:r>
            <w:r w:rsidR="00295DE1" w:rsidRPr="00295DE1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Требования к закладке «Сегментация» ОЭФ Клиенты</w:t>
            </w:r>
            <w:r w:rsidR="00295DE1" w:rsidRPr="00295DE1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).</w:t>
            </w:r>
          </w:p>
        </w:tc>
      </w:tr>
      <w:tr w:rsidR="00113164" w14:paraId="48468060" w14:textId="77777777" w:rsidTr="005C0654">
        <w:tc>
          <w:tcPr>
            <w:tcW w:w="1951" w:type="dxa"/>
            <w:shd w:val="clear" w:color="auto" w:fill="auto"/>
            <w:vAlign w:val="center"/>
          </w:tcPr>
          <w:p w14:paraId="4EEF256D" w14:textId="77777777" w:rsidR="00113164" w:rsidRPr="00F47BD9" w:rsidRDefault="00113164" w:rsidP="00F47BD9">
            <w:pPr>
              <w:ind w:firstLine="0"/>
              <w:rPr>
                <w:sz w:val="18"/>
                <w:szCs w:val="18"/>
              </w:rPr>
            </w:pPr>
            <w:r w:rsidRPr="00F47BD9">
              <w:rPr>
                <w:sz w:val="18"/>
                <w:szCs w:val="18"/>
              </w:rPr>
              <w:t>Канал привлечения в ЧБ:</w:t>
            </w:r>
          </w:p>
        </w:tc>
        <w:tc>
          <w:tcPr>
            <w:tcW w:w="1276" w:type="dxa"/>
          </w:tcPr>
          <w:p w14:paraId="477BB75D" w14:textId="77777777" w:rsidR="00113164" w:rsidRDefault="00113164" w:rsidP="00642C06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703652C8" w14:textId="77777777" w:rsidR="00113164" w:rsidRPr="002E0FCE" w:rsidRDefault="00113164" w:rsidP="00642C06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6F12C75A" w14:textId="77777777" w:rsidR="00521933" w:rsidRPr="00521933" w:rsidRDefault="00521933" w:rsidP="00521933">
            <w:pPr>
              <w:ind w:firstLine="0"/>
              <w:jc w:val="center"/>
              <w:rPr>
                <w:sz w:val="18"/>
                <w:szCs w:val="18"/>
              </w:rPr>
            </w:pPr>
            <w:r w:rsidRPr="00521933">
              <w:rPr>
                <w:sz w:val="18"/>
                <w:szCs w:val="18"/>
              </w:rPr>
              <w:t>Добавить</w:t>
            </w:r>
          </w:p>
          <w:p w14:paraId="3E76BBE9" w14:textId="77777777" w:rsidR="00113164" w:rsidRPr="005003E0" w:rsidRDefault="00521933" w:rsidP="00521933">
            <w:pPr>
              <w:ind w:firstLine="0"/>
              <w:jc w:val="center"/>
              <w:rPr>
                <w:sz w:val="18"/>
                <w:szCs w:val="18"/>
              </w:rPr>
            </w:pPr>
            <w:r w:rsidRPr="00521933">
              <w:rPr>
                <w:sz w:val="18"/>
                <w:szCs w:val="18"/>
              </w:rPr>
              <w:t>Розница, Мероприятие и т.д.</w:t>
            </w:r>
          </w:p>
        </w:tc>
        <w:tc>
          <w:tcPr>
            <w:tcW w:w="4678" w:type="dxa"/>
            <w:shd w:val="clear" w:color="auto" w:fill="auto"/>
          </w:tcPr>
          <w:p w14:paraId="6C13A8FE" w14:textId="77777777" w:rsidR="00113164" w:rsidRPr="005003E0" w:rsidRDefault="00113164" w:rsidP="00642C06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канале привлечения в ЧБ.</w:t>
            </w:r>
          </w:p>
          <w:p w14:paraId="4946FFD3" w14:textId="77777777" w:rsidR="00113164" w:rsidRPr="005003E0" w:rsidRDefault="00113164" w:rsidP="00642C06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 канале привлечения в ЧБ, то отображать текст «Добавить».</w:t>
            </w:r>
          </w:p>
          <w:p w14:paraId="43D11CB1" w14:textId="73B1D74D" w:rsidR="00113164" w:rsidRPr="005003E0" w:rsidRDefault="003650F4" w:rsidP="00295DE1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«Сегментация»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 xml:space="preserve"> (</w:t>
            </w:r>
            <w:r w:rsidR="00295DE1" w:rsidRPr="00295DE1">
              <w:rPr>
                <w:b/>
                <w:sz w:val="18"/>
                <w:szCs w:val="18"/>
              </w:rPr>
              <w:fldChar w:fldCharType="begin"/>
            </w:r>
            <w:r w:rsidR="00295DE1" w:rsidRPr="00295DE1">
              <w:rPr>
                <w:b/>
                <w:sz w:val="18"/>
                <w:szCs w:val="18"/>
              </w:rPr>
              <w:instrText xml:space="preserve"> REF _Ref20825792 \h  \* MERGEFORMAT </w:instrText>
            </w:r>
            <w:r w:rsidR="00295DE1" w:rsidRPr="00295DE1">
              <w:rPr>
                <w:b/>
                <w:sz w:val="18"/>
                <w:szCs w:val="18"/>
              </w:rPr>
            </w:r>
            <w:r w:rsidR="00295DE1" w:rsidRPr="00295DE1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Требования к закладке «Сегментация» ОЭФ Клиенты</w:t>
            </w:r>
            <w:r w:rsidR="00295DE1" w:rsidRPr="00295DE1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).</w:t>
            </w:r>
          </w:p>
        </w:tc>
      </w:tr>
      <w:tr w:rsidR="00C06550" w14:paraId="5A5BBB6E" w14:textId="77777777" w:rsidTr="005C0654">
        <w:tc>
          <w:tcPr>
            <w:tcW w:w="1951" w:type="dxa"/>
            <w:shd w:val="clear" w:color="auto" w:fill="auto"/>
            <w:vAlign w:val="center"/>
          </w:tcPr>
          <w:p w14:paraId="53B7C70E" w14:textId="77777777" w:rsidR="00C06550" w:rsidRPr="00F47BD9" w:rsidRDefault="00C06550" w:rsidP="00F47BD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Источник</w:t>
            </w:r>
          </w:p>
        </w:tc>
        <w:tc>
          <w:tcPr>
            <w:tcW w:w="1276" w:type="dxa"/>
          </w:tcPr>
          <w:p w14:paraId="4C5C384E" w14:textId="77777777" w:rsidR="00C06550" w:rsidRDefault="00C06550" w:rsidP="00C0655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08E8E879" w14:textId="77777777" w:rsidR="00C06550" w:rsidRDefault="00C06550" w:rsidP="00C0655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6A2B1F27" w14:textId="77777777" w:rsidR="00C06550" w:rsidRPr="00521933" w:rsidRDefault="00C06550" w:rsidP="00521933">
            <w:pPr>
              <w:ind w:firstLine="0"/>
              <w:jc w:val="center"/>
              <w:rPr>
                <w:sz w:val="18"/>
                <w:szCs w:val="18"/>
              </w:rPr>
            </w:pPr>
            <w:r w:rsidRPr="00C06550">
              <w:rPr>
                <w:sz w:val="18"/>
                <w:szCs w:val="18"/>
              </w:rPr>
              <w:t xml:space="preserve">Рыночный Клиент, Из розницы (пассивное обслуживание), Из розницы </w:t>
            </w:r>
            <w:r w:rsidRPr="00C06550">
              <w:rPr>
                <w:sz w:val="18"/>
                <w:szCs w:val="18"/>
              </w:rPr>
              <w:lastRenderedPageBreak/>
              <w:t>(активное обслуживание</w:t>
            </w:r>
          </w:p>
        </w:tc>
        <w:tc>
          <w:tcPr>
            <w:tcW w:w="4678" w:type="dxa"/>
            <w:shd w:val="clear" w:color="auto" w:fill="auto"/>
          </w:tcPr>
          <w:p w14:paraId="13571A06" w14:textId="77777777" w:rsidR="00C06550" w:rsidRDefault="00867FEC" w:rsidP="00642C06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lastRenderedPageBreak/>
              <w:t xml:space="preserve">Отображает </w:t>
            </w:r>
            <w:r w:rsidR="00C06550" w:rsidRPr="00C06550">
              <w:rPr>
                <w:sz w:val="18"/>
                <w:szCs w:val="18"/>
              </w:rPr>
              <w:t>источник привлечения клиента в ЧБ</w:t>
            </w:r>
            <w:r w:rsidR="00C06550">
              <w:rPr>
                <w:sz w:val="18"/>
                <w:szCs w:val="18"/>
              </w:rPr>
              <w:t>.</w:t>
            </w:r>
          </w:p>
          <w:p w14:paraId="43D7867D" w14:textId="4D2A6FD6" w:rsidR="00295DE1" w:rsidRPr="005003E0" w:rsidRDefault="000F4482" w:rsidP="00295DE1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«Сегментация»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 xml:space="preserve"> (</w:t>
            </w:r>
            <w:r w:rsidR="00295DE1" w:rsidRPr="00295DE1">
              <w:rPr>
                <w:b/>
                <w:sz w:val="18"/>
                <w:szCs w:val="18"/>
              </w:rPr>
              <w:fldChar w:fldCharType="begin"/>
            </w:r>
            <w:r w:rsidR="00295DE1" w:rsidRPr="00295DE1">
              <w:rPr>
                <w:b/>
                <w:sz w:val="18"/>
                <w:szCs w:val="18"/>
              </w:rPr>
              <w:instrText xml:space="preserve"> REF _Ref20825792 \h  \* MERGEFORMAT </w:instrText>
            </w:r>
            <w:r w:rsidR="00295DE1" w:rsidRPr="00295DE1">
              <w:rPr>
                <w:b/>
                <w:sz w:val="18"/>
                <w:szCs w:val="18"/>
              </w:rPr>
            </w:r>
            <w:r w:rsidR="00295DE1" w:rsidRPr="00295DE1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Требования к закладке «Сегментация» ОЭФ Клиенты</w:t>
            </w:r>
            <w:r w:rsidR="00295DE1" w:rsidRPr="00295DE1">
              <w:rPr>
                <w:b/>
                <w:sz w:val="18"/>
                <w:szCs w:val="18"/>
              </w:rPr>
              <w:fldChar w:fldCharType="end"/>
            </w:r>
            <w:r w:rsidR="00295DE1">
              <w:rPr>
                <w:sz w:val="18"/>
                <w:szCs w:val="18"/>
              </w:rPr>
              <w:t>)</w:t>
            </w:r>
          </w:p>
          <w:p w14:paraId="0F8E1F84" w14:textId="0C0E7FC8" w:rsidR="00C06550" w:rsidRPr="005003E0" w:rsidRDefault="00C06550" w:rsidP="0010366A">
            <w:pPr>
              <w:ind w:firstLine="0"/>
              <w:rPr>
                <w:sz w:val="18"/>
                <w:szCs w:val="18"/>
              </w:rPr>
            </w:pPr>
          </w:p>
        </w:tc>
      </w:tr>
      <w:tr w:rsidR="00113164" w14:paraId="524531C2" w14:textId="77777777" w:rsidTr="005C0654">
        <w:tc>
          <w:tcPr>
            <w:tcW w:w="1951" w:type="dxa"/>
            <w:shd w:val="clear" w:color="auto" w:fill="auto"/>
            <w:vAlign w:val="center"/>
          </w:tcPr>
          <w:p w14:paraId="0C3258CF" w14:textId="77777777" w:rsidR="00113164" w:rsidRPr="00F8789F" w:rsidRDefault="00113164" w:rsidP="00F8789F">
            <w:pPr>
              <w:ind w:firstLine="0"/>
              <w:rPr>
                <w:sz w:val="18"/>
                <w:szCs w:val="18"/>
              </w:rPr>
            </w:pPr>
            <w:r w:rsidRPr="00F8789F">
              <w:rPr>
                <w:sz w:val="18"/>
                <w:szCs w:val="18"/>
              </w:rPr>
              <w:lastRenderedPageBreak/>
              <w:t>Клиентская политика</w:t>
            </w:r>
          </w:p>
        </w:tc>
        <w:tc>
          <w:tcPr>
            <w:tcW w:w="1276" w:type="dxa"/>
          </w:tcPr>
          <w:p w14:paraId="0285BB9E" w14:textId="77777777" w:rsidR="00113164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5F7B5BA3" w14:textId="77777777" w:rsidR="00113164" w:rsidRPr="002E0FCE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1A7761BF" w14:textId="77777777" w:rsidR="00521933" w:rsidRPr="00D112D7" w:rsidRDefault="00521933" w:rsidP="00521933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  <w:r w:rsidRPr="00D112D7">
              <w:rPr>
                <w:sz w:val="18"/>
                <w:szCs w:val="18"/>
                <w:lang w:val="en-US"/>
              </w:rPr>
              <w:t>VIP</w:t>
            </w:r>
          </w:p>
          <w:p w14:paraId="70EDAB95" w14:textId="77777777" w:rsidR="00521933" w:rsidRPr="00D112D7" w:rsidRDefault="00521933" w:rsidP="00521933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  <w:r w:rsidRPr="00D112D7">
              <w:rPr>
                <w:sz w:val="18"/>
                <w:szCs w:val="18"/>
                <w:lang w:val="en-US"/>
              </w:rPr>
              <w:t>VIP (</w:t>
            </w:r>
            <w:r w:rsidRPr="00521933">
              <w:rPr>
                <w:sz w:val="18"/>
                <w:szCs w:val="18"/>
              </w:rPr>
              <w:t>связанное</w:t>
            </w:r>
            <w:r w:rsidRPr="00D112D7">
              <w:rPr>
                <w:sz w:val="18"/>
                <w:szCs w:val="18"/>
                <w:lang w:val="en-US"/>
              </w:rPr>
              <w:t xml:space="preserve"> </w:t>
            </w:r>
            <w:r w:rsidRPr="00521933">
              <w:rPr>
                <w:sz w:val="18"/>
                <w:szCs w:val="18"/>
              </w:rPr>
              <w:t>лицо</w:t>
            </w:r>
            <w:r w:rsidRPr="00D112D7">
              <w:rPr>
                <w:sz w:val="18"/>
                <w:szCs w:val="18"/>
                <w:lang w:val="en-US"/>
              </w:rPr>
              <w:t>)</w:t>
            </w:r>
          </w:p>
          <w:p w14:paraId="68DC731B" w14:textId="77777777" w:rsidR="00521933" w:rsidRPr="00D112D7" w:rsidRDefault="00521933" w:rsidP="00521933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  <w:r w:rsidRPr="00D112D7">
              <w:rPr>
                <w:sz w:val="18"/>
                <w:szCs w:val="18"/>
                <w:lang w:val="en-US"/>
              </w:rPr>
              <w:t>Private Banking</w:t>
            </w:r>
          </w:p>
          <w:p w14:paraId="6C38B5F0" w14:textId="77777777" w:rsidR="00521933" w:rsidRPr="00521933" w:rsidRDefault="00521933" w:rsidP="00521933">
            <w:pPr>
              <w:ind w:firstLine="0"/>
              <w:jc w:val="center"/>
              <w:rPr>
                <w:sz w:val="18"/>
                <w:szCs w:val="18"/>
              </w:rPr>
            </w:pPr>
            <w:proofErr w:type="spellStart"/>
            <w:r w:rsidRPr="00521933">
              <w:rPr>
                <w:sz w:val="18"/>
                <w:szCs w:val="18"/>
              </w:rPr>
              <w:t>Private</w:t>
            </w:r>
            <w:proofErr w:type="spellEnd"/>
            <w:r w:rsidRPr="00521933">
              <w:rPr>
                <w:sz w:val="18"/>
                <w:szCs w:val="18"/>
              </w:rPr>
              <w:t xml:space="preserve"> </w:t>
            </w:r>
            <w:proofErr w:type="spellStart"/>
            <w:r w:rsidRPr="00521933">
              <w:rPr>
                <w:sz w:val="18"/>
                <w:szCs w:val="18"/>
              </w:rPr>
              <w:t>Banking</w:t>
            </w:r>
            <w:proofErr w:type="spellEnd"/>
            <w:r w:rsidRPr="00521933">
              <w:rPr>
                <w:sz w:val="18"/>
                <w:szCs w:val="18"/>
              </w:rPr>
              <w:t xml:space="preserve"> (связанное лицо)</w:t>
            </w:r>
          </w:p>
          <w:p w14:paraId="56A89DF0" w14:textId="77777777" w:rsidR="00113164" w:rsidRPr="005003E0" w:rsidRDefault="00521933" w:rsidP="00521933">
            <w:pPr>
              <w:ind w:firstLine="0"/>
              <w:jc w:val="center"/>
              <w:rPr>
                <w:sz w:val="18"/>
                <w:szCs w:val="18"/>
              </w:rPr>
            </w:pPr>
            <w:r w:rsidRPr="00521933">
              <w:rPr>
                <w:sz w:val="18"/>
                <w:szCs w:val="18"/>
              </w:rPr>
              <w:t>На исключение</w:t>
            </w:r>
          </w:p>
        </w:tc>
        <w:tc>
          <w:tcPr>
            <w:tcW w:w="4678" w:type="dxa"/>
            <w:shd w:val="clear" w:color="auto" w:fill="auto"/>
          </w:tcPr>
          <w:p w14:paraId="1DBFF3CE" w14:textId="77777777" w:rsidR="00113164" w:rsidRPr="005003E0" w:rsidRDefault="00867FEC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Отображает </w:t>
            </w:r>
            <w:r w:rsidR="00113164" w:rsidRPr="005003E0">
              <w:rPr>
                <w:sz w:val="18"/>
                <w:szCs w:val="18"/>
              </w:rPr>
              <w:t>информацию о клиентской политике.</w:t>
            </w:r>
          </w:p>
          <w:p w14:paraId="67F8E3B9" w14:textId="32163F9A" w:rsidR="00113164" w:rsidRPr="005003E0" w:rsidRDefault="003650F4" w:rsidP="00295DE1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«Сегментация»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 xml:space="preserve"> (</w:t>
            </w:r>
            <w:r w:rsidR="00295DE1" w:rsidRPr="00295DE1">
              <w:rPr>
                <w:b/>
                <w:sz w:val="18"/>
                <w:szCs w:val="18"/>
              </w:rPr>
              <w:fldChar w:fldCharType="begin"/>
            </w:r>
            <w:r w:rsidR="00295DE1" w:rsidRPr="00295DE1">
              <w:rPr>
                <w:b/>
                <w:sz w:val="18"/>
                <w:szCs w:val="18"/>
              </w:rPr>
              <w:instrText xml:space="preserve"> REF _Ref20825792 \h  \* MERGEFORMAT </w:instrText>
            </w:r>
            <w:r w:rsidR="00295DE1" w:rsidRPr="00295DE1">
              <w:rPr>
                <w:b/>
                <w:sz w:val="18"/>
                <w:szCs w:val="18"/>
              </w:rPr>
            </w:r>
            <w:r w:rsidR="00295DE1" w:rsidRPr="00295DE1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Требования к закладке «Сегментация» ОЭФ Клиенты</w:t>
            </w:r>
            <w:r w:rsidR="00295DE1" w:rsidRPr="00295DE1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).</w:t>
            </w:r>
          </w:p>
        </w:tc>
      </w:tr>
      <w:tr w:rsidR="00113164" w14:paraId="376FA035" w14:textId="77777777" w:rsidTr="005C0654">
        <w:tc>
          <w:tcPr>
            <w:tcW w:w="1951" w:type="dxa"/>
            <w:shd w:val="clear" w:color="auto" w:fill="auto"/>
            <w:vAlign w:val="center"/>
          </w:tcPr>
          <w:p w14:paraId="4392BB7D" w14:textId="77777777" w:rsidR="00113164" w:rsidRPr="00F8789F" w:rsidRDefault="00113164" w:rsidP="00F8789F">
            <w:pPr>
              <w:ind w:firstLine="0"/>
              <w:rPr>
                <w:sz w:val="18"/>
                <w:szCs w:val="18"/>
              </w:rPr>
            </w:pPr>
            <w:r w:rsidRPr="00F8789F">
              <w:rPr>
                <w:sz w:val="18"/>
                <w:szCs w:val="18"/>
              </w:rPr>
              <w:t>Клиентская политика (сегмент)</w:t>
            </w:r>
          </w:p>
        </w:tc>
        <w:tc>
          <w:tcPr>
            <w:tcW w:w="1276" w:type="dxa"/>
          </w:tcPr>
          <w:p w14:paraId="6F2F8658" w14:textId="77777777" w:rsidR="00113164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0D41D94E" w14:textId="77777777" w:rsidR="00113164" w:rsidRPr="002E0FCE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323A3837" w14:textId="77777777" w:rsidR="00521933" w:rsidRPr="00521933" w:rsidRDefault="00521933" w:rsidP="00521933">
            <w:pPr>
              <w:ind w:firstLine="0"/>
              <w:jc w:val="center"/>
              <w:rPr>
                <w:sz w:val="18"/>
                <w:szCs w:val="18"/>
              </w:rPr>
            </w:pPr>
            <w:r w:rsidRPr="00521933">
              <w:rPr>
                <w:sz w:val="18"/>
                <w:szCs w:val="18"/>
              </w:rPr>
              <w:t>Целевой</w:t>
            </w:r>
          </w:p>
          <w:p w14:paraId="7E8B5644" w14:textId="77777777" w:rsidR="00521933" w:rsidRPr="00521933" w:rsidRDefault="00521933" w:rsidP="00521933">
            <w:pPr>
              <w:ind w:firstLine="0"/>
              <w:jc w:val="center"/>
              <w:rPr>
                <w:sz w:val="18"/>
                <w:szCs w:val="18"/>
              </w:rPr>
            </w:pPr>
            <w:r w:rsidRPr="00521933">
              <w:rPr>
                <w:sz w:val="18"/>
                <w:szCs w:val="18"/>
              </w:rPr>
              <w:t>Выше порога обслуживания</w:t>
            </w:r>
          </w:p>
          <w:p w14:paraId="42796910" w14:textId="77777777" w:rsidR="00113164" w:rsidRPr="005003E0" w:rsidRDefault="00521933" w:rsidP="00521933">
            <w:pPr>
              <w:ind w:firstLine="0"/>
              <w:jc w:val="center"/>
              <w:rPr>
                <w:sz w:val="18"/>
                <w:szCs w:val="18"/>
              </w:rPr>
            </w:pPr>
            <w:r w:rsidRPr="00521933">
              <w:rPr>
                <w:sz w:val="18"/>
                <w:szCs w:val="18"/>
              </w:rPr>
              <w:t>Нецелевой</w:t>
            </w:r>
          </w:p>
        </w:tc>
        <w:tc>
          <w:tcPr>
            <w:tcW w:w="4678" w:type="dxa"/>
            <w:shd w:val="clear" w:color="auto" w:fill="auto"/>
          </w:tcPr>
          <w:p w14:paraId="46C0561E" w14:textId="77777777" w:rsidR="00113164" w:rsidRPr="005003E0" w:rsidRDefault="00113164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сегменте</w:t>
            </w:r>
            <w:r w:rsidR="00155B69">
              <w:rPr>
                <w:sz w:val="18"/>
                <w:szCs w:val="18"/>
              </w:rPr>
              <w:t xml:space="preserve"> </w:t>
            </w:r>
            <w:r w:rsidR="002659F2">
              <w:rPr>
                <w:sz w:val="18"/>
                <w:szCs w:val="18"/>
              </w:rPr>
              <w:t>п</w:t>
            </w:r>
            <w:r w:rsidR="00155B69">
              <w:rPr>
                <w:sz w:val="18"/>
                <w:szCs w:val="18"/>
              </w:rPr>
              <w:t>о соответствию</w:t>
            </w:r>
            <w:r w:rsidRPr="005003E0">
              <w:rPr>
                <w:sz w:val="18"/>
                <w:szCs w:val="18"/>
              </w:rPr>
              <w:t xml:space="preserve"> клиентской политики.</w:t>
            </w:r>
          </w:p>
          <w:p w14:paraId="5BB4856D" w14:textId="1470BB77" w:rsidR="00113164" w:rsidRPr="005003E0" w:rsidRDefault="003650F4" w:rsidP="00295DE1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«Сегментация»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 xml:space="preserve"> (</w:t>
            </w:r>
            <w:r w:rsidR="00295DE1" w:rsidRPr="00295DE1">
              <w:rPr>
                <w:b/>
                <w:sz w:val="18"/>
                <w:szCs w:val="18"/>
              </w:rPr>
              <w:fldChar w:fldCharType="begin"/>
            </w:r>
            <w:r w:rsidR="00295DE1" w:rsidRPr="00295DE1">
              <w:rPr>
                <w:b/>
                <w:sz w:val="18"/>
                <w:szCs w:val="18"/>
              </w:rPr>
              <w:instrText xml:space="preserve"> REF _Ref20825792 \h  \* MERGEFORMAT </w:instrText>
            </w:r>
            <w:r w:rsidR="00295DE1" w:rsidRPr="00295DE1">
              <w:rPr>
                <w:b/>
                <w:sz w:val="18"/>
                <w:szCs w:val="18"/>
              </w:rPr>
            </w:r>
            <w:r w:rsidR="00295DE1" w:rsidRPr="00295DE1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Требования к закладке «Сегментация» ОЭФ Клиенты</w:t>
            </w:r>
            <w:r w:rsidR="00295DE1" w:rsidRPr="00295DE1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).</w:t>
            </w:r>
          </w:p>
        </w:tc>
      </w:tr>
      <w:tr w:rsidR="00113164" w14:paraId="48B46DBB" w14:textId="77777777" w:rsidTr="005C0654">
        <w:tc>
          <w:tcPr>
            <w:tcW w:w="1951" w:type="dxa"/>
            <w:shd w:val="clear" w:color="auto" w:fill="auto"/>
            <w:vAlign w:val="center"/>
          </w:tcPr>
          <w:p w14:paraId="5061E386" w14:textId="77777777" w:rsidR="00113164" w:rsidRPr="00F8789F" w:rsidRDefault="00113164" w:rsidP="00F8789F">
            <w:pPr>
              <w:ind w:firstLine="0"/>
              <w:rPr>
                <w:sz w:val="18"/>
                <w:szCs w:val="18"/>
              </w:rPr>
            </w:pPr>
            <w:r w:rsidRPr="00F8789F">
              <w:rPr>
                <w:sz w:val="18"/>
                <w:szCs w:val="18"/>
              </w:rPr>
              <w:t xml:space="preserve">АПУ Группы Клиента, </w:t>
            </w:r>
            <w:proofErr w:type="spellStart"/>
            <w:r w:rsidRPr="00F8789F">
              <w:rPr>
                <w:sz w:val="18"/>
                <w:szCs w:val="18"/>
              </w:rPr>
              <w:t>руб</w:t>
            </w:r>
            <w:proofErr w:type="spellEnd"/>
            <w:r w:rsidRPr="00F8789F">
              <w:rPr>
                <w:sz w:val="18"/>
                <w:szCs w:val="18"/>
              </w:rPr>
              <w:t>:</w:t>
            </w:r>
            <w:r w:rsidRPr="00F8789F">
              <w:rPr>
                <w:sz w:val="18"/>
                <w:szCs w:val="18"/>
              </w:rPr>
              <w:br/>
            </w:r>
          </w:p>
        </w:tc>
        <w:tc>
          <w:tcPr>
            <w:tcW w:w="1276" w:type="dxa"/>
          </w:tcPr>
          <w:p w14:paraId="56627674" w14:textId="77777777" w:rsidR="00113164" w:rsidRDefault="00113164" w:rsidP="00557F6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1A6713C3" w14:textId="77777777" w:rsidR="00113164" w:rsidRPr="002E0FCE" w:rsidRDefault="00113164" w:rsidP="00557F6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7F6DEE96" w14:textId="77777777" w:rsidR="00113164" w:rsidRPr="005003E0" w:rsidRDefault="00521933" w:rsidP="00113164">
            <w:pPr>
              <w:ind w:firstLine="0"/>
              <w:jc w:val="center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  <w:lang w:val="en-US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5003E0">
              <w:rPr>
                <w:sz w:val="18"/>
                <w:szCs w:val="18"/>
                <w:lang w:val="en-US"/>
              </w:rPr>
              <w:t>##</w:t>
            </w:r>
          </w:p>
        </w:tc>
        <w:tc>
          <w:tcPr>
            <w:tcW w:w="4678" w:type="dxa"/>
            <w:shd w:val="clear" w:color="auto" w:fill="auto"/>
          </w:tcPr>
          <w:p w14:paraId="3766ED06" w14:textId="77777777" w:rsidR="00113164" w:rsidRPr="005003E0" w:rsidRDefault="00113164" w:rsidP="00D41D80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сумме активов</w:t>
            </w:r>
            <w:r w:rsidRPr="00D112D7">
              <w:rPr>
                <w:sz w:val="18"/>
                <w:szCs w:val="18"/>
              </w:rPr>
              <w:t xml:space="preserve"> </w:t>
            </w:r>
            <w:r w:rsidRPr="005003E0">
              <w:rPr>
                <w:sz w:val="18"/>
                <w:szCs w:val="18"/>
              </w:rPr>
              <w:t>(в рублях) под управлением клиента с учетом группы клиента.</w:t>
            </w:r>
          </w:p>
          <w:p w14:paraId="029FD4D4" w14:textId="0683DF4C" w:rsidR="00113164" w:rsidRPr="005003E0" w:rsidRDefault="003650F4" w:rsidP="00295DE1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«Сегментация»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 xml:space="preserve"> (</w:t>
            </w:r>
            <w:r w:rsidR="00295DE1" w:rsidRPr="00295DE1">
              <w:rPr>
                <w:b/>
                <w:sz w:val="18"/>
                <w:szCs w:val="18"/>
              </w:rPr>
              <w:fldChar w:fldCharType="begin"/>
            </w:r>
            <w:r w:rsidR="00295DE1" w:rsidRPr="00295DE1">
              <w:rPr>
                <w:b/>
                <w:sz w:val="18"/>
                <w:szCs w:val="18"/>
              </w:rPr>
              <w:instrText xml:space="preserve"> REF _Ref20825792 \h  \* MERGEFORMAT </w:instrText>
            </w:r>
            <w:r w:rsidR="00295DE1" w:rsidRPr="00295DE1">
              <w:rPr>
                <w:b/>
                <w:sz w:val="18"/>
                <w:szCs w:val="18"/>
              </w:rPr>
            </w:r>
            <w:r w:rsidR="00295DE1" w:rsidRPr="00295DE1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Требования к закладке «Сегментация» ОЭФ Клиенты</w:t>
            </w:r>
            <w:r w:rsidR="00295DE1" w:rsidRPr="00295DE1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).</w:t>
            </w:r>
          </w:p>
        </w:tc>
      </w:tr>
      <w:tr w:rsidR="00113164" w14:paraId="5AFE17E6" w14:textId="77777777" w:rsidTr="005C0654">
        <w:tc>
          <w:tcPr>
            <w:tcW w:w="1951" w:type="dxa"/>
            <w:shd w:val="clear" w:color="auto" w:fill="auto"/>
            <w:vAlign w:val="center"/>
          </w:tcPr>
          <w:p w14:paraId="4CE278ED" w14:textId="77777777" w:rsidR="00113164" w:rsidRPr="00F8789F" w:rsidRDefault="00113164" w:rsidP="00F8789F">
            <w:pPr>
              <w:ind w:firstLine="0"/>
              <w:rPr>
                <w:sz w:val="18"/>
                <w:szCs w:val="18"/>
              </w:rPr>
            </w:pPr>
            <w:r w:rsidRPr="00F8789F">
              <w:rPr>
                <w:sz w:val="18"/>
                <w:szCs w:val="18"/>
              </w:rPr>
              <w:t xml:space="preserve">АПУ Группы Клиента, </w:t>
            </w:r>
            <w:proofErr w:type="spellStart"/>
            <w:r w:rsidRPr="00F8789F">
              <w:rPr>
                <w:sz w:val="18"/>
                <w:szCs w:val="18"/>
              </w:rPr>
              <w:t>руб</w:t>
            </w:r>
            <w:proofErr w:type="spellEnd"/>
            <w:r w:rsidRPr="00F8789F">
              <w:rPr>
                <w:sz w:val="18"/>
                <w:szCs w:val="18"/>
              </w:rPr>
              <w:t>:</w:t>
            </w:r>
            <w:r w:rsidRPr="00F8789F">
              <w:rPr>
                <w:sz w:val="18"/>
                <w:szCs w:val="18"/>
              </w:rPr>
              <w:br/>
              <w:t>(сегмент)</w:t>
            </w:r>
          </w:p>
        </w:tc>
        <w:tc>
          <w:tcPr>
            <w:tcW w:w="1276" w:type="dxa"/>
          </w:tcPr>
          <w:p w14:paraId="2745EC59" w14:textId="77777777" w:rsidR="00113164" w:rsidRDefault="00113164" w:rsidP="00557F6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4088DA6A" w14:textId="77777777" w:rsidR="00113164" w:rsidRPr="002E0FCE" w:rsidRDefault="00113164" w:rsidP="00557F6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5D2FE44E" w14:textId="77777777" w:rsidR="00521933" w:rsidRPr="00521933" w:rsidRDefault="00521933" w:rsidP="00521933">
            <w:pPr>
              <w:ind w:firstLine="0"/>
              <w:jc w:val="center"/>
              <w:rPr>
                <w:sz w:val="18"/>
                <w:szCs w:val="18"/>
              </w:rPr>
            </w:pPr>
            <w:r w:rsidRPr="00521933">
              <w:rPr>
                <w:sz w:val="18"/>
                <w:szCs w:val="18"/>
              </w:rPr>
              <w:t>менее 25 млн. руб.</w:t>
            </w:r>
          </w:p>
          <w:p w14:paraId="11566F56" w14:textId="77777777" w:rsidR="00521933" w:rsidRPr="00521933" w:rsidRDefault="00521933" w:rsidP="00521933">
            <w:pPr>
              <w:ind w:firstLine="0"/>
              <w:jc w:val="center"/>
              <w:rPr>
                <w:sz w:val="18"/>
                <w:szCs w:val="18"/>
              </w:rPr>
            </w:pPr>
            <w:r w:rsidRPr="00521933">
              <w:rPr>
                <w:sz w:val="18"/>
                <w:szCs w:val="18"/>
              </w:rPr>
              <w:t>25-120 млн. руб.</w:t>
            </w:r>
          </w:p>
          <w:p w14:paraId="3BF9F868" w14:textId="77777777" w:rsidR="00521933" w:rsidRPr="00521933" w:rsidRDefault="00521933" w:rsidP="00521933">
            <w:pPr>
              <w:ind w:firstLine="0"/>
              <w:jc w:val="center"/>
              <w:rPr>
                <w:sz w:val="18"/>
                <w:szCs w:val="18"/>
              </w:rPr>
            </w:pPr>
            <w:r w:rsidRPr="00521933">
              <w:rPr>
                <w:sz w:val="18"/>
                <w:szCs w:val="18"/>
              </w:rPr>
              <w:t>120-300 млн. руб.</w:t>
            </w:r>
          </w:p>
          <w:p w14:paraId="7FBB702A" w14:textId="77777777" w:rsidR="00521933" w:rsidRPr="00521933" w:rsidRDefault="00521933" w:rsidP="00521933">
            <w:pPr>
              <w:ind w:firstLine="0"/>
              <w:jc w:val="center"/>
              <w:rPr>
                <w:sz w:val="18"/>
                <w:szCs w:val="18"/>
              </w:rPr>
            </w:pPr>
            <w:r w:rsidRPr="00521933">
              <w:rPr>
                <w:sz w:val="18"/>
                <w:szCs w:val="18"/>
              </w:rPr>
              <w:t>300-600 млн. руб.</w:t>
            </w:r>
          </w:p>
          <w:p w14:paraId="54CAF8E9" w14:textId="77777777" w:rsidR="00113164" w:rsidRPr="005003E0" w:rsidRDefault="00521933" w:rsidP="00521933">
            <w:pPr>
              <w:ind w:firstLine="0"/>
              <w:jc w:val="center"/>
              <w:rPr>
                <w:sz w:val="18"/>
                <w:szCs w:val="18"/>
              </w:rPr>
            </w:pPr>
            <w:r w:rsidRPr="00521933">
              <w:rPr>
                <w:sz w:val="18"/>
                <w:szCs w:val="18"/>
              </w:rPr>
              <w:t>более 600 млн. руб.</w:t>
            </w:r>
          </w:p>
        </w:tc>
        <w:tc>
          <w:tcPr>
            <w:tcW w:w="4678" w:type="dxa"/>
            <w:shd w:val="clear" w:color="auto" w:fill="auto"/>
          </w:tcPr>
          <w:p w14:paraId="09BBF404" w14:textId="77777777" w:rsidR="00113164" w:rsidRPr="005003E0" w:rsidRDefault="00113164" w:rsidP="002553C4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сегменте суммы активов</w:t>
            </w:r>
            <w:r w:rsidRPr="00D112D7">
              <w:rPr>
                <w:sz w:val="18"/>
                <w:szCs w:val="18"/>
              </w:rPr>
              <w:t xml:space="preserve"> </w:t>
            </w:r>
            <w:r w:rsidRPr="005003E0">
              <w:rPr>
                <w:sz w:val="18"/>
                <w:szCs w:val="18"/>
              </w:rPr>
              <w:t>(в рублях) под управлением клиента с учетом группы клиента.</w:t>
            </w:r>
          </w:p>
          <w:p w14:paraId="0A8CEA1D" w14:textId="7E407076" w:rsidR="00113164" w:rsidRPr="005003E0" w:rsidRDefault="003650F4" w:rsidP="00295DE1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«Сегментация»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 xml:space="preserve"> (</w:t>
            </w:r>
            <w:r w:rsidR="00295DE1" w:rsidRPr="00295DE1">
              <w:rPr>
                <w:b/>
                <w:sz w:val="18"/>
                <w:szCs w:val="18"/>
              </w:rPr>
              <w:fldChar w:fldCharType="begin"/>
            </w:r>
            <w:r w:rsidR="00295DE1" w:rsidRPr="00295DE1">
              <w:rPr>
                <w:b/>
                <w:sz w:val="18"/>
                <w:szCs w:val="18"/>
              </w:rPr>
              <w:instrText xml:space="preserve"> REF _Ref20825792 \h  \* MERGEFORMAT </w:instrText>
            </w:r>
            <w:r w:rsidR="00295DE1" w:rsidRPr="00295DE1">
              <w:rPr>
                <w:b/>
                <w:sz w:val="18"/>
                <w:szCs w:val="18"/>
              </w:rPr>
            </w:r>
            <w:r w:rsidR="00295DE1" w:rsidRPr="00295DE1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Требования к закладке «Сегментация» ОЭФ Клиенты</w:t>
            </w:r>
            <w:r w:rsidR="00295DE1" w:rsidRPr="00295DE1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).</w:t>
            </w:r>
          </w:p>
        </w:tc>
      </w:tr>
      <w:tr w:rsidR="00113164" w14:paraId="55F5D464" w14:textId="77777777" w:rsidTr="005C0654">
        <w:tc>
          <w:tcPr>
            <w:tcW w:w="1951" w:type="dxa"/>
            <w:shd w:val="clear" w:color="auto" w:fill="auto"/>
            <w:vAlign w:val="center"/>
          </w:tcPr>
          <w:p w14:paraId="60E7C9B0" w14:textId="77777777" w:rsidR="00113164" w:rsidRPr="00F8789F" w:rsidRDefault="00113164" w:rsidP="00F8789F">
            <w:pPr>
              <w:ind w:firstLine="0"/>
              <w:rPr>
                <w:sz w:val="18"/>
                <w:szCs w:val="18"/>
              </w:rPr>
            </w:pPr>
            <w:r w:rsidRPr="00F8789F">
              <w:rPr>
                <w:sz w:val="18"/>
                <w:szCs w:val="18"/>
              </w:rPr>
              <w:t xml:space="preserve">АПУ Клиента, </w:t>
            </w:r>
            <w:proofErr w:type="spellStart"/>
            <w:r w:rsidRPr="00F8789F">
              <w:rPr>
                <w:sz w:val="18"/>
                <w:szCs w:val="18"/>
              </w:rPr>
              <w:t>руб</w:t>
            </w:r>
            <w:proofErr w:type="spellEnd"/>
            <w:r w:rsidRPr="00F8789F">
              <w:rPr>
                <w:sz w:val="18"/>
                <w:szCs w:val="18"/>
              </w:rPr>
              <w:t>:</w:t>
            </w:r>
          </w:p>
        </w:tc>
        <w:tc>
          <w:tcPr>
            <w:tcW w:w="1276" w:type="dxa"/>
          </w:tcPr>
          <w:p w14:paraId="37315DCC" w14:textId="77777777" w:rsidR="00113164" w:rsidRDefault="00113164" w:rsidP="00557F6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7BE8346C" w14:textId="77777777" w:rsidR="00113164" w:rsidRPr="002E0FCE" w:rsidRDefault="00113164" w:rsidP="00557F6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163000DB" w14:textId="77777777" w:rsidR="00113164" w:rsidRPr="005003E0" w:rsidRDefault="00143F73" w:rsidP="00113164">
            <w:pPr>
              <w:ind w:firstLine="0"/>
              <w:jc w:val="center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  <w:lang w:val="en-US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5003E0">
              <w:rPr>
                <w:sz w:val="18"/>
                <w:szCs w:val="18"/>
                <w:lang w:val="en-US"/>
              </w:rPr>
              <w:t>##</w:t>
            </w:r>
          </w:p>
        </w:tc>
        <w:tc>
          <w:tcPr>
            <w:tcW w:w="4678" w:type="dxa"/>
            <w:shd w:val="clear" w:color="auto" w:fill="auto"/>
          </w:tcPr>
          <w:p w14:paraId="4A9DA182" w14:textId="77777777" w:rsidR="00113164" w:rsidRPr="005003E0" w:rsidRDefault="00113164" w:rsidP="00A30966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сумме активов (в рублях) под управлением Клиента.</w:t>
            </w:r>
          </w:p>
          <w:p w14:paraId="1C49CACD" w14:textId="07213405" w:rsidR="00113164" w:rsidRPr="005003E0" w:rsidRDefault="003650F4" w:rsidP="00295DE1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«Сегментация»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 xml:space="preserve"> (</w:t>
            </w:r>
            <w:r w:rsidR="00295DE1" w:rsidRPr="00295DE1">
              <w:rPr>
                <w:b/>
                <w:sz w:val="18"/>
                <w:szCs w:val="18"/>
              </w:rPr>
              <w:fldChar w:fldCharType="begin"/>
            </w:r>
            <w:r w:rsidR="00295DE1" w:rsidRPr="00295DE1">
              <w:rPr>
                <w:b/>
                <w:sz w:val="18"/>
                <w:szCs w:val="18"/>
              </w:rPr>
              <w:instrText xml:space="preserve"> REF _Ref20825792 \h  \* MERGEFORMAT </w:instrText>
            </w:r>
            <w:r w:rsidR="00295DE1" w:rsidRPr="00295DE1">
              <w:rPr>
                <w:b/>
                <w:sz w:val="18"/>
                <w:szCs w:val="18"/>
              </w:rPr>
            </w:r>
            <w:r w:rsidR="00295DE1" w:rsidRPr="00295DE1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Требования к закладке «Сегментация» ОЭФ Клиенты</w:t>
            </w:r>
            <w:r w:rsidR="00295DE1" w:rsidRPr="00295DE1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).</w:t>
            </w:r>
          </w:p>
        </w:tc>
      </w:tr>
      <w:tr w:rsidR="00113164" w14:paraId="0CDDC2C9" w14:textId="77777777" w:rsidTr="005C0654">
        <w:tc>
          <w:tcPr>
            <w:tcW w:w="1951" w:type="dxa"/>
            <w:shd w:val="clear" w:color="auto" w:fill="auto"/>
            <w:vAlign w:val="center"/>
          </w:tcPr>
          <w:p w14:paraId="52E1E9D4" w14:textId="77777777" w:rsidR="00113164" w:rsidRPr="002D3D6A" w:rsidRDefault="00113164" w:rsidP="002D3D6A">
            <w:pPr>
              <w:ind w:firstLine="0"/>
              <w:rPr>
                <w:sz w:val="18"/>
                <w:szCs w:val="18"/>
              </w:rPr>
            </w:pPr>
            <w:r w:rsidRPr="002D3D6A">
              <w:rPr>
                <w:sz w:val="18"/>
                <w:szCs w:val="18"/>
              </w:rPr>
              <w:t xml:space="preserve">АПУ Клиента, </w:t>
            </w:r>
            <w:proofErr w:type="spellStart"/>
            <w:r w:rsidRPr="002D3D6A">
              <w:rPr>
                <w:sz w:val="18"/>
                <w:szCs w:val="18"/>
              </w:rPr>
              <w:t>руб</w:t>
            </w:r>
            <w:proofErr w:type="spellEnd"/>
            <w:r w:rsidRPr="002D3D6A">
              <w:rPr>
                <w:sz w:val="18"/>
                <w:szCs w:val="18"/>
              </w:rPr>
              <w:t>:</w:t>
            </w:r>
          </w:p>
          <w:p w14:paraId="3FD43A44" w14:textId="77777777" w:rsidR="00113164" w:rsidRPr="002D3D6A" w:rsidRDefault="00113164" w:rsidP="002D3D6A">
            <w:pPr>
              <w:ind w:firstLine="0"/>
              <w:rPr>
                <w:sz w:val="18"/>
                <w:szCs w:val="18"/>
              </w:rPr>
            </w:pPr>
            <w:r w:rsidRPr="002D3D6A">
              <w:rPr>
                <w:sz w:val="18"/>
                <w:szCs w:val="18"/>
              </w:rPr>
              <w:t>(сегмент)</w:t>
            </w:r>
          </w:p>
        </w:tc>
        <w:tc>
          <w:tcPr>
            <w:tcW w:w="1276" w:type="dxa"/>
          </w:tcPr>
          <w:p w14:paraId="4BCC0AC9" w14:textId="77777777" w:rsidR="00113164" w:rsidRDefault="00113164" w:rsidP="00557F6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6DC690D1" w14:textId="77777777" w:rsidR="00113164" w:rsidRPr="002E0FCE" w:rsidRDefault="00113164" w:rsidP="00557F6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75AE8CEC" w14:textId="77777777" w:rsidR="009B054B" w:rsidRPr="009B054B" w:rsidRDefault="009B054B" w:rsidP="009B054B">
            <w:pPr>
              <w:ind w:firstLine="0"/>
              <w:jc w:val="center"/>
              <w:rPr>
                <w:sz w:val="18"/>
                <w:szCs w:val="18"/>
              </w:rPr>
            </w:pPr>
            <w:r w:rsidRPr="009B054B">
              <w:rPr>
                <w:sz w:val="18"/>
                <w:szCs w:val="18"/>
              </w:rPr>
              <w:t>менее 25 млн. руб.</w:t>
            </w:r>
          </w:p>
          <w:p w14:paraId="44612242" w14:textId="77777777" w:rsidR="009B054B" w:rsidRPr="009B054B" w:rsidRDefault="009B054B" w:rsidP="009B054B">
            <w:pPr>
              <w:ind w:firstLine="0"/>
              <w:jc w:val="center"/>
              <w:rPr>
                <w:sz w:val="18"/>
                <w:szCs w:val="18"/>
              </w:rPr>
            </w:pPr>
            <w:r w:rsidRPr="009B054B">
              <w:rPr>
                <w:sz w:val="18"/>
                <w:szCs w:val="18"/>
              </w:rPr>
              <w:t>25-120 млн. руб.</w:t>
            </w:r>
          </w:p>
          <w:p w14:paraId="5D6C26CD" w14:textId="77777777" w:rsidR="009B054B" w:rsidRPr="009B054B" w:rsidRDefault="009B054B" w:rsidP="009B054B">
            <w:pPr>
              <w:ind w:firstLine="0"/>
              <w:jc w:val="center"/>
              <w:rPr>
                <w:sz w:val="18"/>
                <w:szCs w:val="18"/>
              </w:rPr>
            </w:pPr>
            <w:r w:rsidRPr="009B054B">
              <w:rPr>
                <w:sz w:val="18"/>
                <w:szCs w:val="18"/>
              </w:rPr>
              <w:t>120-300 млн. руб.</w:t>
            </w:r>
          </w:p>
          <w:p w14:paraId="191964BC" w14:textId="77777777" w:rsidR="009B054B" w:rsidRPr="009B054B" w:rsidRDefault="009B054B" w:rsidP="009B054B">
            <w:pPr>
              <w:ind w:firstLine="0"/>
              <w:jc w:val="center"/>
              <w:rPr>
                <w:sz w:val="18"/>
                <w:szCs w:val="18"/>
              </w:rPr>
            </w:pPr>
            <w:r w:rsidRPr="009B054B">
              <w:rPr>
                <w:sz w:val="18"/>
                <w:szCs w:val="18"/>
              </w:rPr>
              <w:t>300-600 млн. руб.</w:t>
            </w:r>
          </w:p>
          <w:p w14:paraId="7E3A471A" w14:textId="77777777" w:rsidR="00113164" w:rsidRPr="005003E0" w:rsidRDefault="009B054B" w:rsidP="009B054B">
            <w:pPr>
              <w:ind w:firstLine="0"/>
              <w:jc w:val="center"/>
              <w:rPr>
                <w:sz w:val="18"/>
                <w:szCs w:val="18"/>
              </w:rPr>
            </w:pPr>
            <w:r w:rsidRPr="009B054B">
              <w:rPr>
                <w:sz w:val="18"/>
                <w:szCs w:val="18"/>
              </w:rPr>
              <w:t>более 600 млн. руб.</w:t>
            </w:r>
          </w:p>
        </w:tc>
        <w:tc>
          <w:tcPr>
            <w:tcW w:w="4678" w:type="dxa"/>
            <w:shd w:val="clear" w:color="auto" w:fill="auto"/>
          </w:tcPr>
          <w:p w14:paraId="1CC6A33D" w14:textId="77777777" w:rsidR="00113164" w:rsidRPr="005003E0" w:rsidRDefault="00113164" w:rsidP="0096777B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сегменте суммы активов (в рублях) под управлением Клиента.</w:t>
            </w:r>
          </w:p>
          <w:p w14:paraId="32E5617B" w14:textId="77777777" w:rsidR="00CA0105" w:rsidRPr="002778BE" w:rsidRDefault="003650F4" w:rsidP="002778BE">
            <w:pPr>
              <w:ind w:firstLine="0"/>
              <w:rPr>
                <w:b/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«Сегментация»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 xml:space="preserve"> (</w:t>
            </w:r>
            <w:r w:rsidRPr="00B91903">
              <w:rPr>
                <w:b/>
                <w:sz w:val="18"/>
                <w:szCs w:val="18"/>
              </w:rPr>
              <w:fldChar w:fldCharType="begin"/>
            </w:r>
            <w:r w:rsidRPr="00B91903">
              <w:rPr>
                <w:b/>
                <w:sz w:val="18"/>
                <w:szCs w:val="18"/>
              </w:rPr>
              <w:instrText xml:space="preserve"> REF _Ref15900610 \h  \* MERGEFORMAT </w:instrText>
            </w:r>
            <w:r w:rsidRPr="00B91903">
              <w:rPr>
                <w:b/>
                <w:sz w:val="18"/>
                <w:szCs w:val="18"/>
              </w:rPr>
            </w:r>
            <w:r w:rsidRPr="00B91903">
              <w:rPr>
                <w:b/>
                <w:sz w:val="18"/>
                <w:szCs w:val="18"/>
              </w:rPr>
              <w:fldChar w:fldCharType="separate"/>
            </w:r>
          </w:p>
          <w:p w14:paraId="24D9690D" w14:textId="77777777" w:rsidR="00CA0105" w:rsidRPr="002778BE" w:rsidRDefault="00CA0105" w:rsidP="002778BE">
            <w:pPr>
              <w:ind w:firstLine="0"/>
              <w:rPr>
                <w:b/>
                <w:sz w:val="18"/>
                <w:szCs w:val="18"/>
              </w:rPr>
            </w:pPr>
            <w:r w:rsidRPr="002778BE">
              <w:rPr>
                <w:b/>
                <w:sz w:val="18"/>
                <w:szCs w:val="18"/>
              </w:rPr>
              <w:br w:type="page"/>
            </w:r>
          </w:p>
          <w:p w14:paraId="0B711921" w14:textId="4B264C19" w:rsidR="00113164" w:rsidRPr="005003E0" w:rsidRDefault="00CA0105" w:rsidP="00295DE1">
            <w:pPr>
              <w:ind w:firstLine="0"/>
              <w:rPr>
                <w:sz w:val="18"/>
                <w:szCs w:val="18"/>
              </w:rPr>
            </w:pPr>
            <w:r w:rsidRPr="002778BE">
              <w:rPr>
                <w:b/>
                <w:sz w:val="18"/>
                <w:szCs w:val="18"/>
              </w:rPr>
              <w:t>Требования к закладке «Сегментация» ОЭФ Клиенты</w:t>
            </w:r>
            <w:r w:rsidR="003650F4" w:rsidRPr="00B91903">
              <w:rPr>
                <w:b/>
                <w:sz w:val="18"/>
                <w:szCs w:val="18"/>
              </w:rPr>
              <w:fldChar w:fldCharType="end"/>
            </w:r>
            <w:r w:rsidR="003650F4">
              <w:rPr>
                <w:sz w:val="18"/>
                <w:szCs w:val="18"/>
              </w:rPr>
              <w:t>).</w:t>
            </w:r>
          </w:p>
        </w:tc>
      </w:tr>
      <w:tr w:rsidR="00113164" w14:paraId="22C9416A" w14:textId="77777777" w:rsidTr="005C0654">
        <w:tc>
          <w:tcPr>
            <w:tcW w:w="1951" w:type="dxa"/>
            <w:shd w:val="clear" w:color="auto" w:fill="auto"/>
            <w:vAlign w:val="center"/>
          </w:tcPr>
          <w:p w14:paraId="32864A8C" w14:textId="77777777" w:rsidR="00113164" w:rsidRPr="002D3D6A" w:rsidRDefault="00113164" w:rsidP="002D3D6A">
            <w:pPr>
              <w:ind w:firstLine="0"/>
              <w:rPr>
                <w:sz w:val="18"/>
                <w:szCs w:val="18"/>
              </w:rPr>
            </w:pPr>
            <w:r w:rsidRPr="002D3D6A">
              <w:rPr>
                <w:sz w:val="18"/>
                <w:szCs w:val="18"/>
              </w:rPr>
              <w:t>Потенциал Клиента</w:t>
            </w:r>
            <w:r w:rsidRPr="002D3D6A">
              <w:rPr>
                <w:sz w:val="18"/>
                <w:szCs w:val="18"/>
              </w:rPr>
              <w:br/>
              <w:t>(Активы в и вне ГПБ)</w:t>
            </w:r>
          </w:p>
        </w:tc>
        <w:tc>
          <w:tcPr>
            <w:tcW w:w="1276" w:type="dxa"/>
          </w:tcPr>
          <w:p w14:paraId="64E6B92B" w14:textId="77777777" w:rsidR="00113164" w:rsidRDefault="00113164" w:rsidP="00557F6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025A9E6F" w14:textId="77777777" w:rsidR="00113164" w:rsidRPr="002E0FCE" w:rsidRDefault="00113164" w:rsidP="00557F6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697CCCCE" w14:textId="77777777" w:rsidR="009B054B" w:rsidRPr="009B054B" w:rsidRDefault="009B054B" w:rsidP="009B054B">
            <w:pPr>
              <w:ind w:firstLine="0"/>
              <w:jc w:val="center"/>
              <w:rPr>
                <w:sz w:val="18"/>
                <w:szCs w:val="18"/>
              </w:rPr>
            </w:pPr>
            <w:r w:rsidRPr="009B054B">
              <w:rPr>
                <w:sz w:val="18"/>
                <w:szCs w:val="18"/>
              </w:rPr>
              <w:t>менее 25 млн. руб.</w:t>
            </w:r>
          </w:p>
          <w:p w14:paraId="73C9FBC9" w14:textId="77777777" w:rsidR="009B054B" w:rsidRPr="009B054B" w:rsidRDefault="009B054B" w:rsidP="009B054B">
            <w:pPr>
              <w:ind w:firstLine="0"/>
              <w:jc w:val="center"/>
              <w:rPr>
                <w:sz w:val="18"/>
                <w:szCs w:val="18"/>
              </w:rPr>
            </w:pPr>
            <w:r w:rsidRPr="009B054B">
              <w:rPr>
                <w:sz w:val="18"/>
                <w:szCs w:val="18"/>
              </w:rPr>
              <w:t>25-120 млн. руб.</w:t>
            </w:r>
          </w:p>
          <w:p w14:paraId="26CD5604" w14:textId="77777777" w:rsidR="009B054B" w:rsidRPr="009B054B" w:rsidRDefault="009B054B" w:rsidP="009B054B">
            <w:pPr>
              <w:ind w:firstLine="0"/>
              <w:jc w:val="center"/>
              <w:rPr>
                <w:sz w:val="18"/>
                <w:szCs w:val="18"/>
              </w:rPr>
            </w:pPr>
            <w:r w:rsidRPr="009B054B">
              <w:rPr>
                <w:sz w:val="18"/>
                <w:szCs w:val="18"/>
              </w:rPr>
              <w:t>120-300 млн. руб.</w:t>
            </w:r>
          </w:p>
          <w:p w14:paraId="2E69A501" w14:textId="77777777" w:rsidR="009B054B" w:rsidRPr="009B054B" w:rsidRDefault="009B054B" w:rsidP="009B054B">
            <w:pPr>
              <w:ind w:firstLine="0"/>
              <w:jc w:val="center"/>
              <w:rPr>
                <w:sz w:val="18"/>
                <w:szCs w:val="18"/>
              </w:rPr>
            </w:pPr>
            <w:r w:rsidRPr="009B054B">
              <w:rPr>
                <w:sz w:val="18"/>
                <w:szCs w:val="18"/>
              </w:rPr>
              <w:t>300-600 млн. руб.</w:t>
            </w:r>
          </w:p>
          <w:p w14:paraId="25EBF121" w14:textId="77777777" w:rsidR="00113164" w:rsidRPr="005003E0" w:rsidRDefault="009B054B" w:rsidP="009B054B">
            <w:pPr>
              <w:ind w:firstLine="0"/>
              <w:jc w:val="center"/>
              <w:rPr>
                <w:sz w:val="18"/>
                <w:szCs w:val="18"/>
              </w:rPr>
            </w:pPr>
            <w:r w:rsidRPr="009B054B">
              <w:rPr>
                <w:sz w:val="18"/>
                <w:szCs w:val="18"/>
              </w:rPr>
              <w:lastRenderedPageBreak/>
              <w:t>более 600 млн. руб.</w:t>
            </w:r>
          </w:p>
        </w:tc>
        <w:tc>
          <w:tcPr>
            <w:tcW w:w="4678" w:type="dxa"/>
            <w:shd w:val="clear" w:color="auto" w:fill="auto"/>
          </w:tcPr>
          <w:p w14:paraId="678E49B1" w14:textId="77777777" w:rsidR="00113164" w:rsidRPr="005003E0" w:rsidRDefault="00113164" w:rsidP="00F23859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lastRenderedPageBreak/>
              <w:t>Отображает информацию о сегменте по потенциалу Клиента.</w:t>
            </w:r>
          </w:p>
          <w:p w14:paraId="58ADE8CF" w14:textId="15D2066B" w:rsidR="00113164" w:rsidRPr="005003E0" w:rsidRDefault="003650F4" w:rsidP="00295DE1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«Сегментация»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 xml:space="preserve"> (</w:t>
            </w:r>
            <w:r w:rsidR="00295DE1" w:rsidRPr="00295DE1">
              <w:rPr>
                <w:b/>
                <w:sz w:val="18"/>
                <w:szCs w:val="18"/>
              </w:rPr>
              <w:fldChar w:fldCharType="begin"/>
            </w:r>
            <w:r w:rsidR="00295DE1" w:rsidRPr="00295DE1">
              <w:rPr>
                <w:b/>
                <w:sz w:val="18"/>
                <w:szCs w:val="18"/>
              </w:rPr>
              <w:instrText xml:space="preserve"> REF _Ref20825792 \h  \* MERGEFORMAT </w:instrText>
            </w:r>
            <w:r w:rsidR="00295DE1" w:rsidRPr="00295DE1">
              <w:rPr>
                <w:b/>
                <w:sz w:val="18"/>
                <w:szCs w:val="18"/>
              </w:rPr>
            </w:r>
            <w:r w:rsidR="00295DE1" w:rsidRPr="00295DE1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Требования к закладке «Сегментация» ОЭФ Клиенты</w:t>
            </w:r>
            <w:r w:rsidR="00295DE1" w:rsidRPr="00295DE1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).</w:t>
            </w:r>
          </w:p>
        </w:tc>
      </w:tr>
      <w:tr w:rsidR="00113164" w14:paraId="16AB7BE8" w14:textId="77777777" w:rsidTr="005C0654">
        <w:tc>
          <w:tcPr>
            <w:tcW w:w="1951" w:type="dxa"/>
            <w:shd w:val="clear" w:color="auto" w:fill="auto"/>
            <w:vAlign w:val="center"/>
          </w:tcPr>
          <w:p w14:paraId="1DDF4EC9" w14:textId="77777777" w:rsidR="00113164" w:rsidRPr="002D3D6A" w:rsidRDefault="00506CB7" w:rsidP="002D3D6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ИП</w:t>
            </w:r>
          </w:p>
        </w:tc>
        <w:tc>
          <w:tcPr>
            <w:tcW w:w="1276" w:type="dxa"/>
          </w:tcPr>
          <w:p w14:paraId="1ADE2F3E" w14:textId="77777777" w:rsidR="00113164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58C7162B" w14:textId="77777777" w:rsidR="00113164" w:rsidRPr="002E0FCE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68AA55BF" w14:textId="77777777" w:rsidR="00B768B5" w:rsidRPr="00B768B5" w:rsidRDefault="00B768B5" w:rsidP="00B768B5">
            <w:pPr>
              <w:ind w:firstLine="0"/>
              <w:jc w:val="center"/>
              <w:rPr>
                <w:sz w:val="18"/>
                <w:szCs w:val="18"/>
              </w:rPr>
            </w:pPr>
            <w:r w:rsidRPr="00B768B5">
              <w:rPr>
                <w:sz w:val="18"/>
                <w:szCs w:val="18"/>
              </w:rPr>
              <w:t>1. Консервативный инвестор</w:t>
            </w:r>
          </w:p>
          <w:p w14:paraId="69A87054" w14:textId="77777777" w:rsidR="00B768B5" w:rsidRPr="00B768B5" w:rsidRDefault="00B768B5" w:rsidP="00B768B5">
            <w:pPr>
              <w:ind w:firstLine="0"/>
              <w:jc w:val="center"/>
              <w:rPr>
                <w:sz w:val="18"/>
                <w:szCs w:val="18"/>
              </w:rPr>
            </w:pPr>
            <w:r w:rsidRPr="00B768B5">
              <w:rPr>
                <w:sz w:val="18"/>
                <w:szCs w:val="18"/>
              </w:rPr>
              <w:t>…</w:t>
            </w:r>
          </w:p>
          <w:p w14:paraId="7DEA2E96" w14:textId="77777777" w:rsidR="00113164" w:rsidRPr="005003E0" w:rsidRDefault="00B768B5" w:rsidP="00B768B5">
            <w:pPr>
              <w:ind w:firstLine="0"/>
              <w:jc w:val="center"/>
              <w:rPr>
                <w:sz w:val="18"/>
                <w:szCs w:val="18"/>
              </w:rPr>
            </w:pPr>
            <w:r w:rsidRPr="00B768B5">
              <w:rPr>
                <w:sz w:val="18"/>
                <w:szCs w:val="18"/>
              </w:rPr>
              <w:t>6. Агрессивный инвестор</w:t>
            </w:r>
          </w:p>
        </w:tc>
        <w:tc>
          <w:tcPr>
            <w:tcW w:w="4678" w:type="dxa"/>
            <w:shd w:val="clear" w:color="auto" w:fill="auto"/>
          </w:tcPr>
          <w:p w14:paraId="1C0A3C29" w14:textId="77777777" w:rsidR="00113164" w:rsidRPr="005003E0" w:rsidRDefault="00113164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</w:t>
            </w:r>
            <w:r w:rsidR="00506CB7">
              <w:rPr>
                <w:sz w:val="18"/>
                <w:szCs w:val="18"/>
              </w:rPr>
              <w:t>б Инвестиционном профиле(ИП)</w:t>
            </w:r>
            <w:r w:rsidRPr="005003E0">
              <w:rPr>
                <w:sz w:val="18"/>
                <w:szCs w:val="18"/>
              </w:rPr>
              <w:t xml:space="preserve"> Клиента.</w:t>
            </w:r>
          </w:p>
          <w:p w14:paraId="4FB2BA8C" w14:textId="77777777" w:rsidR="00113164" w:rsidRPr="005003E0" w:rsidRDefault="003650F4" w:rsidP="003046D2">
            <w:pPr>
              <w:ind w:firstLine="0"/>
              <w:rPr>
                <w:sz w:val="18"/>
                <w:szCs w:val="18"/>
              </w:rPr>
            </w:pPr>
            <w:commentRangeStart w:id="59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«Инвестиционное сопровождение»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59"/>
            <w:r>
              <w:rPr>
                <w:rStyle w:val="af1"/>
              </w:rPr>
              <w:commentReference w:id="59"/>
            </w:r>
          </w:p>
        </w:tc>
      </w:tr>
      <w:tr w:rsidR="00113164" w14:paraId="032B733F" w14:textId="77777777" w:rsidTr="005C0654">
        <w:tc>
          <w:tcPr>
            <w:tcW w:w="1951" w:type="dxa"/>
            <w:shd w:val="clear" w:color="auto" w:fill="auto"/>
            <w:vAlign w:val="center"/>
          </w:tcPr>
          <w:p w14:paraId="4BBD2E19" w14:textId="77777777" w:rsidR="00113164" w:rsidRPr="002D3D6A" w:rsidRDefault="009451EA" w:rsidP="002D3D6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РПК</w:t>
            </w:r>
          </w:p>
        </w:tc>
        <w:tc>
          <w:tcPr>
            <w:tcW w:w="1276" w:type="dxa"/>
          </w:tcPr>
          <w:p w14:paraId="339E657A" w14:textId="77777777" w:rsidR="00113164" w:rsidRPr="002E0FCE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Изображение</w:t>
            </w:r>
          </w:p>
        </w:tc>
        <w:tc>
          <w:tcPr>
            <w:tcW w:w="1559" w:type="dxa"/>
          </w:tcPr>
          <w:p w14:paraId="12240736" w14:textId="77777777" w:rsidR="002A5F31" w:rsidRDefault="00B768B5" w:rsidP="0011316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Изображение</w:t>
            </w:r>
            <w:r w:rsidR="002A5F31">
              <w:rPr>
                <w:sz w:val="18"/>
                <w:szCs w:val="18"/>
              </w:rPr>
              <w:t xml:space="preserve"> </w:t>
            </w:r>
          </w:p>
          <w:p w14:paraId="17A7CEBB" w14:textId="77777777" w:rsidR="00113164" w:rsidRDefault="002A5F31" w:rsidP="0011316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+ </w:t>
            </w:r>
          </w:p>
          <w:p w14:paraId="5EA7BE7A" w14:textId="2DA75023" w:rsidR="002A5F31" w:rsidRPr="005003E0" w:rsidRDefault="002A5F31" w:rsidP="0011316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4678" w:type="dxa"/>
            <w:shd w:val="clear" w:color="auto" w:fill="auto"/>
          </w:tcPr>
          <w:p w14:paraId="7AB2B850" w14:textId="40B534C9" w:rsidR="00705655" w:rsidRDefault="00705655" w:rsidP="0070565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Диаграмма, отображающая </w:t>
            </w:r>
            <w:r w:rsidR="00113164" w:rsidRPr="005003E0">
              <w:rPr>
                <w:sz w:val="18"/>
                <w:szCs w:val="18"/>
              </w:rPr>
              <w:t>риск-</w:t>
            </w:r>
            <w:r w:rsidR="005F0F55">
              <w:rPr>
                <w:sz w:val="18"/>
                <w:szCs w:val="18"/>
              </w:rPr>
              <w:t>рейтинг</w:t>
            </w:r>
            <w:r w:rsidR="005D496A">
              <w:rPr>
                <w:sz w:val="18"/>
                <w:szCs w:val="18"/>
              </w:rPr>
              <w:t>а текущего</w:t>
            </w:r>
            <w:r w:rsidR="005F0F55">
              <w:rPr>
                <w:sz w:val="18"/>
                <w:szCs w:val="18"/>
              </w:rPr>
              <w:t xml:space="preserve"> портфеля</w:t>
            </w:r>
            <w:r w:rsidR="00113164" w:rsidRPr="005003E0">
              <w:rPr>
                <w:sz w:val="18"/>
                <w:szCs w:val="18"/>
              </w:rPr>
              <w:t xml:space="preserve"> клиента.</w:t>
            </w:r>
            <w:r>
              <w:rPr>
                <w:sz w:val="18"/>
                <w:szCs w:val="18"/>
              </w:rPr>
              <w:t xml:space="preserve"> </w:t>
            </w:r>
            <w:r w:rsidR="005B0A57">
              <w:rPr>
                <w:sz w:val="18"/>
                <w:szCs w:val="18"/>
              </w:rPr>
              <w:t>Э</w:t>
            </w:r>
            <w:r>
              <w:rPr>
                <w:sz w:val="18"/>
                <w:szCs w:val="18"/>
              </w:rPr>
              <w:t xml:space="preserve">скиз </w:t>
            </w:r>
            <w:r w:rsidR="005B0A57">
              <w:rPr>
                <w:sz w:val="18"/>
                <w:szCs w:val="18"/>
              </w:rPr>
              <w:t>диаграммы представлен на следующем рисунке</w:t>
            </w:r>
            <w:r>
              <w:rPr>
                <w:sz w:val="18"/>
                <w:szCs w:val="18"/>
              </w:rPr>
              <w:t>:</w:t>
            </w:r>
          </w:p>
          <w:p w14:paraId="3897BBC8" w14:textId="307C8AF4" w:rsidR="00CA0105" w:rsidRDefault="00CA0105" w:rsidP="00705655">
            <w:pPr>
              <w:ind w:firstLine="0"/>
            </w:pPr>
            <w:r>
              <w:object w:dxaOrig="6780" w:dyaOrig="1830" w14:anchorId="5957EE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0.65pt;height:50.7pt" o:ole="">
                  <v:imagedata r:id="rId12" o:title=""/>
                </v:shape>
                <o:OLEObject Type="Embed" ProgID="PBrush" ShapeID="_x0000_i1025" DrawAspect="Content" ObjectID="_1645015625" r:id="rId13"/>
              </w:object>
            </w:r>
          </w:p>
          <w:p w14:paraId="5852C7C4" w14:textId="4AEAF67A" w:rsidR="005D496A" w:rsidRPr="005D496A" w:rsidRDefault="005D496A" w:rsidP="00705655">
            <w:pPr>
              <w:ind w:firstLine="0"/>
              <w:rPr>
                <w:sz w:val="18"/>
                <w:szCs w:val="18"/>
              </w:rPr>
            </w:pPr>
            <w:r w:rsidRPr="005D496A">
              <w:rPr>
                <w:sz w:val="18"/>
                <w:szCs w:val="18"/>
              </w:rPr>
              <w:t>Эскизы цветовых шкал</w:t>
            </w:r>
            <w:r>
              <w:rPr>
                <w:sz w:val="18"/>
                <w:szCs w:val="18"/>
              </w:rPr>
              <w:t xml:space="preserve"> диаграммы РПК</w:t>
            </w:r>
            <w:r w:rsidRPr="005D496A">
              <w:rPr>
                <w:sz w:val="18"/>
                <w:szCs w:val="18"/>
              </w:rPr>
              <w:t xml:space="preserve"> для каждого </w:t>
            </w:r>
            <w:r>
              <w:rPr>
                <w:sz w:val="18"/>
                <w:szCs w:val="18"/>
              </w:rPr>
              <w:t xml:space="preserve">из </w:t>
            </w:r>
            <w:r w:rsidRPr="005D496A">
              <w:rPr>
                <w:sz w:val="18"/>
                <w:szCs w:val="18"/>
              </w:rPr>
              <w:t>значени</w:t>
            </w:r>
            <w:r>
              <w:rPr>
                <w:sz w:val="18"/>
                <w:szCs w:val="18"/>
              </w:rPr>
              <w:t>й</w:t>
            </w:r>
            <w:r w:rsidRPr="005D496A">
              <w:rPr>
                <w:sz w:val="18"/>
                <w:szCs w:val="18"/>
              </w:rPr>
              <w:t xml:space="preserve"> </w:t>
            </w:r>
            <w:r w:rsidR="0064377B">
              <w:rPr>
                <w:sz w:val="18"/>
                <w:szCs w:val="18"/>
              </w:rPr>
              <w:t>ИП</w:t>
            </w:r>
            <w:r w:rsidRPr="005D496A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Клиента </w:t>
            </w:r>
            <w:r w:rsidRPr="005D496A">
              <w:rPr>
                <w:sz w:val="18"/>
                <w:szCs w:val="18"/>
              </w:rPr>
              <w:t>представлены на следующем рисунке:</w:t>
            </w:r>
          </w:p>
          <w:p w14:paraId="34EB721B" w14:textId="7230E4F7" w:rsidR="00C045CB" w:rsidRDefault="00C045CB" w:rsidP="00705655">
            <w:pPr>
              <w:ind w:firstLine="0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8CCD070" wp14:editId="44654A81">
                  <wp:extent cx="2833370" cy="1260475"/>
                  <wp:effectExtent l="0" t="0" r="508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37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B9B59" w14:textId="241AF89A" w:rsidR="002B2E32" w:rsidRDefault="005D496A" w:rsidP="005D496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Принципы построения диаграммы</w:t>
            </w:r>
            <w:r w:rsidR="00EA40B4">
              <w:rPr>
                <w:sz w:val="18"/>
                <w:szCs w:val="18"/>
              </w:rPr>
              <w:t xml:space="preserve"> РПК</w:t>
            </w:r>
            <w:r>
              <w:rPr>
                <w:sz w:val="18"/>
                <w:szCs w:val="18"/>
              </w:rPr>
              <w:t>:</w:t>
            </w:r>
          </w:p>
          <w:p w14:paraId="6BAFA921" w14:textId="5E50C593" w:rsidR="005D496A" w:rsidRDefault="005D496A" w:rsidP="007D3DFA">
            <w:pPr>
              <w:pStyle w:val="af5"/>
              <w:numPr>
                <w:ilvl w:val="0"/>
                <w:numId w:val="47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 зависимости от значения </w:t>
            </w:r>
            <w:r w:rsidR="00EA40B4">
              <w:rPr>
                <w:sz w:val="18"/>
                <w:szCs w:val="18"/>
              </w:rPr>
              <w:t xml:space="preserve">ИП </w:t>
            </w:r>
            <w:r>
              <w:rPr>
                <w:sz w:val="18"/>
                <w:szCs w:val="18"/>
              </w:rPr>
              <w:t>К</w:t>
            </w:r>
            <w:r w:rsidR="00EA40B4">
              <w:rPr>
                <w:sz w:val="18"/>
                <w:szCs w:val="18"/>
              </w:rPr>
              <w:t>лиента выбира</w:t>
            </w:r>
            <w:r w:rsidR="000F52B2">
              <w:rPr>
                <w:sz w:val="18"/>
                <w:szCs w:val="18"/>
              </w:rPr>
              <w:t>ется</w:t>
            </w:r>
            <w:r w:rsidR="00EA40B4">
              <w:rPr>
                <w:sz w:val="18"/>
                <w:szCs w:val="18"/>
              </w:rPr>
              <w:t xml:space="preserve"> одна из цветовых шкал. При этом </w:t>
            </w:r>
            <w:r w:rsidR="002712E6">
              <w:rPr>
                <w:sz w:val="18"/>
                <w:szCs w:val="18"/>
              </w:rPr>
              <w:t xml:space="preserve">на шкале </w:t>
            </w:r>
            <w:r w:rsidR="00EA40B4">
              <w:rPr>
                <w:sz w:val="18"/>
                <w:szCs w:val="18"/>
              </w:rPr>
              <w:t>не должно быть каких-либо дополнительных черных рамок, разделяющих сегменты шкалы;</w:t>
            </w:r>
          </w:p>
          <w:p w14:paraId="2084BF19" w14:textId="5FD3E006" w:rsidR="00EA40B4" w:rsidRDefault="00EA40B4" w:rsidP="007D3DFA">
            <w:pPr>
              <w:pStyle w:val="af5"/>
              <w:numPr>
                <w:ilvl w:val="0"/>
                <w:numId w:val="47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 верхней части цветовой шкалы </w:t>
            </w:r>
            <w:r w:rsidR="002712E6">
              <w:rPr>
                <w:sz w:val="18"/>
                <w:szCs w:val="18"/>
              </w:rPr>
              <w:t xml:space="preserve">статично </w:t>
            </w:r>
            <w:r>
              <w:rPr>
                <w:sz w:val="18"/>
                <w:szCs w:val="18"/>
              </w:rPr>
              <w:t xml:space="preserve">отображаются </w:t>
            </w:r>
            <w:r w:rsidR="002712E6">
              <w:rPr>
                <w:sz w:val="18"/>
                <w:szCs w:val="18"/>
              </w:rPr>
              <w:t xml:space="preserve">деления шкалы с шагом 1 </w:t>
            </w:r>
            <w:r w:rsidR="005B3B5F">
              <w:rPr>
                <w:sz w:val="18"/>
                <w:szCs w:val="18"/>
              </w:rPr>
              <w:t xml:space="preserve">в формате </w:t>
            </w:r>
            <w:proofErr w:type="gramStart"/>
            <w:r w:rsidR="005B3B5F" w:rsidRPr="005B3B5F">
              <w:rPr>
                <w:sz w:val="18"/>
                <w:szCs w:val="18"/>
              </w:rPr>
              <w:t>#.#</w:t>
            </w:r>
            <w:proofErr w:type="gramEnd"/>
            <w:r w:rsidR="005B3B5F" w:rsidRPr="005B3B5F">
              <w:rPr>
                <w:sz w:val="18"/>
                <w:szCs w:val="18"/>
              </w:rPr>
              <w:t xml:space="preserve"> </w:t>
            </w:r>
            <w:r w:rsidR="005B3B5F">
              <w:rPr>
                <w:sz w:val="18"/>
                <w:szCs w:val="18"/>
                <w:lang w:val="en-US"/>
              </w:rPr>
              <w:t>(1.0,</w:t>
            </w:r>
            <w:r w:rsidR="005B3B5F">
              <w:rPr>
                <w:sz w:val="18"/>
                <w:szCs w:val="18"/>
              </w:rPr>
              <w:t xml:space="preserve"> </w:t>
            </w:r>
            <w:r w:rsidR="005B3B5F">
              <w:rPr>
                <w:sz w:val="18"/>
                <w:szCs w:val="18"/>
                <w:lang w:val="en-US"/>
              </w:rPr>
              <w:t xml:space="preserve">2.0 </w:t>
            </w:r>
            <w:r w:rsidR="005B3B5F">
              <w:rPr>
                <w:sz w:val="18"/>
                <w:szCs w:val="18"/>
              </w:rPr>
              <w:t>и т.д.</w:t>
            </w:r>
            <w:r w:rsidR="005B3B5F">
              <w:rPr>
                <w:sz w:val="18"/>
                <w:szCs w:val="18"/>
                <w:lang w:val="en-US"/>
              </w:rPr>
              <w:t>)</w:t>
            </w:r>
            <w:r w:rsidR="005B3B5F">
              <w:rPr>
                <w:sz w:val="18"/>
                <w:szCs w:val="18"/>
              </w:rPr>
              <w:t>;</w:t>
            </w:r>
          </w:p>
          <w:p w14:paraId="64434142" w14:textId="31B482E4" w:rsidR="005B3B5F" w:rsidRPr="005D496A" w:rsidRDefault="00327904" w:rsidP="007D3DFA">
            <w:pPr>
              <w:pStyle w:val="af5"/>
              <w:numPr>
                <w:ilvl w:val="0"/>
                <w:numId w:val="47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 нижней части цветовой шкалы отображается значение риск-рейтинга текущего портфеля клиента</w:t>
            </w:r>
            <w:r w:rsidR="002712E6">
              <w:rPr>
                <w:sz w:val="18"/>
                <w:szCs w:val="18"/>
              </w:rPr>
              <w:t xml:space="preserve"> в формате </w:t>
            </w:r>
            <w:r w:rsidR="000F52B2" w:rsidRPr="005B3B5F">
              <w:rPr>
                <w:sz w:val="18"/>
                <w:szCs w:val="18"/>
              </w:rPr>
              <w:t>#.#</w:t>
            </w:r>
            <w:r w:rsidR="000F52B2">
              <w:rPr>
                <w:sz w:val="18"/>
                <w:szCs w:val="18"/>
              </w:rPr>
              <w:t>.</w:t>
            </w:r>
          </w:p>
        </w:tc>
      </w:tr>
      <w:tr w:rsidR="00113164" w14:paraId="67E07AA2" w14:textId="77777777" w:rsidTr="005C0654">
        <w:tc>
          <w:tcPr>
            <w:tcW w:w="1951" w:type="dxa"/>
            <w:shd w:val="clear" w:color="auto" w:fill="auto"/>
            <w:vAlign w:val="center"/>
          </w:tcPr>
          <w:p w14:paraId="34F0EB70" w14:textId="77777777" w:rsidR="00113164" w:rsidRPr="002D3D6A" w:rsidRDefault="00113164" w:rsidP="002D3D6A">
            <w:pPr>
              <w:ind w:firstLine="0"/>
              <w:rPr>
                <w:sz w:val="18"/>
                <w:szCs w:val="18"/>
              </w:rPr>
            </w:pPr>
            <w:r w:rsidRPr="002D3D6A">
              <w:rPr>
                <w:sz w:val="18"/>
                <w:szCs w:val="18"/>
              </w:rPr>
              <w:t>Последний звонок/встреча:</w:t>
            </w:r>
          </w:p>
        </w:tc>
        <w:tc>
          <w:tcPr>
            <w:tcW w:w="1276" w:type="dxa"/>
          </w:tcPr>
          <w:p w14:paraId="19850055" w14:textId="77777777" w:rsidR="00113164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1E6A82CA" w14:textId="77777777" w:rsidR="00113164" w:rsidRPr="002E0FCE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772844EA" w14:textId="77777777" w:rsidR="00113164" w:rsidRPr="005003E0" w:rsidRDefault="009C27DA" w:rsidP="00113164">
            <w:pPr>
              <w:ind w:firstLine="0"/>
              <w:jc w:val="center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ДД.ММ.ГГГГ ЧЧ:ММ</w:t>
            </w:r>
          </w:p>
        </w:tc>
        <w:tc>
          <w:tcPr>
            <w:tcW w:w="4678" w:type="dxa"/>
            <w:shd w:val="clear" w:color="auto" w:fill="auto"/>
          </w:tcPr>
          <w:p w14:paraId="5EE8B46D" w14:textId="77777777" w:rsidR="00113164" w:rsidRPr="005003E0" w:rsidRDefault="00113164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дате последней завершенной активности с типом «Звонок» или «Встреча».</w:t>
            </w:r>
          </w:p>
          <w:p w14:paraId="205E9756" w14:textId="77777777" w:rsidR="00113164" w:rsidRPr="005003E0" w:rsidRDefault="003650F4" w:rsidP="003650F4">
            <w:pPr>
              <w:ind w:firstLine="0"/>
              <w:rPr>
                <w:sz w:val="18"/>
                <w:szCs w:val="18"/>
              </w:rPr>
            </w:pPr>
            <w:commentRangeStart w:id="60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«Активности»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60"/>
            <w:r>
              <w:rPr>
                <w:rStyle w:val="af1"/>
              </w:rPr>
              <w:commentReference w:id="60"/>
            </w:r>
          </w:p>
        </w:tc>
      </w:tr>
      <w:tr w:rsidR="00113164" w14:paraId="5ABAAB59" w14:textId="77777777" w:rsidTr="005C0654">
        <w:tc>
          <w:tcPr>
            <w:tcW w:w="1951" w:type="dxa"/>
            <w:shd w:val="clear" w:color="auto" w:fill="auto"/>
            <w:vAlign w:val="center"/>
          </w:tcPr>
          <w:p w14:paraId="29CD8221" w14:textId="77777777" w:rsidR="00113164" w:rsidRPr="002D3D6A" w:rsidRDefault="00113164" w:rsidP="002D3D6A">
            <w:pPr>
              <w:ind w:firstLine="0"/>
              <w:rPr>
                <w:sz w:val="18"/>
                <w:szCs w:val="18"/>
              </w:rPr>
            </w:pPr>
            <w:r w:rsidRPr="002D3D6A">
              <w:rPr>
                <w:sz w:val="18"/>
                <w:szCs w:val="18"/>
              </w:rPr>
              <w:t>Плановый звонок/встреча:</w:t>
            </w:r>
          </w:p>
        </w:tc>
        <w:tc>
          <w:tcPr>
            <w:tcW w:w="1276" w:type="dxa"/>
          </w:tcPr>
          <w:p w14:paraId="4C05E755" w14:textId="77777777" w:rsidR="00113164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19887C53" w14:textId="77777777" w:rsidR="00113164" w:rsidRPr="002E0FCE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24164AD4" w14:textId="77777777" w:rsidR="00113164" w:rsidRPr="005003E0" w:rsidRDefault="009C27DA" w:rsidP="00113164">
            <w:pPr>
              <w:ind w:firstLine="0"/>
              <w:jc w:val="center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ДД.ММ.ГГГГ ЧЧ:ММ</w:t>
            </w:r>
          </w:p>
        </w:tc>
        <w:tc>
          <w:tcPr>
            <w:tcW w:w="4678" w:type="dxa"/>
            <w:shd w:val="clear" w:color="auto" w:fill="auto"/>
          </w:tcPr>
          <w:p w14:paraId="06417638" w14:textId="77777777" w:rsidR="00113164" w:rsidRPr="005003E0" w:rsidRDefault="00113164" w:rsidP="00D100CF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дате ближайшей (относительно текущей даты) запланированной активности с типом «Звонок» или «Встреча».</w:t>
            </w:r>
          </w:p>
          <w:p w14:paraId="1860F599" w14:textId="77777777" w:rsidR="00113164" w:rsidRPr="005003E0" w:rsidRDefault="003650F4" w:rsidP="003046D2">
            <w:pPr>
              <w:ind w:firstLine="0"/>
              <w:rPr>
                <w:sz w:val="18"/>
                <w:szCs w:val="18"/>
              </w:rPr>
            </w:pPr>
            <w:commentRangeStart w:id="61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«Активности»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61"/>
            <w:r>
              <w:rPr>
                <w:rStyle w:val="af1"/>
              </w:rPr>
              <w:commentReference w:id="61"/>
            </w:r>
          </w:p>
        </w:tc>
      </w:tr>
      <w:tr w:rsidR="00113164" w14:paraId="1B5DD6D9" w14:textId="77777777" w:rsidTr="005C0654">
        <w:tc>
          <w:tcPr>
            <w:tcW w:w="1951" w:type="dxa"/>
            <w:shd w:val="clear" w:color="auto" w:fill="auto"/>
            <w:vAlign w:val="center"/>
          </w:tcPr>
          <w:p w14:paraId="464C5B16" w14:textId="77777777" w:rsidR="00113164" w:rsidRPr="002D3D6A" w:rsidRDefault="00113164" w:rsidP="002D3D6A">
            <w:pPr>
              <w:ind w:firstLine="0"/>
              <w:rPr>
                <w:sz w:val="18"/>
                <w:szCs w:val="18"/>
              </w:rPr>
            </w:pPr>
            <w:r w:rsidRPr="002D3D6A">
              <w:rPr>
                <w:sz w:val="18"/>
                <w:szCs w:val="18"/>
              </w:rPr>
              <w:t>Активности:</w:t>
            </w:r>
          </w:p>
        </w:tc>
        <w:tc>
          <w:tcPr>
            <w:tcW w:w="1276" w:type="dxa"/>
          </w:tcPr>
          <w:p w14:paraId="7A4F2817" w14:textId="77777777" w:rsidR="00113164" w:rsidRDefault="00113164" w:rsidP="00B02C0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49C1F709" w14:textId="77777777" w:rsidR="00113164" w:rsidRPr="002E0FCE" w:rsidRDefault="00113164" w:rsidP="00B02C0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312EF7B3" w14:textId="77777777" w:rsidR="00F71830" w:rsidRPr="00F71830" w:rsidRDefault="00F71830" w:rsidP="00F71830">
            <w:pPr>
              <w:ind w:firstLine="0"/>
              <w:jc w:val="center"/>
              <w:rPr>
                <w:sz w:val="18"/>
                <w:szCs w:val="18"/>
              </w:rPr>
            </w:pPr>
            <w:r w:rsidRPr="00F71830">
              <w:rPr>
                <w:sz w:val="18"/>
                <w:szCs w:val="18"/>
              </w:rPr>
              <w:t>Добавить</w:t>
            </w:r>
          </w:p>
          <w:p w14:paraId="71E1694A" w14:textId="77777777" w:rsidR="00113164" w:rsidRPr="005003E0" w:rsidRDefault="00F71830" w:rsidP="00F71830">
            <w:pPr>
              <w:ind w:firstLine="0"/>
              <w:jc w:val="center"/>
              <w:rPr>
                <w:sz w:val="18"/>
                <w:szCs w:val="18"/>
              </w:rPr>
            </w:pPr>
            <w:r w:rsidRPr="00F71830">
              <w:rPr>
                <w:sz w:val="18"/>
                <w:szCs w:val="18"/>
              </w:rPr>
              <w:t>12</w:t>
            </w:r>
          </w:p>
        </w:tc>
        <w:tc>
          <w:tcPr>
            <w:tcW w:w="4678" w:type="dxa"/>
            <w:shd w:val="clear" w:color="auto" w:fill="auto"/>
          </w:tcPr>
          <w:p w14:paraId="6F911EDC" w14:textId="30486873" w:rsidR="00113164" w:rsidRPr="005003E0" w:rsidRDefault="00113164" w:rsidP="00ED1E00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количестве активностей с определенными параметрами. Значения параметров для отбора активностей определяются в отдельном модуле настройки (</w:t>
            </w:r>
            <w:r w:rsidRPr="00ED1E00">
              <w:rPr>
                <w:b/>
                <w:sz w:val="18"/>
                <w:szCs w:val="18"/>
              </w:rPr>
              <w:fldChar w:fldCharType="begin"/>
            </w:r>
            <w:r w:rsidRPr="00ED1E00">
              <w:rPr>
                <w:b/>
                <w:sz w:val="18"/>
                <w:szCs w:val="18"/>
              </w:rPr>
              <w:instrText xml:space="preserve"> REF _Ref528763024 \h  \* MERGEFORMAT </w:instrText>
            </w:r>
            <w:r w:rsidRPr="00ED1E00">
              <w:rPr>
                <w:b/>
                <w:sz w:val="18"/>
                <w:szCs w:val="18"/>
              </w:rPr>
            </w:r>
            <w:r w:rsidRPr="00ED1E00">
              <w:rPr>
                <w:b/>
                <w:sz w:val="18"/>
                <w:szCs w:val="18"/>
              </w:rPr>
              <w:fldChar w:fldCharType="separate"/>
            </w:r>
            <w:r w:rsidR="00CA0105" w:rsidRPr="00CF1CA1">
              <w:rPr>
                <w:b/>
                <w:sz w:val="18"/>
                <w:szCs w:val="18"/>
              </w:rPr>
              <w:t>Настройка параметров для расчета количества активностей</w:t>
            </w:r>
            <w:r w:rsidRPr="00ED1E00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).</w:t>
            </w:r>
          </w:p>
          <w:p w14:paraId="2D59DC2D" w14:textId="77777777" w:rsidR="00113164" w:rsidRPr="005003E0" w:rsidRDefault="00113164" w:rsidP="00AB083F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 количестве активностей, то отображать текст «Добавить».</w:t>
            </w:r>
          </w:p>
          <w:p w14:paraId="6B6086BB" w14:textId="77777777" w:rsidR="00113164" w:rsidRPr="005003E0" w:rsidRDefault="00113164" w:rsidP="00AB083F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Цвет текста с количеством активностей должен быть Красным.</w:t>
            </w:r>
          </w:p>
          <w:p w14:paraId="711DB2B6" w14:textId="77777777" w:rsidR="00113164" w:rsidRPr="005003E0" w:rsidRDefault="003650F4" w:rsidP="00AB083F">
            <w:pPr>
              <w:ind w:firstLine="0"/>
              <w:rPr>
                <w:sz w:val="18"/>
                <w:szCs w:val="18"/>
              </w:rPr>
            </w:pPr>
            <w:commentRangeStart w:id="62"/>
            <w:r w:rsidRPr="005003E0">
              <w:rPr>
                <w:sz w:val="18"/>
                <w:szCs w:val="18"/>
              </w:rPr>
              <w:lastRenderedPageBreak/>
              <w:t>Гиперссылка на закладку</w:t>
            </w:r>
            <w:r>
              <w:rPr>
                <w:sz w:val="18"/>
                <w:szCs w:val="18"/>
              </w:rPr>
              <w:t xml:space="preserve"> «Активности»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62"/>
            <w:r>
              <w:rPr>
                <w:rStyle w:val="af1"/>
              </w:rPr>
              <w:commentReference w:id="62"/>
            </w:r>
          </w:p>
        </w:tc>
      </w:tr>
      <w:tr w:rsidR="00113164" w14:paraId="39C1A2B4" w14:textId="77777777" w:rsidTr="005C0654">
        <w:tc>
          <w:tcPr>
            <w:tcW w:w="1951" w:type="dxa"/>
            <w:shd w:val="clear" w:color="auto" w:fill="auto"/>
            <w:vAlign w:val="center"/>
          </w:tcPr>
          <w:p w14:paraId="7A07F781" w14:textId="77777777" w:rsidR="00113164" w:rsidRPr="002D3D6A" w:rsidRDefault="00113164" w:rsidP="002D3D6A">
            <w:pPr>
              <w:ind w:firstLine="0"/>
              <w:rPr>
                <w:sz w:val="18"/>
                <w:szCs w:val="18"/>
              </w:rPr>
            </w:pPr>
            <w:r w:rsidRPr="002D3D6A">
              <w:rPr>
                <w:sz w:val="18"/>
                <w:szCs w:val="18"/>
              </w:rPr>
              <w:lastRenderedPageBreak/>
              <w:t>Уведомления:</w:t>
            </w:r>
          </w:p>
        </w:tc>
        <w:tc>
          <w:tcPr>
            <w:tcW w:w="1276" w:type="dxa"/>
          </w:tcPr>
          <w:p w14:paraId="1EAF044E" w14:textId="77777777" w:rsidR="00113164" w:rsidRDefault="00113164" w:rsidP="00B02C0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3B44E24D" w14:textId="77777777" w:rsidR="00113164" w:rsidRPr="002E0FCE" w:rsidRDefault="00113164" w:rsidP="00B02C0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5CAA8621" w14:textId="77777777" w:rsidR="00F71830" w:rsidRPr="00F71830" w:rsidRDefault="00F71830" w:rsidP="00F71830">
            <w:pPr>
              <w:ind w:firstLine="0"/>
              <w:jc w:val="center"/>
              <w:rPr>
                <w:sz w:val="18"/>
                <w:szCs w:val="18"/>
              </w:rPr>
            </w:pPr>
            <w:r w:rsidRPr="00F71830">
              <w:rPr>
                <w:sz w:val="18"/>
                <w:szCs w:val="18"/>
              </w:rPr>
              <w:t>Добавить</w:t>
            </w:r>
          </w:p>
          <w:p w14:paraId="14E877E2" w14:textId="77777777" w:rsidR="00113164" w:rsidRPr="005003E0" w:rsidRDefault="00F71830" w:rsidP="00F71830">
            <w:pPr>
              <w:ind w:firstLine="0"/>
              <w:jc w:val="center"/>
              <w:rPr>
                <w:sz w:val="18"/>
                <w:szCs w:val="18"/>
              </w:rPr>
            </w:pPr>
            <w:r w:rsidRPr="00F71830">
              <w:rPr>
                <w:sz w:val="18"/>
                <w:szCs w:val="18"/>
              </w:rPr>
              <w:t>12</w:t>
            </w:r>
          </w:p>
        </w:tc>
        <w:tc>
          <w:tcPr>
            <w:tcW w:w="4678" w:type="dxa"/>
            <w:shd w:val="clear" w:color="auto" w:fill="auto"/>
          </w:tcPr>
          <w:p w14:paraId="354BCF0D" w14:textId="77777777" w:rsidR="00867FEC" w:rsidRDefault="00867FEC" w:rsidP="00C55D68">
            <w:pPr>
              <w:ind w:firstLine="0"/>
              <w:rPr>
                <w:sz w:val="18"/>
                <w:szCs w:val="18"/>
              </w:rPr>
            </w:pPr>
            <w:commentRangeStart w:id="63"/>
            <w:r>
              <w:rPr>
                <w:sz w:val="18"/>
                <w:szCs w:val="18"/>
              </w:rPr>
              <w:t>Отображает информацию о количестве уведомлений с определенными параметрами. Значения параметров для отбора уведомлений определяются в отдельном модуле.</w:t>
            </w:r>
            <w:commentRangeEnd w:id="63"/>
            <w:r>
              <w:rPr>
                <w:rStyle w:val="af1"/>
              </w:rPr>
              <w:commentReference w:id="63"/>
            </w:r>
          </w:p>
          <w:p w14:paraId="3852F72C" w14:textId="77777777" w:rsidR="00113164" w:rsidRPr="005003E0" w:rsidRDefault="00113164" w:rsidP="00C55D68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 количестве уведомлений, то отображать текст «Добавить».</w:t>
            </w:r>
          </w:p>
          <w:p w14:paraId="61E11778" w14:textId="77777777" w:rsidR="00113164" w:rsidRPr="005003E0" w:rsidRDefault="00113164" w:rsidP="00C55D68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Цвет текста с количеством уведомлений должен быть Красным.</w:t>
            </w:r>
          </w:p>
          <w:p w14:paraId="134E312F" w14:textId="77777777" w:rsidR="00113164" w:rsidRPr="005003E0" w:rsidRDefault="003650F4" w:rsidP="003650F4">
            <w:pPr>
              <w:ind w:firstLine="0"/>
              <w:rPr>
                <w:sz w:val="18"/>
                <w:szCs w:val="18"/>
              </w:rPr>
            </w:pPr>
            <w:commentRangeStart w:id="64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«Уведомления»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64"/>
            <w:r>
              <w:rPr>
                <w:rStyle w:val="af1"/>
              </w:rPr>
              <w:commentReference w:id="64"/>
            </w:r>
          </w:p>
        </w:tc>
      </w:tr>
      <w:tr w:rsidR="00113164" w14:paraId="7A9FC9FF" w14:textId="77777777" w:rsidTr="005C0654">
        <w:tc>
          <w:tcPr>
            <w:tcW w:w="1951" w:type="dxa"/>
            <w:shd w:val="clear" w:color="auto" w:fill="auto"/>
            <w:vAlign w:val="center"/>
          </w:tcPr>
          <w:p w14:paraId="548BA9EF" w14:textId="77777777" w:rsidR="00113164" w:rsidRPr="002D3D6A" w:rsidRDefault="00113164" w:rsidP="002D3D6A">
            <w:pPr>
              <w:ind w:firstLine="0"/>
              <w:rPr>
                <w:sz w:val="18"/>
                <w:szCs w:val="18"/>
              </w:rPr>
            </w:pPr>
            <w:r w:rsidRPr="002D3D6A">
              <w:rPr>
                <w:sz w:val="18"/>
                <w:szCs w:val="18"/>
              </w:rPr>
              <w:t>Заметки</w:t>
            </w:r>
            <w:r>
              <w:rPr>
                <w:sz w:val="18"/>
                <w:szCs w:val="18"/>
              </w:rPr>
              <w:t>:</w:t>
            </w:r>
          </w:p>
        </w:tc>
        <w:tc>
          <w:tcPr>
            <w:tcW w:w="1276" w:type="dxa"/>
          </w:tcPr>
          <w:p w14:paraId="0D0307CD" w14:textId="77777777" w:rsidR="00113164" w:rsidRPr="00912A12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484EEC02" w14:textId="77777777" w:rsidR="00113164" w:rsidRPr="005003E0" w:rsidRDefault="00113164" w:rsidP="00113164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678" w:type="dxa"/>
            <w:shd w:val="clear" w:color="auto" w:fill="auto"/>
          </w:tcPr>
          <w:p w14:paraId="16C0ECD5" w14:textId="77777777" w:rsidR="00113164" w:rsidRPr="005003E0" w:rsidRDefault="00113164" w:rsidP="00DF6740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Произвольный текст. Должна быть возможность ручного ввода текста заметки. Изменение текста заметки должно </w:t>
            </w:r>
            <w:proofErr w:type="spellStart"/>
            <w:r w:rsidRPr="005003E0">
              <w:rPr>
                <w:sz w:val="18"/>
                <w:szCs w:val="18"/>
              </w:rPr>
              <w:t>логироваться</w:t>
            </w:r>
            <w:proofErr w:type="spellEnd"/>
            <w:r w:rsidRPr="005003E0">
              <w:rPr>
                <w:sz w:val="18"/>
                <w:szCs w:val="18"/>
              </w:rPr>
              <w:t xml:space="preserve"> с сохранением следующих данных:</w:t>
            </w:r>
          </w:p>
          <w:p w14:paraId="024A74A2" w14:textId="77777777" w:rsidR="00113164" w:rsidRPr="005003E0" w:rsidRDefault="00113164" w:rsidP="00865BA2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Дата изменения;</w:t>
            </w:r>
          </w:p>
          <w:p w14:paraId="7D6928BD" w14:textId="77777777" w:rsidR="00113164" w:rsidRPr="005003E0" w:rsidRDefault="00113164" w:rsidP="00865BA2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Автор изменения;</w:t>
            </w:r>
          </w:p>
          <w:p w14:paraId="464CDC37" w14:textId="77777777" w:rsidR="00113164" w:rsidRPr="005003E0" w:rsidRDefault="00113164" w:rsidP="00865BA2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Старое и новое значение.</w:t>
            </w:r>
          </w:p>
          <w:p w14:paraId="0DA8F6A3" w14:textId="77777777" w:rsidR="00113164" w:rsidRPr="005003E0" w:rsidRDefault="00113164" w:rsidP="00DF6740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данных, то отображать в поле текст-подсказку:</w:t>
            </w:r>
          </w:p>
          <w:p w14:paraId="260A77B9" w14:textId="77777777" w:rsidR="00113164" w:rsidRPr="005003E0" w:rsidRDefault="00113164" w:rsidP="00DF6740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«Введите заметки по клиенту…» </w:t>
            </w:r>
          </w:p>
        </w:tc>
      </w:tr>
    </w:tbl>
    <w:p w14:paraId="5F153B03" w14:textId="77777777" w:rsidR="0018708A" w:rsidRDefault="0018708A" w:rsidP="0018708A">
      <w:pPr>
        <w:ind w:firstLine="0"/>
      </w:pPr>
    </w:p>
    <w:p w14:paraId="4C85DA33" w14:textId="77777777" w:rsidR="0002657E" w:rsidRDefault="0002657E" w:rsidP="0018708A">
      <w:pPr>
        <w:ind w:firstLine="0"/>
      </w:pPr>
      <w:r>
        <w:t xml:space="preserve">В том случае если значение </w:t>
      </w:r>
      <w:r w:rsidR="004F280F">
        <w:t xml:space="preserve">какого-либо поля детальной карточки Клиента </w:t>
      </w:r>
      <w:r>
        <w:t xml:space="preserve">не </w:t>
      </w:r>
      <w:r w:rsidR="00376F16">
        <w:t>ум</w:t>
      </w:r>
      <w:r>
        <w:t xml:space="preserve">ещается </w:t>
      </w:r>
      <w:r w:rsidR="00376F16">
        <w:t xml:space="preserve">на </w:t>
      </w:r>
      <w:r>
        <w:t xml:space="preserve">отведенном </w:t>
      </w:r>
      <w:r w:rsidR="00376F16">
        <w:t>участке</w:t>
      </w:r>
      <w:r>
        <w:t xml:space="preserve"> экран</w:t>
      </w:r>
      <w:r w:rsidR="00D345A7">
        <w:t>а,</w:t>
      </w:r>
      <w:r>
        <w:t xml:space="preserve"> следует отображать обрезанное значение с многоточием в конце. При наведении курсора мыши на обрезанное значение должна отображаться всплывающая подсказка с полным текстом</w:t>
      </w:r>
      <w:r w:rsidR="00B33039">
        <w:t xml:space="preserve"> обрезанного значения</w:t>
      </w:r>
      <w:r>
        <w:t>.</w:t>
      </w:r>
    </w:p>
    <w:p w14:paraId="4610B6E3" w14:textId="77777777" w:rsidR="00E53910" w:rsidRPr="0018708A" w:rsidRDefault="00E53910" w:rsidP="0018708A">
      <w:pPr>
        <w:ind w:firstLine="0"/>
      </w:pPr>
      <w:r>
        <w:t>В заголовке ОЭФ Клиенты должно отображаться ФИО Клиента в сокращенном виде в формате: «</w:t>
      </w:r>
      <w:r w:rsidRPr="00E53910">
        <w:rPr>
          <w:b/>
        </w:rPr>
        <w:t>Клиент – Иванов И.И.</w:t>
      </w:r>
      <w:r>
        <w:t>».</w:t>
      </w:r>
    </w:p>
    <w:p w14:paraId="0A44EC93" w14:textId="77777777" w:rsidR="009F768D" w:rsidRDefault="006B77E8" w:rsidP="009F768D">
      <w:pPr>
        <w:pStyle w:val="2"/>
      </w:pPr>
      <w:bookmarkStart w:id="65" w:name="_Toc25317499"/>
      <w:r>
        <w:t xml:space="preserve">Требования к закладке «Контакты» </w:t>
      </w:r>
      <w:r w:rsidR="00D4371B">
        <w:t>ОЭФ Клиенты</w:t>
      </w:r>
      <w:bookmarkEnd w:id="65"/>
    </w:p>
    <w:p w14:paraId="1134692B" w14:textId="7256D623" w:rsidR="008F7055" w:rsidRPr="00634D1C" w:rsidRDefault="008F7055" w:rsidP="008F7055">
      <w:pPr>
        <w:spacing w:line="276" w:lineRule="auto"/>
        <w:ind w:firstLine="0"/>
      </w:pPr>
      <w:r>
        <w:t>Эскиз закладк</w:t>
      </w:r>
      <w:r w:rsidR="00B45146">
        <w:t>и</w:t>
      </w:r>
      <w:r>
        <w:t xml:space="preserve"> «Контакты» ОЭФ Клиенты представлен на</w:t>
      </w:r>
      <w:r w:rsidR="00514960">
        <w:t xml:space="preserve"> </w:t>
      </w:r>
      <w:r w:rsidR="00514960">
        <w:fldChar w:fldCharType="begin"/>
      </w:r>
      <w:r w:rsidR="00514960">
        <w:instrText xml:space="preserve"> REF _Ref529800353 \h </w:instrText>
      </w:r>
      <w:r w:rsidR="00514960">
        <w:fldChar w:fldCharType="separate"/>
      </w:r>
      <w:r w:rsidR="00CA0105" w:rsidRPr="001B7F12">
        <w:rPr>
          <w:sz w:val="18"/>
          <w:szCs w:val="18"/>
        </w:rPr>
        <w:t xml:space="preserve">Рисунок </w:t>
      </w:r>
      <w:r w:rsidR="00CA0105">
        <w:rPr>
          <w:noProof/>
          <w:sz w:val="18"/>
          <w:szCs w:val="18"/>
        </w:rPr>
        <w:t>2</w:t>
      </w:r>
      <w:r w:rsidR="00514960">
        <w:fldChar w:fldCharType="end"/>
      </w:r>
      <w:r>
        <w:t xml:space="preserve">. </w:t>
      </w:r>
    </w:p>
    <w:p w14:paraId="22B35F14" w14:textId="77777777" w:rsidR="008F7055" w:rsidRPr="00051AEE" w:rsidRDefault="00687229" w:rsidP="008F7055">
      <w:pPr>
        <w:spacing w:line="276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3575486D" wp14:editId="6F68400E">
            <wp:extent cx="5936615" cy="3787140"/>
            <wp:effectExtent l="0" t="0" r="698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34E8B" w14:textId="3933C775" w:rsidR="008F7055" w:rsidRPr="001B7F12" w:rsidRDefault="008F7055" w:rsidP="008F7055">
      <w:pPr>
        <w:pStyle w:val="ae"/>
        <w:jc w:val="center"/>
        <w:rPr>
          <w:sz w:val="18"/>
          <w:szCs w:val="18"/>
        </w:rPr>
      </w:pPr>
      <w:bookmarkStart w:id="66" w:name="_Ref529800353"/>
      <w:r w:rsidRPr="001B7F12">
        <w:rPr>
          <w:sz w:val="18"/>
          <w:szCs w:val="18"/>
        </w:rPr>
        <w:t xml:space="preserve">Рисунок </w:t>
      </w:r>
      <w:r w:rsidRPr="001B7F12">
        <w:rPr>
          <w:sz w:val="18"/>
          <w:szCs w:val="18"/>
        </w:rPr>
        <w:fldChar w:fldCharType="begin"/>
      </w:r>
      <w:r w:rsidRPr="001B7F12">
        <w:rPr>
          <w:sz w:val="18"/>
          <w:szCs w:val="18"/>
        </w:rPr>
        <w:instrText xml:space="preserve"> SEQ Рисунок \* ARABIC </w:instrText>
      </w:r>
      <w:r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</w:t>
      </w:r>
      <w:r w:rsidRPr="001B7F12">
        <w:rPr>
          <w:noProof/>
          <w:sz w:val="18"/>
          <w:szCs w:val="18"/>
        </w:rPr>
        <w:fldChar w:fldCharType="end"/>
      </w:r>
      <w:bookmarkEnd w:id="66"/>
      <w:r w:rsidRPr="001B7F12">
        <w:rPr>
          <w:sz w:val="18"/>
          <w:szCs w:val="18"/>
        </w:rPr>
        <w:t xml:space="preserve">. Эскиз </w:t>
      </w:r>
      <w:r>
        <w:rPr>
          <w:sz w:val="18"/>
          <w:szCs w:val="18"/>
        </w:rPr>
        <w:t>закладки «Контакты» ОЭФ</w:t>
      </w:r>
      <w:r w:rsidRPr="001B7F12">
        <w:rPr>
          <w:sz w:val="18"/>
          <w:szCs w:val="18"/>
        </w:rPr>
        <w:t xml:space="preserve"> Клиент</w:t>
      </w:r>
      <w:r>
        <w:rPr>
          <w:sz w:val="18"/>
          <w:szCs w:val="18"/>
        </w:rPr>
        <w:t>ы</w:t>
      </w:r>
    </w:p>
    <w:p w14:paraId="54F900E3" w14:textId="01CC0BFB" w:rsidR="008F7055" w:rsidRPr="001B7F12" w:rsidRDefault="008F7055" w:rsidP="008F7055">
      <w:pPr>
        <w:pStyle w:val="ae"/>
        <w:rPr>
          <w:sz w:val="18"/>
          <w:szCs w:val="18"/>
        </w:rPr>
      </w:pPr>
      <w:r w:rsidRPr="001B7F12">
        <w:rPr>
          <w:sz w:val="18"/>
          <w:szCs w:val="18"/>
        </w:rPr>
        <w:t xml:space="preserve">Таблица </w:t>
      </w:r>
      <w:r w:rsidRPr="001B7F12">
        <w:rPr>
          <w:sz w:val="18"/>
          <w:szCs w:val="18"/>
        </w:rPr>
        <w:fldChar w:fldCharType="begin"/>
      </w:r>
      <w:r w:rsidRPr="001B7F12">
        <w:rPr>
          <w:sz w:val="18"/>
          <w:szCs w:val="18"/>
        </w:rPr>
        <w:instrText xml:space="preserve"> SEQ Таблица \* ARABIC </w:instrText>
      </w:r>
      <w:r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</w:t>
      </w:r>
      <w:r w:rsidRPr="001B7F12">
        <w:rPr>
          <w:noProof/>
          <w:sz w:val="18"/>
          <w:szCs w:val="18"/>
        </w:rPr>
        <w:fldChar w:fldCharType="end"/>
      </w:r>
      <w:r w:rsidRPr="001B7F12">
        <w:rPr>
          <w:sz w:val="18"/>
          <w:szCs w:val="18"/>
        </w:rPr>
        <w:t xml:space="preserve">. Описание полей </w:t>
      </w:r>
      <w:r>
        <w:rPr>
          <w:sz w:val="18"/>
          <w:szCs w:val="18"/>
        </w:rPr>
        <w:t>закладки «Контакты» ОЭФ</w:t>
      </w:r>
      <w:r w:rsidRPr="001B7F12">
        <w:rPr>
          <w:sz w:val="18"/>
          <w:szCs w:val="18"/>
        </w:rPr>
        <w:t xml:space="preserve"> Клиент</w:t>
      </w:r>
      <w:r>
        <w:rPr>
          <w:sz w:val="18"/>
          <w:szCs w:val="18"/>
        </w:rPr>
        <w:t>ы</w:t>
      </w:r>
    </w:p>
    <w:tbl>
      <w:tblPr>
        <w:tblStyle w:val="af4"/>
        <w:tblW w:w="9606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1809"/>
        <w:gridCol w:w="1276"/>
        <w:gridCol w:w="1559"/>
        <w:gridCol w:w="4962"/>
      </w:tblGrid>
      <w:tr w:rsidR="00B1100B" w:rsidRPr="000557D6" w14:paraId="683087A1" w14:textId="77777777" w:rsidTr="00C6453D">
        <w:trPr>
          <w:tblHeader/>
        </w:trPr>
        <w:tc>
          <w:tcPr>
            <w:tcW w:w="1809" w:type="dxa"/>
            <w:shd w:val="clear" w:color="auto" w:fill="D9D9D9" w:themeFill="background1" w:themeFillShade="D9"/>
          </w:tcPr>
          <w:p w14:paraId="6FA3EEDC" w14:textId="77777777" w:rsidR="00B1100B" w:rsidRPr="002E0FCE" w:rsidRDefault="00B1100B" w:rsidP="00514960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7F0F6B6C" w14:textId="77777777" w:rsidR="00B1100B" w:rsidRPr="002E0FCE" w:rsidRDefault="00B1100B" w:rsidP="00514960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0D991808" w14:textId="77777777" w:rsidR="00B1100B" w:rsidRDefault="00B1100B" w:rsidP="006F3E4D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453B9FE1" w14:textId="77777777" w:rsidR="00B1100B" w:rsidRPr="002E0FCE" w:rsidRDefault="00B1100B" w:rsidP="006F3E4D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962" w:type="dxa"/>
            <w:shd w:val="clear" w:color="auto" w:fill="D9D9D9" w:themeFill="background1" w:themeFillShade="D9"/>
          </w:tcPr>
          <w:p w14:paraId="1B7164B0" w14:textId="77777777" w:rsidR="00B1100B" w:rsidRPr="002E0FCE" w:rsidRDefault="00B1100B" w:rsidP="00514960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B1100B" w14:paraId="1B82E3E3" w14:textId="77777777" w:rsidTr="00C6453D">
        <w:tc>
          <w:tcPr>
            <w:tcW w:w="1809" w:type="dxa"/>
            <w:shd w:val="clear" w:color="auto" w:fill="auto"/>
          </w:tcPr>
          <w:p w14:paraId="28D02792" w14:textId="77777777" w:rsidR="00B1100B" w:rsidRPr="00C4786E" w:rsidRDefault="00B1100B" w:rsidP="0090084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Основное общение через помощника</w:t>
            </w:r>
          </w:p>
        </w:tc>
        <w:tc>
          <w:tcPr>
            <w:tcW w:w="1276" w:type="dxa"/>
          </w:tcPr>
          <w:p w14:paraId="548ADE16" w14:textId="77777777" w:rsidR="00B1100B" w:rsidRPr="00030EC3" w:rsidRDefault="00B1100B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1559" w:type="dxa"/>
          </w:tcPr>
          <w:p w14:paraId="6E76C7DC" w14:textId="77777777" w:rsidR="00B1100B" w:rsidRDefault="00B1100B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5DDE22E7" w14:textId="77777777" w:rsidR="00B1100B" w:rsidRDefault="00B1100B" w:rsidP="000D6888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флаг установлен, то цвет подписи флага «Основное общение через помощника» должен быть красным. Иначе цвет подписи флага черный.</w:t>
            </w:r>
          </w:p>
          <w:p w14:paraId="2DEDEBFC" w14:textId="77777777" w:rsidR="00B1100B" w:rsidRPr="005003E0" w:rsidRDefault="00B73DF9" w:rsidP="00B73DF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 умолчанию, при открытии закладки, е</w:t>
            </w:r>
            <w:r w:rsidR="00B1100B">
              <w:rPr>
                <w:sz w:val="18"/>
                <w:szCs w:val="18"/>
              </w:rPr>
              <w:t xml:space="preserve">сли </w:t>
            </w:r>
            <w:r>
              <w:rPr>
                <w:sz w:val="18"/>
                <w:szCs w:val="18"/>
              </w:rPr>
              <w:t xml:space="preserve">данный </w:t>
            </w:r>
            <w:r w:rsidR="00B1100B">
              <w:rPr>
                <w:sz w:val="18"/>
                <w:szCs w:val="18"/>
              </w:rPr>
              <w:t xml:space="preserve">флаг установлен, то таблица «Помощники и их контакты» </w:t>
            </w:r>
            <w:r w:rsidR="00E158A1">
              <w:rPr>
                <w:sz w:val="18"/>
                <w:szCs w:val="18"/>
              </w:rPr>
              <w:t>должна быть развернута</w:t>
            </w:r>
            <w:r>
              <w:rPr>
                <w:sz w:val="18"/>
                <w:szCs w:val="18"/>
              </w:rPr>
              <w:t>, иначе таблица свернута</w:t>
            </w:r>
            <w:r w:rsidR="00B1100B">
              <w:rPr>
                <w:sz w:val="18"/>
                <w:szCs w:val="18"/>
              </w:rPr>
              <w:t>.</w:t>
            </w:r>
          </w:p>
        </w:tc>
      </w:tr>
      <w:tr w:rsidR="00D74909" w14:paraId="04ED8B5D" w14:textId="77777777" w:rsidTr="00F429D9">
        <w:tc>
          <w:tcPr>
            <w:tcW w:w="9606" w:type="dxa"/>
            <w:gridSpan w:val="4"/>
          </w:tcPr>
          <w:p w14:paraId="076D3DEE" w14:textId="77777777" w:rsidR="00D74909" w:rsidRPr="00C50EC2" w:rsidRDefault="00D74909" w:rsidP="00445360">
            <w:pPr>
              <w:ind w:firstLine="0"/>
              <w:rPr>
                <w:b/>
                <w:sz w:val="18"/>
                <w:szCs w:val="18"/>
              </w:rPr>
            </w:pPr>
            <w:r w:rsidRPr="00C50EC2">
              <w:rPr>
                <w:b/>
                <w:sz w:val="18"/>
                <w:szCs w:val="18"/>
              </w:rPr>
              <w:t>Командные кнопки закладки «Контакты»</w:t>
            </w:r>
          </w:p>
        </w:tc>
      </w:tr>
      <w:tr w:rsidR="00B1100B" w14:paraId="107AF6A4" w14:textId="77777777" w:rsidTr="00C6453D">
        <w:tc>
          <w:tcPr>
            <w:tcW w:w="1809" w:type="dxa"/>
            <w:shd w:val="clear" w:color="auto" w:fill="auto"/>
          </w:tcPr>
          <w:p w14:paraId="28080F3B" w14:textId="77777777" w:rsidR="00B1100B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Сохранить </w:t>
            </w:r>
            <w:r>
              <w:object w:dxaOrig="270" w:dyaOrig="240" w14:anchorId="0D6E5DB6">
                <v:shape id="_x0000_i1026" type="#_x0000_t75" style="width:15pt;height:15pt" o:ole="">
                  <v:imagedata r:id="rId16" o:title=""/>
                </v:shape>
                <o:OLEObject Type="Embed" ProgID="PBrush" ShapeID="_x0000_i1026" DrawAspect="Content" ObjectID="_1645015626" r:id="rId17"/>
              </w:object>
            </w:r>
          </w:p>
        </w:tc>
        <w:tc>
          <w:tcPr>
            <w:tcW w:w="1276" w:type="dxa"/>
          </w:tcPr>
          <w:p w14:paraId="583D16DC" w14:textId="77777777" w:rsidR="00B1100B" w:rsidRDefault="00B1100B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3AA2DA40" w14:textId="77777777" w:rsidR="00B1100B" w:rsidRDefault="00B1100B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149BAB69" w14:textId="77777777" w:rsidR="00B1100B" w:rsidRDefault="00B1100B" w:rsidP="00990BA6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сохраняются внесенные в закладку изменения пользователя.</w:t>
            </w:r>
          </w:p>
          <w:p w14:paraId="330B8CAC" w14:textId="77777777" w:rsidR="008E6151" w:rsidRPr="008E6151" w:rsidRDefault="008E6151" w:rsidP="008E615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Все и</w:t>
            </w:r>
            <w:r w:rsidRPr="008E6151">
              <w:rPr>
                <w:sz w:val="18"/>
                <w:szCs w:val="18"/>
              </w:rPr>
              <w:t xml:space="preserve">зменения </w:t>
            </w:r>
            <w:r>
              <w:rPr>
                <w:sz w:val="18"/>
                <w:szCs w:val="18"/>
              </w:rPr>
              <w:t xml:space="preserve">параметров в закладке должны </w:t>
            </w:r>
            <w:proofErr w:type="spellStart"/>
            <w:r w:rsidRPr="008E6151">
              <w:rPr>
                <w:sz w:val="18"/>
                <w:szCs w:val="18"/>
              </w:rPr>
              <w:t>логироваться</w:t>
            </w:r>
            <w:proofErr w:type="spellEnd"/>
            <w:r w:rsidRPr="008E6151">
              <w:rPr>
                <w:sz w:val="18"/>
                <w:szCs w:val="18"/>
              </w:rPr>
              <w:t xml:space="preserve"> с сохранением следующих данных:</w:t>
            </w:r>
          </w:p>
          <w:p w14:paraId="5D207ECB" w14:textId="77777777" w:rsidR="008E6151" w:rsidRDefault="008E6151" w:rsidP="008E6151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изменяемых данных;</w:t>
            </w:r>
          </w:p>
          <w:p w14:paraId="42AD298E" w14:textId="77777777" w:rsidR="008E6151" w:rsidRPr="008E6151" w:rsidRDefault="008E6151" w:rsidP="008E6151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8E6151">
              <w:rPr>
                <w:sz w:val="18"/>
                <w:szCs w:val="18"/>
              </w:rPr>
              <w:t>Дата изменения;</w:t>
            </w:r>
          </w:p>
          <w:p w14:paraId="08201770" w14:textId="1113AB5C" w:rsidR="008E6151" w:rsidRPr="008E6151" w:rsidRDefault="008E6151" w:rsidP="008E6151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8E6151">
              <w:rPr>
                <w:sz w:val="18"/>
                <w:szCs w:val="18"/>
              </w:rPr>
              <w:t>Автор изменения;</w:t>
            </w:r>
          </w:p>
          <w:p w14:paraId="522FD7E9" w14:textId="77777777" w:rsidR="008E6151" w:rsidRDefault="008E6151" w:rsidP="008E6151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8E6151">
              <w:rPr>
                <w:sz w:val="18"/>
                <w:szCs w:val="18"/>
              </w:rPr>
              <w:t>Старое и новое значение.</w:t>
            </w:r>
          </w:p>
        </w:tc>
      </w:tr>
      <w:tr w:rsidR="00D74909" w14:paraId="41CE6173" w14:textId="77777777" w:rsidTr="00F429D9">
        <w:tc>
          <w:tcPr>
            <w:tcW w:w="9606" w:type="dxa"/>
            <w:gridSpan w:val="4"/>
          </w:tcPr>
          <w:p w14:paraId="5854A1C2" w14:textId="77777777" w:rsidR="00D74909" w:rsidRPr="00165F98" w:rsidRDefault="00D74909" w:rsidP="00445360">
            <w:pPr>
              <w:ind w:firstLine="0"/>
              <w:rPr>
                <w:b/>
                <w:sz w:val="18"/>
                <w:szCs w:val="18"/>
              </w:rPr>
            </w:pPr>
            <w:r w:rsidRPr="00165F98">
              <w:rPr>
                <w:b/>
                <w:sz w:val="18"/>
                <w:szCs w:val="18"/>
              </w:rPr>
              <w:t>Таблица «Помощники и их контак</w:t>
            </w:r>
            <w:r>
              <w:rPr>
                <w:b/>
                <w:sz w:val="18"/>
                <w:szCs w:val="18"/>
              </w:rPr>
              <w:t>т</w:t>
            </w:r>
            <w:r w:rsidRPr="00165F98">
              <w:rPr>
                <w:b/>
                <w:sz w:val="18"/>
                <w:szCs w:val="18"/>
              </w:rPr>
              <w:t>ы»</w:t>
            </w:r>
          </w:p>
        </w:tc>
      </w:tr>
      <w:tr w:rsidR="00B1100B" w14:paraId="67C61797" w14:textId="77777777" w:rsidTr="00C6453D">
        <w:tc>
          <w:tcPr>
            <w:tcW w:w="1809" w:type="dxa"/>
            <w:shd w:val="clear" w:color="auto" w:fill="auto"/>
          </w:tcPr>
          <w:p w14:paraId="257D47AE" w14:textId="77777777" w:rsidR="00B1100B" w:rsidRPr="00063B0F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ФИО помощника</w:t>
            </w:r>
          </w:p>
        </w:tc>
        <w:tc>
          <w:tcPr>
            <w:tcW w:w="1276" w:type="dxa"/>
          </w:tcPr>
          <w:p w14:paraId="52339BF3" w14:textId="77777777" w:rsidR="00B1100B" w:rsidRDefault="00B1100B" w:rsidP="00810A06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20F2ACE5" w14:textId="77777777" w:rsidR="00B1100B" w:rsidRPr="00030EC3" w:rsidRDefault="00B1100B" w:rsidP="00810A0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18DF8B16" w14:textId="77777777" w:rsidR="00B1100B" w:rsidRDefault="006F3E4D" w:rsidP="006F3E4D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Иванов Иван Иванович</w:t>
            </w:r>
          </w:p>
        </w:tc>
        <w:tc>
          <w:tcPr>
            <w:tcW w:w="4962" w:type="dxa"/>
            <w:shd w:val="clear" w:color="auto" w:fill="auto"/>
          </w:tcPr>
          <w:p w14:paraId="52E77FD1" w14:textId="77777777" w:rsidR="00B1100B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информацию о ФИО помощника клиента.</w:t>
            </w:r>
          </w:p>
          <w:p w14:paraId="161F50F1" w14:textId="77777777" w:rsidR="00B1100B" w:rsidRPr="00D112D7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Должна быть возможность скопировать ФИО помощника в буфер обмена.</w:t>
            </w:r>
          </w:p>
          <w:p w14:paraId="4A70E320" w14:textId="763742BD" w:rsidR="00B1100B" w:rsidRPr="005003E0" w:rsidRDefault="006F6F83" w:rsidP="006F6F83">
            <w:pPr>
              <w:ind w:firstLine="0"/>
              <w:rPr>
                <w:sz w:val="18"/>
                <w:szCs w:val="18"/>
              </w:rPr>
            </w:pPr>
            <w:r w:rsidRPr="006F6F83">
              <w:rPr>
                <w:sz w:val="18"/>
                <w:szCs w:val="18"/>
              </w:rPr>
              <w:t>При</w:t>
            </w:r>
            <w:r w:rsidRPr="00D112D7">
              <w:rPr>
                <w:sz w:val="18"/>
                <w:szCs w:val="18"/>
              </w:rPr>
              <w:t xml:space="preserve"> </w:t>
            </w:r>
            <w:r w:rsidRPr="006F6F83">
              <w:rPr>
                <w:sz w:val="18"/>
                <w:szCs w:val="18"/>
              </w:rPr>
              <w:t>нажатии</w:t>
            </w:r>
            <w:r w:rsidRPr="00D112D7">
              <w:rPr>
                <w:sz w:val="18"/>
                <w:szCs w:val="18"/>
              </w:rPr>
              <w:t xml:space="preserve"> </w:t>
            </w:r>
            <w:r w:rsidRPr="006F6F83">
              <w:rPr>
                <w:sz w:val="18"/>
                <w:szCs w:val="18"/>
              </w:rPr>
              <w:t>на</w:t>
            </w:r>
            <w:r w:rsidRPr="00D112D7">
              <w:rPr>
                <w:sz w:val="18"/>
                <w:szCs w:val="18"/>
              </w:rPr>
              <w:t xml:space="preserve"> </w:t>
            </w:r>
            <w:r w:rsidRPr="006F6F83">
              <w:rPr>
                <w:sz w:val="18"/>
                <w:szCs w:val="18"/>
              </w:rPr>
              <w:t>гиперссылку</w:t>
            </w:r>
            <w:r w:rsidRPr="00D112D7">
              <w:rPr>
                <w:sz w:val="18"/>
                <w:szCs w:val="18"/>
              </w:rPr>
              <w:t xml:space="preserve"> </w:t>
            </w:r>
            <w:r w:rsidRPr="006F6F83">
              <w:rPr>
                <w:sz w:val="18"/>
                <w:szCs w:val="18"/>
              </w:rPr>
              <w:t>открывается</w:t>
            </w:r>
            <w:r w:rsidRPr="00D112D7">
              <w:rPr>
                <w:sz w:val="18"/>
                <w:szCs w:val="18"/>
              </w:rPr>
              <w:t xml:space="preserve"> </w:t>
            </w:r>
            <w:r w:rsidRPr="006F6F83">
              <w:rPr>
                <w:sz w:val="18"/>
                <w:szCs w:val="18"/>
              </w:rPr>
              <w:t>окно</w:t>
            </w:r>
            <w:r w:rsidRPr="00D112D7">
              <w:rPr>
                <w:sz w:val="18"/>
                <w:szCs w:val="18"/>
              </w:rPr>
              <w:t xml:space="preserve"> «</w:t>
            </w:r>
            <w:r w:rsidRPr="006F6F83">
              <w:rPr>
                <w:sz w:val="18"/>
                <w:szCs w:val="18"/>
              </w:rPr>
              <w:t>Помощники</w:t>
            </w:r>
            <w:r w:rsidRPr="00D112D7">
              <w:rPr>
                <w:sz w:val="18"/>
                <w:szCs w:val="18"/>
              </w:rPr>
              <w:t xml:space="preserve"> и </w:t>
            </w:r>
            <w:r w:rsidRPr="006F6F83">
              <w:rPr>
                <w:sz w:val="18"/>
                <w:szCs w:val="18"/>
              </w:rPr>
              <w:t>их</w:t>
            </w:r>
            <w:r w:rsidRPr="00D112D7">
              <w:rPr>
                <w:sz w:val="18"/>
                <w:szCs w:val="18"/>
              </w:rPr>
              <w:t xml:space="preserve"> </w:t>
            </w:r>
            <w:r w:rsidRPr="006F6F83">
              <w:rPr>
                <w:sz w:val="18"/>
                <w:szCs w:val="18"/>
              </w:rPr>
              <w:t>контакты</w:t>
            </w:r>
            <w:r w:rsidRPr="00D112D7">
              <w:rPr>
                <w:sz w:val="18"/>
                <w:szCs w:val="18"/>
              </w:rPr>
              <w:t xml:space="preserve">», </w:t>
            </w:r>
            <w:r w:rsidRPr="00EE5AEA">
              <w:rPr>
                <w:sz w:val="18"/>
                <w:szCs w:val="18"/>
              </w:rPr>
              <w:t>где</w:t>
            </w:r>
            <w:r w:rsidRPr="00D112D7">
              <w:rPr>
                <w:sz w:val="18"/>
                <w:szCs w:val="18"/>
              </w:rPr>
              <w:t xml:space="preserve"> </w:t>
            </w:r>
            <w:r w:rsidRPr="00EE5AEA">
              <w:rPr>
                <w:sz w:val="18"/>
                <w:szCs w:val="18"/>
              </w:rPr>
              <w:t>отображаются</w:t>
            </w:r>
            <w:r w:rsidRPr="00D112D7">
              <w:rPr>
                <w:sz w:val="18"/>
                <w:szCs w:val="18"/>
              </w:rPr>
              <w:t xml:space="preserve"> </w:t>
            </w:r>
            <w:r w:rsidRPr="00EE5AEA">
              <w:rPr>
                <w:sz w:val="18"/>
                <w:szCs w:val="18"/>
              </w:rPr>
              <w:t>данные</w:t>
            </w:r>
            <w:r w:rsidRPr="00D112D7">
              <w:rPr>
                <w:sz w:val="18"/>
                <w:szCs w:val="18"/>
              </w:rPr>
              <w:t xml:space="preserve"> </w:t>
            </w:r>
            <w:r w:rsidRPr="00EE5AEA">
              <w:rPr>
                <w:sz w:val="18"/>
                <w:szCs w:val="18"/>
              </w:rPr>
              <w:t>конкретного</w:t>
            </w:r>
            <w:r w:rsidRPr="00D112D7">
              <w:rPr>
                <w:sz w:val="18"/>
                <w:szCs w:val="18"/>
              </w:rPr>
              <w:t xml:space="preserve"> </w:t>
            </w:r>
            <w:r w:rsidRPr="00EE5AEA">
              <w:rPr>
                <w:sz w:val="18"/>
                <w:szCs w:val="18"/>
              </w:rPr>
              <w:t>Помощника</w:t>
            </w:r>
            <w:r w:rsidRPr="00D112D7">
              <w:rPr>
                <w:sz w:val="18"/>
                <w:szCs w:val="18"/>
              </w:rPr>
              <w:t xml:space="preserve"> </w:t>
            </w:r>
            <w:r w:rsidR="00B1100B" w:rsidRPr="005003E0">
              <w:rPr>
                <w:sz w:val="18"/>
                <w:szCs w:val="18"/>
              </w:rPr>
              <w:t>(</w:t>
            </w:r>
            <w:r w:rsidR="00B1100B" w:rsidRPr="00A56F76">
              <w:rPr>
                <w:b/>
                <w:sz w:val="18"/>
                <w:szCs w:val="18"/>
              </w:rPr>
              <w:fldChar w:fldCharType="begin"/>
            </w:r>
            <w:r w:rsidR="00B1100B" w:rsidRPr="00A56F76">
              <w:rPr>
                <w:b/>
                <w:sz w:val="18"/>
                <w:szCs w:val="18"/>
              </w:rPr>
              <w:instrText xml:space="preserve"> REF _Ref529871594 \h  \* MERGEFORMAT </w:instrText>
            </w:r>
            <w:r w:rsidR="00B1100B" w:rsidRPr="00A56F76">
              <w:rPr>
                <w:b/>
                <w:sz w:val="18"/>
                <w:szCs w:val="18"/>
              </w:rPr>
            </w:r>
            <w:r w:rsidR="00B1100B" w:rsidRPr="00A56F76">
              <w:rPr>
                <w:b/>
                <w:sz w:val="18"/>
                <w:szCs w:val="18"/>
              </w:rPr>
              <w:fldChar w:fldCharType="separate"/>
            </w:r>
            <w:r w:rsidR="00CA0105" w:rsidRPr="00BD28E0">
              <w:rPr>
                <w:b/>
                <w:sz w:val="18"/>
                <w:szCs w:val="18"/>
              </w:rPr>
              <w:t>Диалоговое окно «Добавить/Изменить помощника»</w:t>
            </w:r>
            <w:r w:rsidR="00B1100B" w:rsidRPr="00A56F76">
              <w:rPr>
                <w:b/>
                <w:sz w:val="18"/>
                <w:szCs w:val="18"/>
              </w:rPr>
              <w:fldChar w:fldCharType="end"/>
            </w:r>
            <w:r w:rsidR="00B1100B" w:rsidRPr="00A56F76">
              <w:rPr>
                <w:b/>
                <w:sz w:val="18"/>
                <w:szCs w:val="18"/>
              </w:rPr>
              <w:t>).</w:t>
            </w:r>
          </w:p>
        </w:tc>
      </w:tr>
      <w:tr w:rsidR="00B1100B" w14:paraId="3B7E542B" w14:textId="77777777" w:rsidTr="00C6453D">
        <w:tc>
          <w:tcPr>
            <w:tcW w:w="1809" w:type="dxa"/>
            <w:shd w:val="clear" w:color="auto" w:fill="auto"/>
          </w:tcPr>
          <w:p w14:paraId="3583FB4F" w14:textId="77777777" w:rsidR="00B1100B" w:rsidRPr="00063B0F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Основной</w:t>
            </w:r>
          </w:p>
        </w:tc>
        <w:tc>
          <w:tcPr>
            <w:tcW w:w="1276" w:type="dxa"/>
          </w:tcPr>
          <w:p w14:paraId="234CDE6B" w14:textId="77777777" w:rsidR="00B1100B" w:rsidRPr="00030EC3" w:rsidRDefault="00B1100B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1559" w:type="dxa"/>
          </w:tcPr>
          <w:p w14:paraId="56FD64BE" w14:textId="77777777" w:rsidR="00B1100B" w:rsidRDefault="00B1100B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520EBDDD" w14:textId="77777777" w:rsidR="00B1100B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информацию о признаке помощника «Основной».</w:t>
            </w:r>
          </w:p>
          <w:p w14:paraId="1A96B642" w14:textId="77777777" w:rsidR="00B1100B" w:rsidRDefault="00B1100B" w:rsidP="004C58A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Редактируемое поле. Позволяет установить признак «Основной» для выбранного помощника. </w:t>
            </w:r>
            <w:r w:rsidRPr="00FE6D10">
              <w:rPr>
                <w:sz w:val="18"/>
                <w:szCs w:val="18"/>
              </w:rPr>
              <w:t>Установка/снятие признака «Основной» непосредственно в таблице приводит к установке/снятию признака на уровне конкретного Помощника.</w:t>
            </w:r>
          </w:p>
          <w:p w14:paraId="22DAB5D4" w14:textId="77777777" w:rsidR="00B1100B" w:rsidRPr="005003E0" w:rsidRDefault="00B1100B" w:rsidP="004C58A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Признак «Основной» может быть установлен только у одного из помощников. При установке признака «Основной» для одного помощника данных признак должен очищаться у всех остальных помощников.</w:t>
            </w:r>
          </w:p>
        </w:tc>
      </w:tr>
      <w:tr w:rsidR="00B1100B" w14:paraId="7CDDBB26" w14:textId="77777777" w:rsidTr="00C6453D">
        <w:tc>
          <w:tcPr>
            <w:tcW w:w="1809" w:type="dxa"/>
            <w:shd w:val="clear" w:color="auto" w:fill="auto"/>
          </w:tcPr>
          <w:p w14:paraId="786FBA67" w14:textId="77777777" w:rsidR="00B1100B" w:rsidRPr="009B36B4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Основной телефон</w:t>
            </w:r>
          </w:p>
        </w:tc>
        <w:tc>
          <w:tcPr>
            <w:tcW w:w="1276" w:type="dxa"/>
          </w:tcPr>
          <w:p w14:paraId="714EF7E0" w14:textId="77777777" w:rsidR="00B1100B" w:rsidRDefault="00B1100B" w:rsidP="0067033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7D885351" w14:textId="77777777" w:rsidR="00B1100B" w:rsidRPr="00030EC3" w:rsidRDefault="00B1100B" w:rsidP="00670331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71F14FDF" w14:textId="77777777" w:rsidR="00B1100B" w:rsidRDefault="001F2633" w:rsidP="001F2633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тел. мобильный: +7</w:t>
            </w:r>
            <w:r>
              <w:rPr>
                <w:sz w:val="18"/>
                <w:szCs w:val="18"/>
                <w:lang w:val="en-US"/>
              </w:rPr>
              <w:t>-</w:t>
            </w:r>
            <w:r>
              <w:rPr>
                <w:sz w:val="18"/>
                <w:szCs w:val="18"/>
              </w:rPr>
              <w:t>123</w:t>
            </w:r>
            <w:r>
              <w:rPr>
                <w:sz w:val="18"/>
                <w:szCs w:val="18"/>
                <w:lang w:val="en-US"/>
              </w:rPr>
              <w:t>-</w:t>
            </w:r>
            <w:r>
              <w:rPr>
                <w:sz w:val="18"/>
                <w:szCs w:val="18"/>
              </w:rPr>
              <w:t>456</w:t>
            </w:r>
            <w:r>
              <w:rPr>
                <w:sz w:val="18"/>
                <w:szCs w:val="18"/>
                <w:lang w:val="en-US"/>
              </w:rPr>
              <w:t>-</w:t>
            </w:r>
            <w:r>
              <w:rPr>
                <w:sz w:val="18"/>
                <w:szCs w:val="18"/>
              </w:rPr>
              <w:t>78</w:t>
            </w:r>
            <w:r>
              <w:rPr>
                <w:sz w:val="18"/>
                <w:szCs w:val="18"/>
                <w:lang w:val="en-US"/>
              </w:rPr>
              <w:t>-</w:t>
            </w:r>
            <w:r>
              <w:rPr>
                <w:sz w:val="18"/>
                <w:szCs w:val="18"/>
              </w:rPr>
              <w:t>90</w:t>
            </w:r>
          </w:p>
        </w:tc>
        <w:tc>
          <w:tcPr>
            <w:tcW w:w="4962" w:type="dxa"/>
            <w:shd w:val="clear" w:color="auto" w:fill="auto"/>
          </w:tcPr>
          <w:p w14:paraId="51920B2E" w14:textId="77777777" w:rsidR="00B1100B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информацию о телефоне помощника с признаком телефона «Основной».</w:t>
            </w:r>
          </w:p>
          <w:p w14:paraId="6AC3D693" w14:textId="77777777" w:rsidR="00B1100B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Формат отображения данных: «</w:t>
            </w:r>
            <w:proofErr w:type="spellStart"/>
            <w:r>
              <w:rPr>
                <w:sz w:val="18"/>
                <w:szCs w:val="18"/>
              </w:rPr>
              <w:t>тип_контакта</w:t>
            </w:r>
            <w:proofErr w:type="spellEnd"/>
            <w:r>
              <w:rPr>
                <w:sz w:val="18"/>
                <w:szCs w:val="18"/>
              </w:rPr>
              <w:t>»: «телефон». Формат отображения телефона: +</w:t>
            </w:r>
            <w:r w:rsidRPr="00D112D7">
              <w:rPr>
                <w:sz w:val="18"/>
                <w:szCs w:val="18"/>
              </w:rPr>
              <w:t>#-###-###-##-##</w:t>
            </w:r>
            <w:r>
              <w:rPr>
                <w:sz w:val="18"/>
                <w:szCs w:val="18"/>
              </w:rPr>
              <w:t>.</w:t>
            </w:r>
          </w:p>
          <w:p w14:paraId="760BB0B2" w14:textId="77777777" w:rsidR="00B1100B" w:rsidRDefault="00B1100B" w:rsidP="00BB695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Должна быть возможность скопировать телефон в буфер обмена.</w:t>
            </w:r>
          </w:p>
          <w:p w14:paraId="3986A110" w14:textId="3E33A04F" w:rsidR="00B1100B" w:rsidRPr="00ED18FB" w:rsidRDefault="00B1100B" w:rsidP="00514960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При нажатии на гиперссылку открывается диалоговое окно «</w:t>
            </w:r>
            <w:r>
              <w:rPr>
                <w:sz w:val="18"/>
                <w:szCs w:val="18"/>
              </w:rPr>
              <w:t>Активные операции (телефон)</w:t>
            </w:r>
            <w:r w:rsidRPr="005003E0">
              <w:rPr>
                <w:sz w:val="18"/>
                <w:szCs w:val="18"/>
              </w:rPr>
              <w:t>». Требования к диалоговому окну описаны в</w:t>
            </w:r>
            <w:r>
              <w:rPr>
                <w:sz w:val="18"/>
                <w:szCs w:val="18"/>
              </w:rPr>
              <w:t xml:space="preserve"> разделе </w:t>
            </w:r>
            <w:r w:rsidRPr="00904473">
              <w:rPr>
                <w:b/>
                <w:sz w:val="18"/>
                <w:szCs w:val="18"/>
              </w:rPr>
              <w:fldChar w:fldCharType="begin"/>
            </w:r>
            <w:r w:rsidRPr="00904473">
              <w:rPr>
                <w:b/>
                <w:sz w:val="18"/>
                <w:szCs w:val="18"/>
              </w:rPr>
              <w:instrText xml:space="preserve"> REF _Ref528767021 \h  \* MERGEFORMAT </w:instrText>
            </w:r>
            <w:r w:rsidRPr="00904473">
              <w:rPr>
                <w:b/>
                <w:sz w:val="18"/>
                <w:szCs w:val="18"/>
              </w:rPr>
            </w:r>
            <w:r w:rsidRPr="00904473">
              <w:rPr>
                <w:b/>
                <w:sz w:val="18"/>
                <w:szCs w:val="18"/>
              </w:rPr>
              <w:fldChar w:fldCharType="separate"/>
            </w:r>
            <w:r w:rsidR="00CA0105" w:rsidRPr="00BD28E0">
              <w:rPr>
                <w:b/>
                <w:sz w:val="18"/>
                <w:szCs w:val="18"/>
              </w:rPr>
              <w:t>Диалоговое окно «Активные операции (телефон)»</w:t>
            </w:r>
            <w:r w:rsidRPr="00904473">
              <w:rPr>
                <w:b/>
                <w:sz w:val="18"/>
                <w:szCs w:val="18"/>
              </w:rPr>
              <w:fldChar w:fldCharType="end"/>
            </w:r>
            <w:r w:rsidRPr="005003E0">
              <w:rPr>
                <w:sz w:val="18"/>
                <w:szCs w:val="18"/>
              </w:rPr>
              <w:t>.</w:t>
            </w:r>
          </w:p>
        </w:tc>
      </w:tr>
      <w:tr w:rsidR="00B1100B" w14:paraId="6F93805E" w14:textId="77777777" w:rsidTr="00C6453D">
        <w:tc>
          <w:tcPr>
            <w:tcW w:w="1809" w:type="dxa"/>
            <w:shd w:val="clear" w:color="auto" w:fill="auto"/>
          </w:tcPr>
          <w:p w14:paraId="6161A6ED" w14:textId="77777777" w:rsidR="00B1100B" w:rsidRPr="009B36B4" w:rsidRDefault="00B1100B" w:rsidP="00514960">
            <w:pPr>
              <w:ind w:firstLine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 xml:space="preserve">Основной </w:t>
            </w:r>
            <w:r>
              <w:rPr>
                <w:sz w:val="18"/>
                <w:szCs w:val="18"/>
                <w:lang w:val="en-US"/>
              </w:rPr>
              <w:t>e-mail</w:t>
            </w:r>
          </w:p>
        </w:tc>
        <w:tc>
          <w:tcPr>
            <w:tcW w:w="1276" w:type="dxa"/>
          </w:tcPr>
          <w:p w14:paraId="7A4DB154" w14:textId="77777777" w:rsidR="00B1100B" w:rsidRDefault="00B1100B" w:rsidP="009911F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1198DE8D" w14:textId="77777777" w:rsidR="00B1100B" w:rsidRPr="00030EC3" w:rsidRDefault="00B1100B" w:rsidP="009911FE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309E8497" w14:textId="77777777" w:rsidR="00B1100B" w:rsidRPr="00D112D7" w:rsidRDefault="001F2633" w:rsidP="001F2633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email</w:t>
            </w:r>
            <w:r w:rsidRPr="00D112D7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рабочий: </w:t>
            </w:r>
            <w:r>
              <w:rPr>
                <w:sz w:val="18"/>
                <w:szCs w:val="18"/>
                <w:lang w:val="en-US"/>
              </w:rPr>
              <w:t>mail</w:t>
            </w:r>
            <w:r w:rsidRPr="00D112D7">
              <w:rPr>
                <w:sz w:val="18"/>
                <w:szCs w:val="18"/>
              </w:rPr>
              <w:t>@</w:t>
            </w:r>
            <w:r>
              <w:rPr>
                <w:sz w:val="18"/>
                <w:szCs w:val="18"/>
                <w:lang w:val="en-US"/>
              </w:rPr>
              <w:t>email</w:t>
            </w:r>
            <w:r w:rsidRPr="00D112D7">
              <w:rPr>
                <w:sz w:val="18"/>
                <w:szCs w:val="18"/>
              </w:rPr>
              <w:t>.</w:t>
            </w:r>
            <w:proofErr w:type="spellStart"/>
            <w:r>
              <w:rPr>
                <w:sz w:val="18"/>
                <w:szCs w:val="18"/>
                <w:lang w:val="en-US"/>
              </w:rPr>
              <w:t>ru</w:t>
            </w:r>
            <w:proofErr w:type="spellEnd"/>
          </w:p>
        </w:tc>
        <w:tc>
          <w:tcPr>
            <w:tcW w:w="4962" w:type="dxa"/>
            <w:shd w:val="clear" w:color="auto" w:fill="auto"/>
          </w:tcPr>
          <w:p w14:paraId="4C5165A1" w14:textId="77777777" w:rsidR="00B1100B" w:rsidRDefault="00B1100B" w:rsidP="00120A47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Отображает информацию о </w:t>
            </w:r>
            <w:r>
              <w:rPr>
                <w:sz w:val="18"/>
                <w:szCs w:val="18"/>
                <w:lang w:val="en-US"/>
              </w:rPr>
              <w:t>e</w:t>
            </w:r>
            <w:r w:rsidRPr="00D112D7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  <w:lang w:val="en-US"/>
              </w:rPr>
              <w:t>mail</w:t>
            </w:r>
            <w:r>
              <w:rPr>
                <w:sz w:val="18"/>
                <w:szCs w:val="18"/>
              </w:rPr>
              <w:t xml:space="preserve"> помощника с признаком </w:t>
            </w:r>
            <w:r>
              <w:rPr>
                <w:sz w:val="18"/>
                <w:szCs w:val="18"/>
                <w:lang w:val="en-US"/>
              </w:rPr>
              <w:t>e</w:t>
            </w:r>
            <w:r w:rsidRPr="00D112D7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  <w:lang w:val="en-US"/>
              </w:rPr>
              <w:t>mail</w:t>
            </w:r>
            <w:r>
              <w:rPr>
                <w:sz w:val="18"/>
                <w:szCs w:val="18"/>
              </w:rPr>
              <w:t xml:space="preserve"> «Основной».</w:t>
            </w:r>
          </w:p>
          <w:p w14:paraId="69B4A3FB" w14:textId="77777777" w:rsidR="00B1100B" w:rsidRDefault="00B1100B" w:rsidP="001D339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Формат отображения данных: «тип_</w:t>
            </w:r>
            <w:r>
              <w:rPr>
                <w:sz w:val="18"/>
                <w:szCs w:val="18"/>
                <w:lang w:val="en-US"/>
              </w:rPr>
              <w:t>email</w:t>
            </w:r>
            <w:r>
              <w:rPr>
                <w:sz w:val="18"/>
                <w:szCs w:val="18"/>
              </w:rPr>
              <w:t>»: «адрес_</w:t>
            </w:r>
            <w:r>
              <w:rPr>
                <w:sz w:val="18"/>
                <w:szCs w:val="18"/>
                <w:lang w:val="en-US"/>
              </w:rPr>
              <w:t>email</w:t>
            </w:r>
            <w:r>
              <w:rPr>
                <w:sz w:val="18"/>
                <w:szCs w:val="18"/>
              </w:rPr>
              <w:t>».</w:t>
            </w:r>
          </w:p>
          <w:p w14:paraId="5203D3DC" w14:textId="77777777" w:rsidR="00B1100B" w:rsidRDefault="00B1100B" w:rsidP="00BB695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Должна быть возможность скопировать </w:t>
            </w:r>
            <w:r>
              <w:rPr>
                <w:sz w:val="18"/>
                <w:szCs w:val="18"/>
                <w:lang w:val="en-US"/>
              </w:rPr>
              <w:t>e</w:t>
            </w:r>
            <w:r w:rsidRPr="00D112D7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  <w:lang w:val="en-US"/>
              </w:rPr>
              <w:t>mail</w:t>
            </w:r>
            <w:r>
              <w:rPr>
                <w:sz w:val="18"/>
                <w:szCs w:val="18"/>
              </w:rPr>
              <w:t xml:space="preserve"> адрес в буфер обмена.</w:t>
            </w:r>
          </w:p>
          <w:p w14:paraId="77E38C8A" w14:textId="721F6810" w:rsidR="00B1100B" w:rsidRPr="005003E0" w:rsidRDefault="00B1100B" w:rsidP="00120A47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При нажатии на гиперссылку открывается диалоговое окно «</w:t>
            </w:r>
            <w:r>
              <w:rPr>
                <w:sz w:val="18"/>
                <w:szCs w:val="18"/>
              </w:rPr>
              <w:t>Активные операции (</w:t>
            </w:r>
            <w:r>
              <w:rPr>
                <w:sz w:val="18"/>
                <w:szCs w:val="18"/>
                <w:lang w:val="en-US"/>
              </w:rPr>
              <w:t>e</w:t>
            </w:r>
            <w:r w:rsidRPr="00D112D7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  <w:lang w:val="en-US"/>
              </w:rPr>
              <w:t>mail</w:t>
            </w:r>
            <w:r>
              <w:rPr>
                <w:sz w:val="18"/>
                <w:szCs w:val="18"/>
              </w:rPr>
              <w:t>)</w:t>
            </w:r>
            <w:r w:rsidRPr="005003E0">
              <w:rPr>
                <w:sz w:val="18"/>
                <w:szCs w:val="18"/>
              </w:rPr>
              <w:t>». Требования к диалоговому окну описаны в</w:t>
            </w:r>
            <w:r>
              <w:rPr>
                <w:sz w:val="18"/>
                <w:szCs w:val="18"/>
              </w:rPr>
              <w:t xml:space="preserve"> разделе </w:t>
            </w:r>
            <w:r w:rsidRPr="000F3053">
              <w:rPr>
                <w:b/>
                <w:sz w:val="18"/>
                <w:szCs w:val="18"/>
              </w:rPr>
              <w:fldChar w:fldCharType="begin"/>
            </w:r>
            <w:r w:rsidRPr="000F3053">
              <w:rPr>
                <w:b/>
                <w:sz w:val="18"/>
                <w:szCs w:val="18"/>
              </w:rPr>
              <w:instrText xml:space="preserve"> REF _Ref528766962 \h  \* MERGEFORMAT </w:instrText>
            </w:r>
            <w:r w:rsidRPr="000F3053">
              <w:rPr>
                <w:b/>
                <w:sz w:val="18"/>
                <w:szCs w:val="18"/>
              </w:rPr>
            </w:r>
            <w:r w:rsidRPr="000F3053">
              <w:rPr>
                <w:b/>
                <w:sz w:val="18"/>
                <w:szCs w:val="18"/>
              </w:rPr>
              <w:fldChar w:fldCharType="separate"/>
            </w:r>
            <w:r w:rsidR="00CA0105" w:rsidRPr="00BD28E0">
              <w:rPr>
                <w:b/>
                <w:sz w:val="18"/>
                <w:szCs w:val="18"/>
              </w:rPr>
              <w:t>Диалоговое окно «Активные операции (</w:t>
            </w:r>
            <w:r w:rsidR="00CA0105" w:rsidRPr="00BD28E0">
              <w:rPr>
                <w:b/>
                <w:sz w:val="18"/>
                <w:szCs w:val="18"/>
                <w:lang w:val="en-US"/>
              </w:rPr>
              <w:t>e</w:t>
            </w:r>
            <w:r w:rsidR="00CA0105" w:rsidRPr="00BD28E0">
              <w:rPr>
                <w:b/>
                <w:sz w:val="18"/>
                <w:szCs w:val="18"/>
              </w:rPr>
              <w:t>-</w:t>
            </w:r>
            <w:r w:rsidR="00CA0105" w:rsidRPr="00BD28E0">
              <w:rPr>
                <w:b/>
                <w:sz w:val="18"/>
                <w:szCs w:val="18"/>
                <w:lang w:val="en-US"/>
              </w:rPr>
              <w:t>mail</w:t>
            </w:r>
            <w:r w:rsidR="00CA0105" w:rsidRPr="00BD28E0">
              <w:rPr>
                <w:b/>
                <w:sz w:val="18"/>
                <w:szCs w:val="18"/>
              </w:rPr>
              <w:t>)»</w:t>
            </w:r>
            <w:r w:rsidRPr="000F3053">
              <w:rPr>
                <w:b/>
                <w:sz w:val="18"/>
                <w:szCs w:val="18"/>
              </w:rPr>
              <w:fldChar w:fldCharType="end"/>
            </w:r>
            <w:r w:rsidRPr="005003E0">
              <w:rPr>
                <w:sz w:val="18"/>
                <w:szCs w:val="18"/>
              </w:rPr>
              <w:t>.</w:t>
            </w:r>
          </w:p>
        </w:tc>
      </w:tr>
      <w:tr w:rsidR="00B1100B" w14:paraId="0A7DAE43" w14:textId="77777777" w:rsidTr="00C6453D">
        <w:tc>
          <w:tcPr>
            <w:tcW w:w="1809" w:type="dxa"/>
            <w:shd w:val="clear" w:color="auto" w:fill="auto"/>
          </w:tcPr>
          <w:p w14:paraId="08B08845" w14:textId="77777777" w:rsidR="00B1100B" w:rsidRPr="008A4F30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Основной адрес</w:t>
            </w:r>
          </w:p>
        </w:tc>
        <w:tc>
          <w:tcPr>
            <w:tcW w:w="1276" w:type="dxa"/>
          </w:tcPr>
          <w:p w14:paraId="776864C1" w14:textId="77777777" w:rsidR="001403EA" w:rsidRDefault="001403EA" w:rsidP="001403E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7AEE27F6" w14:textId="77777777" w:rsidR="00B1100B" w:rsidRPr="00030EC3" w:rsidRDefault="001403EA" w:rsidP="001403E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1D7FFF48" w14:textId="77777777" w:rsidR="00B1100B" w:rsidRDefault="005A26BB" w:rsidP="006F3E4D">
            <w:pPr>
              <w:ind w:firstLine="0"/>
              <w:jc w:val="center"/>
              <w:rPr>
                <w:sz w:val="18"/>
                <w:szCs w:val="18"/>
              </w:rPr>
            </w:pPr>
            <w:r w:rsidRPr="005A26BB">
              <w:rPr>
                <w:sz w:val="18"/>
                <w:szCs w:val="18"/>
              </w:rPr>
              <w:t>Адрес рабочий: 123456, РФ, г. Москва, ул. Улица, д. 1, оф. 2</w:t>
            </w:r>
          </w:p>
        </w:tc>
        <w:tc>
          <w:tcPr>
            <w:tcW w:w="4962" w:type="dxa"/>
            <w:shd w:val="clear" w:color="auto" w:fill="auto"/>
          </w:tcPr>
          <w:p w14:paraId="52712AD2" w14:textId="77777777" w:rsidR="00B1100B" w:rsidRDefault="00B1100B" w:rsidP="00120A47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информацию о полном адресе помощника с признаком адреса «Основной».</w:t>
            </w:r>
          </w:p>
          <w:p w14:paraId="5A84A6EF" w14:textId="77777777" w:rsidR="00B1100B" w:rsidRDefault="00B1100B" w:rsidP="005116E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Формат отображения данных: Адрес «</w:t>
            </w:r>
            <w:proofErr w:type="spellStart"/>
            <w:r>
              <w:rPr>
                <w:sz w:val="18"/>
                <w:szCs w:val="18"/>
              </w:rPr>
              <w:t>тип_адреса</w:t>
            </w:r>
            <w:proofErr w:type="spellEnd"/>
            <w:r>
              <w:rPr>
                <w:sz w:val="18"/>
                <w:szCs w:val="18"/>
              </w:rPr>
              <w:t>»: «</w:t>
            </w:r>
            <w:proofErr w:type="spellStart"/>
            <w:r>
              <w:rPr>
                <w:sz w:val="18"/>
                <w:szCs w:val="18"/>
              </w:rPr>
              <w:t>полный_адрес</w:t>
            </w:r>
            <w:proofErr w:type="spellEnd"/>
            <w:r>
              <w:rPr>
                <w:sz w:val="18"/>
                <w:szCs w:val="18"/>
              </w:rPr>
              <w:t>».</w:t>
            </w:r>
          </w:p>
          <w:p w14:paraId="2E050733" w14:textId="77777777" w:rsidR="00B1100B" w:rsidRPr="00D112D7" w:rsidRDefault="00B1100B" w:rsidP="007811A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Формат полного адреса: «Индекс», «Страна», «Населенный пункт», «Улица», «Дом», «Квартира/Офис/Строение». </w:t>
            </w:r>
          </w:p>
          <w:p w14:paraId="11F20A58" w14:textId="77777777" w:rsidR="005A26BB" w:rsidRDefault="005A26BB" w:rsidP="007811AB">
            <w:pPr>
              <w:ind w:firstLine="0"/>
              <w:rPr>
                <w:sz w:val="18"/>
                <w:szCs w:val="18"/>
              </w:rPr>
            </w:pPr>
            <w:r w:rsidRPr="005A26BB">
              <w:rPr>
                <w:sz w:val="18"/>
                <w:szCs w:val="18"/>
              </w:rPr>
              <w:t>Должна быть возможность скопировать адрес в буфер обмена.</w:t>
            </w:r>
          </w:p>
          <w:p w14:paraId="0D838B24" w14:textId="46901E45" w:rsidR="00D73D62" w:rsidRPr="005A26BB" w:rsidRDefault="00D73D62" w:rsidP="007811AB">
            <w:pPr>
              <w:ind w:firstLine="0"/>
              <w:rPr>
                <w:sz w:val="18"/>
                <w:szCs w:val="18"/>
              </w:rPr>
            </w:pPr>
          </w:p>
        </w:tc>
      </w:tr>
      <w:tr w:rsidR="00795B75" w14:paraId="299DB63D" w14:textId="77777777" w:rsidTr="00F429D9">
        <w:tc>
          <w:tcPr>
            <w:tcW w:w="9606" w:type="dxa"/>
            <w:gridSpan w:val="4"/>
          </w:tcPr>
          <w:p w14:paraId="1292ED13" w14:textId="77777777" w:rsidR="00795B75" w:rsidRPr="004426D4" w:rsidRDefault="00795B75" w:rsidP="00445360">
            <w:pPr>
              <w:ind w:firstLine="0"/>
              <w:rPr>
                <w:b/>
                <w:sz w:val="18"/>
                <w:szCs w:val="18"/>
              </w:rPr>
            </w:pPr>
            <w:r w:rsidRPr="004426D4">
              <w:rPr>
                <w:b/>
                <w:sz w:val="18"/>
                <w:szCs w:val="18"/>
              </w:rPr>
              <w:t>Командные кнопки таблицы «Помощники и их контакты»</w:t>
            </w:r>
          </w:p>
        </w:tc>
      </w:tr>
      <w:tr w:rsidR="00795B75" w14:paraId="3738E179" w14:textId="77777777" w:rsidTr="00C6453D">
        <w:tc>
          <w:tcPr>
            <w:tcW w:w="1809" w:type="dxa"/>
            <w:shd w:val="clear" w:color="auto" w:fill="auto"/>
          </w:tcPr>
          <w:p w14:paraId="22650ED0" w14:textId="77777777" w:rsidR="00795B75" w:rsidRDefault="00795B75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Свернуть/</w:t>
            </w:r>
          </w:p>
          <w:p w14:paraId="19F61470" w14:textId="77777777" w:rsidR="00795B75" w:rsidRDefault="00795B75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Развернуть </w:t>
            </w:r>
            <w:r>
              <w:object w:dxaOrig="285" w:dyaOrig="240" w14:anchorId="5E0DD613">
                <v:shape id="_x0000_i1027" type="#_x0000_t75" style="width:15pt;height:15pt" o:ole="">
                  <v:imagedata r:id="rId18" o:title=""/>
                </v:shape>
                <o:OLEObject Type="Embed" ProgID="PBrush" ShapeID="_x0000_i1027" DrawAspect="Content" ObjectID="_1645015627" r:id="rId19"/>
              </w:object>
            </w:r>
          </w:p>
        </w:tc>
        <w:tc>
          <w:tcPr>
            <w:tcW w:w="1276" w:type="dxa"/>
          </w:tcPr>
          <w:p w14:paraId="107ABC1F" w14:textId="77777777" w:rsidR="00795B75" w:rsidRDefault="00007D1E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4F8FA3EA" w14:textId="77777777" w:rsidR="00795B75" w:rsidRDefault="00795B75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549019C1" w14:textId="77777777" w:rsidR="00795B75" w:rsidRDefault="00674BA5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сворачивается или разворачивается таблица помощники и их контакты.</w:t>
            </w:r>
          </w:p>
        </w:tc>
      </w:tr>
      <w:tr w:rsidR="00B1100B" w14:paraId="1E6295C2" w14:textId="77777777" w:rsidTr="00C6453D">
        <w:tc>
          <w:tcPr>
            <w:tcW w:w="1809" w:type="dxa"/>
            <w:shd w:val="clear" w:color="auto" w:fill="auto"/>
          </w:tcPr>
          <w:p w14:paraId="1C2EA910" w14:textId="77777777" w:rsidR="00B1100B" w:rsidRPr="004426D4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Добавить </w:t>
            </w:r>
            <w:r>
              <w:object w:dxaOrig="255" w:dyaOrig="240" w14:anchorId="53DA7144">
                <v:shape id="_x0000_i1028" type="#_x0000_t75" style="width:15pt;height:15pt" o:ole="">
                  <v:imagedata r:id="rId20" o:title=""/>
                </v:shape>
                <o:OLEObject Type="Embed" ProgID="PBrush" ShapeID="_x0000_i1028" DrawAspect="Content" ObjectID="_1645015628" r:id="rId21"/>
              </w:object>
            </w:r>
          </w:p>
        </w:tc>
        <w:tc>
          <w:tcPr>
            <w:tcW w:w="1276" w:type="dxa"/>
          </w:tcPr>
          <w:p w14:paraId="451896F1" w14:textId="77777777" w:rsidR="00B1100B" w:rsidRPr="00030EC3" w:rsidRDefault="00B1100B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5B636401" w14:textId="77777777" w:rsidR="00B1100B" w:rsidRDefault="00B1100B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0F006D02" w14:textId="46151473" w:rsidR="00B1100B" w:rsidRPr="005003E0" w:rsidRDefault="00B1100B" w:rsidP="00AE5E1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открывается ЭФ добавления нового помощника (</w:t>
            </w:r>
            <w:r w:rsidRPr="00A56F76">
              <w:rPr>
                <w:b/>
                <w:sz w:val="18"/>
                <w:szCs w:val="18"/>
              </w:rPr>
              <w:fldChar w:fldCharType="begin"/>
            </w:r>
            <w:r w:rsidRPr="00A56F76">
              <w:rPr>
                <w:b/>
                <w:sz w:val="18"/>
                <w:szCs w:val="18"/>
              </w:rPr>
              <w:instrText xml:space="preserve"> REF _Ref529871594 \h  \* MERGEFORMAT </w:instrText>
            </w:r>
            <w:r w:rsidRPr="00A56F76">
              <w:rPr>
                <w:b/>
                <w:sz w:val="18"/>
                <w:szCs w:val="18"/>
              </w:rPr>
            </w:r>
            <w:r w:rsidRPr="00A56F76">
              <w:rPr>
                <w:b/>
                <w:sz w:val="18"/>
                <w:szCs w:val="18"/>
              </w:rPr>
              <w:fldChar w:fldCharType="separate"/>
            </w:r>
            <w:r w:rsidR="00CA0105" w:rsidRPr="00BD28E0">
              <w:rPr>
                <w:b/>
                <w:sz w:val="18"/>
                <w:szCs w:val="18"/>
              </w:rPr>
              <w:t>Диалоговое окно «Добавить/Изменить помощника»</w:t>
            </w:r>
            <w:r w:rsidRPr="00A56F76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).</w:t>
            </w:r>
          </w:p>
        </w:tc>
      </w:tr>
      <w:tr w:rsidR="00B1100B" w14:paraId="3A23B431" w14:textId="77777777" w:rsidTr="00C6453D">
        <w:tc>
          <w:tcPr>
            <w:tcW w:w="1809" w:type="dxa"/>
            <w:shd w:val="clear" w:color="auto" w:fill="auto"/>
          </w:tcPr>
          <w:p w14:paraId="4717F783" w14:textId="77777777" w:rsidR="00B1100B" w:rsidRPr="004426D4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Изменить </w:t>
            </w:r>
            <w:r>
              <w:object w:dxaOrig="285" w:dyaOrig="255" w14:anchorId="7E3819C9">
                <v:shape id="_x0000_i1029" type="#_x0000_t75" style="width:15pt;height:15pt" o:ole="">
                  <v:imagedata r:id="rId22" o:title=""/>
                </v:shape>
                <o:OLEObject Type="Embed" ProgID="PBrush" ShapeID="_x0000_i1029" DrawAspect="Content" ObjectID="_1645015629" r:id="rId23"/>
              </w:object>
            </w:r>
          </w:p>
        </w:tc>
        <w:tc>
          <w:tcPr>
            <w:tcW w:w="1276" w:type="dxa"/>
          </w:tcPr>
          <w:p w14:paraId="7D7F33BA" w14:textId="77777777" w:rsidR="00B1100B" w:rsidRPr="00030EC3" w:rsidRDefault="00B1100B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13F0704B" w14:textId="77777777" w:rsidR="00B1100B" w:rsidRDefault="00B1100B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0A109B55" w14:textId="5F74392C" w:rsidR="00370CE9" w:rsidRPr="005003E0" w:rsidRDefault="00370CE9" w:rsidP="00370CE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в таблице помощников выбрана строка с помощником, то п</w:t>
            </w:r>
            <w:r w:rsidR="00B1100B">
              <w:rPr>
                <w:sz w:val="18"/>
                <w:szCs w:val="18"/>
              </w:rPr>
              <w:t>ри нажатии на кнопку открывается ЭФ изменения выбранного помощника (</w:t>
            </w:r>
            <w:r w:rsidR="00B1100B" w:rsidRPr="00A56F76">
              <w:rPr>
                <w:b/>
                <w:sz w:val="18"/>
                <w:szCs w:val="18"/>
              </w:rPr>
              <w:fldChar w:fldCharType="begin"/>
            </w:r>
            <w:r w:rsidR="00B1100B" w:rsidRPr="00A56F76">
              <w:rPr>
                <w:b/>
                <w:sz w:val="18"/>
                <w:szCs w:val="18"/>
              </w:rPr>
              <w:instrText xml:space="preserve"> REF _Ref529871594 \h  \* MERGEFORMAT </w:instrText>
            </w:r>
            <w:r w:rsidR="00B1100B" w:rsidRPr="00A56F76">
              <w:rPr>
                <w:b/>
                <w:sz w:val="18"/>
                <w:szCs w:val="18"/>
              </w:rPr>
            </w:r>
            <w:r w:rsidR="00B1100B" w:rsidRPr="00A56F76">
              <w:rPr>
                <w:b/>
                <w:sz w:val="18"/>
                <w:szCs w:val="18"/>
              </w:rPr>
              <w:fldChar w:fldCharType="separate"/>
            </w:r>
            <w:r w:rsidR="00CA0105" w:rsidRPr="00BD28E0">
              <w:rPr>
                <w:b/>
                <w:sz w:val="18"/>
                <w:szCs w:val="18"/>
              </w:rPr>
              <w:t>Диалоговое окно «Добавить/Изменить помощника»</w:t>
            </w:r>
            <w:r w:rsidR="00B1100B" w:rsidRPr="00A56F76">
              <w:rPr>
                <w:b/>
                <w:sz w:val="18"/>
                <w:szCs w:val="18"/>
              </w:rPr>
              <w:fldChar w:fldCharType="end"/>
            </w:r>
            <w:r w:rsidR="00B1100B">
              <w:rPr>
                <w:sz w:val="18"/>
                <w:szCs w:val="18"/>
              </w:rPr>
              <w:t>).</w:t>
            </w:r>
            <w:r>
              <w:rPr>
                <w:sz w:val="18"/>
                <w:szCs w:val="18"/>
              </w:rPr>
              <w:t xml:space="preserve"> В противном случае, при нажатии на кнопку ничего не происходит.</w:t>
            </w:r>
          </w:p>
        </w:tc>
      </w:tr>
      <w:tr w:rsidR="00B1100B" w14:paraId="300390DC" w14:textId="77777777" w:rsidTr="00C6453D">
        <w:tc>
          <w:tcPr>
            <w:tcW w:w="1809" w:type="dxa"/>
            <w:shd w:val="clear" w:color="auto" w:fill="auto"/>
          </w:tcPr>
          <w:p w14:paraId="06C48B01" w14:textId="77777777" w:rsidR="00B1100B" w:rsidRPr="004426D4" w:rsidRDefault="00B1100B" w:rsidP="004426D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Удалить </w:t>
            </w:r>
            <w:r>
              <w:object w:dxaOrig="285" w:dyaOrig="255" w14:anchorId="49423D4A">
                <v:shape id="_x0000_i1030" type="#_x0000_t75" style="width:15pt;height:15pt" o:ole="">
                  <v:imagedata r:id="rId24" o:title=""/>
                </v:shape>
                <o:OLEObject Type="Embed" ProgID="PBrush" ShapeID="_x0000_i1030" DrawAspect="Content" ObjectID="_1645015630" r:id="rId25"/>
              </w:object>
            </w:r>
          </w:p>
        </w:tc>
        <w:tc>
          <w:tcPr>
            <w:tcW w:w="1276" w:type="dxa"/>
          </w:tcPr>
          <w:p w14:paraId="3D15589D" w14:textId="77777777" w:rsidR="00B1100B" w:rsidRPr="00030EC3" w:rsidRDefault="00B1100B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76F5622A" w14:textId="77777777" w:rsidR="00B1100B" w:rsidRDefault="00B1100B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3EC3CB03" w14:textId="77777777" w:rsidR="00B1100B" w:rsidRDefault="00370CE9" w:rsidP="00BF5B9D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в таблице помощников выбрана строка с помощником, то п</w:t>
            </w:r>
            <w:r w:rsidR="00B1100B">
              <w:rPr>
                <w:sz w:val="18"/>
                <w:szCs w:val="18"/>
              </w:rPr>
              <w:t>ри нажатии на кнопку удаляется выбранный помощник.</w:t>
            </w:r>
            <w:r>
              <w:rPr>
                <w:sz w:val="18"/>
                <w:szCs w:val="18"/>
              </w:rPr>
              <w:t xml:space="preserve"> В </w:t>
            </w:r>
            <w:r>
              <w:rPr>
                <w:sz w:val="18"/>
                <w:szCs w:val="18"/>
              </w:rPr>
              <w:lastRenderedPageBreak/>
              <w:t xml:space="preserve">противном случае, при нажатии на кнопку </w:t>
            </w:r>
            <w:r w:rsidR="00A6173E">
              <w:rPr>
                <w:sz w:val="18"/>
                <w:szCs w:val="18"/>
              </w:rPr>
              <w:t xml:space="preserve">удаления записей </w:t>
            </w:r>
            <w:r>
              <w:rPr>
                <w:sz w:val="18"/>
                <w:szCs w:val="18"/>
              </w:rPr>
              <w:t>не происходит.</w:t>
            </w:r>
          </w:p>
          <w:p w14:paraId="784FFF56" w14:textId="77777777" w:rsidR="00B1100B" w:rsidRPr="005003E0" w:rsidRDefault="00B1100B" w:rsidP="00BF5B9D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Удаление помощника должно быть явно подтверждено пользователем через запрос «Вы действительно хотите удалить выбранного помощника? Да/Нет».</w:t>
            </w:r>
          </w:p>
        </w:tc>
      </w:tr>
      <w:tr w:rsidR="00795B75" w14:paraId="0C2A84EE" w14:textId="77777777" w:rsidTr="00F429D9">
        <w:tc>
          <w:tcPr>
            <w:tcW w:w="9606" w:type="dxa"/>
            <w:gridSpan w:val="4"/>
          </w:tcPr>
          <w:p w14:paraId="13D92343" w14:textId="77777777" w:rsidR="00795B75" w:rsidRPr="00B553B8" w:rsidRDefault="00795B75" w:rsidP="00445360">
            <w:pPr>
              <w:ind w:firstLine="0"/>
              <w:rPr>
                <w:b/>
                <w:sz w:val="18"/>
                <w:szCs w:val="18"/>
              </w:rPr>
            </w:pPr>
            <w:r w:rsidRPr="00B553B8">
              <w:rPr>
                <w:b/>
                <w:sz w:val="18"/>
                <w:szCs w:val="18"/>
              </w:rPr>
              <w:lastRenderedPageBreak/>
              <w:t xml:space="preserve">Таблица «Контакты клиента (телефон, </w:t>
            </w:r>
            <w:r w:rsidRPr="00B553B8">
              <w:rPr>
                <w:b/>
                <w:sz w:val="18"/>
                <w:szCs w:val="18"/>
                <w:lang w:val="en-US"/>
              </w:rPr>
              <w:t>e</w:t>
            </w:r>
            <w:r w:rsidRPr="00D112D7">
              <w:rPr>
                <w:b/>
                <w:sz w:val="18"/>
                <w:szCs w:val="18"/>
              </w:rPr>
              <w:t>-</w:t>
            </w:r>
            <w:r w:rsidRPr="00B553B8">
              <w:rPr>
                <w:b/>
                <w:sz w:val="18"/>
                <w:szCs w:val="18"/>
                <w:lang w:val="en-US"/>
              </w:rPr>
              <w:t>mail</w:t>
            </w:r>
            <w:r w:rsidRPr="00B553B8">
              <w:rPr>
                <w:b/>
                <w:sz w:val="18"/>
                <w:szCs w:val="18"/>
              </w:rPr>
              <w:t>)»</w:t>
            </w:r>
          </w:p>
        </w:tc>
      </w:tr>
      <w:tr w:rsidR="00B1100B" w14:paraId="6E9F8E1C" w14:textId="77777777" w:rsidTr="00C6453D">
        <w:tc>
          <w:tcPr>
            <w:tcW w:w="1809" w:type="dxa"/>
            <w:shd w:val="clear" w:color="auto" w:fill="auto"/>
          </w:tcPr>
          <w:p w14:paraId="563A4BCB" w14:textId="77777777" w:rsidR="00B1100B" w:rsidRPr="007703E0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контакта</w:t>
            </w:r>
          </w:p>
        </w:tc>
        <w:tc>
          <w:tcPr>
            <w:tcW w:w="1276" w:type="dxa"/>
          </w:tcPr>
          <w:p w14:paraId="157A8078" w14:textId="77777777" w:rsidR="00B1100B" w:rsidRPr="00030EC3" w:rsidRDefault="00B1100B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179F2748" w14:textId="77777777" w:rsidR="00AB0A77" w:rsidRPr="00AB0A77" w:rsidRDefault="00AB0A77" w:rsidP="00AB0A77">
            <w:pPr>
              <w:ind w:firstLine="0"/>
              <w:jc w:val="center"/>
              <w:rPr>
                <w:sz w:val="18"/>
                <w:szCs w:val="18"/>
              </w:rPr>
            </w:pPr>
            <w:r w:rsidRPr="00AB0A77">
              <w:rPr>
                <w:sz w:val="18"/>
                <w:szCs w:val="18"/>
              </w:rPr>
              <w:t>Тел. мобильный</w:t>
            </w:r>
          </w:p>
          <w:p w14:paraId="4FB2A4A9" w14:textId="77777777" w:rsidR="00AB0A77" w:rsidRPr="00AB0A77" w:rsidRDefault="00AB0A77" w:rsidP="00AB0A77">
            <w:pPr>
              <w:ind w:firstLine="0"/>
              <w:jc w:val="center"/>
              <w:rPr>
                <w:sz w:val="18"/>
                <w:szCs w:val="18"/>
              </w:rPr>
            </w:pPr>
            <w:r w:rsidRPr="00AB0A77">
              <w:rPr>
                <w:sz w:val="18"/>
                <w:szCs w:val="18"/>
              </w:rPr>
              <w:t>(для официальной коммуникации ГПБ)</w:t>
            </w:r>
          </w:p>
          <w:p w14:paraId="1363C761" w14:textId="77777777" w:rsidR="00AB0A77" w:rsidRPr="00AB0A77" w:rsidRDefault="00AB0A77" w:rsidP="00AB0A77">
            <w:pPr>
              <w:ind w:firstLine="0"/>
              <w:jc w:val="center"/>
              <w:rPr>
                <w:sz w:val="18"/>
                <w:szCs w:val="18"/>
              </w:rPr>
            </w:pPr>
            <w:r w:rsidRPr="00AB0A77">
              <w:rPr>
                <w:sz w:val="18"/>
                <w:szCs w:val="18"/>
              </w:rPr>
              <w:t xml:space="preserve">Тел. мобильный </w:t>
            </w:r>
            <w:proofErr w:type="spellStart"/>
            <w:r w:rsidRPr="00AB0A77">
              <w:rPr>
                <w:sz w:val="18"/>
                <w:szCs w:val="18"/>
              </w:rPr>
              <w:t>Private</w:t>
            </w:r>
            <w:proofErr w:type="spellEnd"/>
            <w:r w:rsidRPr="00AB0A77">
              <w:rPr>
                <w:sz w:val="18"/>
                <w:szCs w:val="18"/>
              </w:rPr>
              <w:t xml:space="preserve"> </w:t>
            </w:r>
          </w:p>
          <w:p w14:paraId="75E4A1DC" w14:textId="77777777" w:rsidR="00AB0A77" w:rsidRPr="00AB0A77" w:rsidRDefault="00AB0A77" w:rsidP="00AB0A77">
            <w:pPr>
              <w:ind w:firstLine="0"/>
              <w:jc w:val="center"/>
              <w:rPr>
                <w:sz w:val="18"/>
                <w:szCs w:val="18"/>
              </w:rPr>
            </w:pPr>
            <w:r w:rsidRPr="00AB0A77">
              <w:rPr>
                <w:sz w:val="18"/>
                <w:szCs w:val="18"/>
              </w:rPr>
              <w:t>(для общения с КМ)</w:t>
            </w:r>
          </w:p>
          <w:p w14:paraId="5F227C04" w14:textId="77777777" w:rsidR="00AB0A77" w:rsidRPr="00AB0A77" w:rsidRDefault="00AB0A77" w:rsidP="00AB0A77">
            <w:pPr>
              <w:ind w:firstLine="0"/>
              <w:jc w:val="center"/>
              <w:rPr>
                <w:sz w:val="18"/>
                <w:szCs w:val="18"/>
              </w:rPr>
            </w:pPr>
            <w:r w:rsidRPr="00AB0A77">
              <w:rPr>
                <w:sz w:val="18"/>
                <w:szCs w:val="18"/>
              </w:rPr>
              <w:t>Тел. домашний</w:t>
            </w:r>
          </w:p>
          <w:p w14:paraId="48FC9279" w14:textId="77777777" w:rsidR="00AB0A77" w:rsidRPr="00AB0A77" w:rsidRDefault="00AB0A77" w:rsidP="00AB0A77">
            <w:pPr>
              <w:ind w:firstLine="0"/>
              <w:jc w:val="center"/>
              <w:rPr>
                <w:sz w:val="18"/>
                <w:szCs w:val="18"/>
              </w:rPr>
            </w:pPr>
            <w:r w:rsidRPr="00AB0A77">
              <w:rPr>
                <w:sz w:val="18"/>
                <w:szCs w:val="18"/>
              </w:rPr>
              <w:t>Тел. рабочий</w:t>
            </w:r>
          </w:p>
          <w:p w14:paraId="1C8C10D0" w14:textId="77777777" w:rsidR="00AB0A77" w:rsidRPr="00AB0A77" w:rsidRDefault="00AB0A77" w:rsidP="00AB0A77">
            <w:pPr>
              <w:ind w:firstLine="0"/>
              <w:jc w:val="center"/>
              <w:rPr>
                <w:sz w:val="18"/>
                <w:szCs w:val="18"/>
              </w:rPr>
            </w:pPr>
            <w:r w:rsidRPr="00AB0A77">
              <w:rPr>
                <w:sz w:val="18"/>
                <w:szCs w:val="18"/>
              </w:rPr>
              <w:t>E-</w:t>
            </w:r>
            <w:proofErr w:type="spellStart"/>
            <w:r w:rsidRPr="00AB0A77">
              <w:rPr>
                <w:sz w:val="18"/>
                <w:szCs w:val="18"/>
              </w:rPr>
              <w:t>mail</w:t>
            </w:r>
            <w:proofErr w:type="spellEnd"/>
            <w:r w:rsidRPr="00AB0A77">
              <w:rPr>
                <w:sz w:val="18"/>
                <w:szCs w:val="18"/>
              </w:rPr>
              <w:t xml:space="preserve"> личный</w:t>
            </w:r>
          </w:p>
          <w:p w14:paraId="446DC1C5" w14:textId="77777777" w:rsidR="00B1100B" w:rsidRDefault="003A799D" w:rsidP="003A799D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E-</w:t>
            </w:r>
            <w:proofErr w:type="spellStart"/>
            <w:r>
              <w:rPr>
                <w:sz w:val="18"/>
                <w:szCs w:val="18"/>
              </w:rPr>
              <w:t>mail</w:t>
            </w:r>
            <w:proofErr w:type="spellEnd"/>
            <w:r>
              <w:rPr>
                <w:sz w:val="18"/>
                <w:szCs w:val="18"/>
              </w:rPr>
              <w:t xml:space="preserve"> рабочий</w:t>
            </w:r>
          </w:p>
        </w:tc>
        <w:tc>
          <w:tcPr>
            <w:tcW w:w="4962" w:type="dxa"/>
            <w:shd w:val="clear" w:color="auto" w:fill="auto"/>
          </w:tcPr>
          <w:p w14:paraId="41AF83F9" w14:textId="77777777" w:rsidR="00B1100B" w:rsidRDefault="00B1100B" w:rsidP="009F2087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информацию о типе контакта.</w:t>
            </w:r>
          </w:p>
          <w:p w14:paraId="0566C665" w14:textId="77777777" w:rsidR="00B1100B" w:rsidRDefault="00B1100B" w:rsidP="009F2087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Формат отображения типа контакта для телефонов: Тел. «</w:t>
            </w:r>
            <w:proofErr w:type="spellStart"/>
            <w:r>
              <w:rPr>
                <w:sz w:val="18"/>
                <w:szCs w:val="18"/>
              </w:rPr>
              <w:t>тип_контакта</w:t>
            </w:r>
            <w:proofErr w:type="spellEnd"/>
            <w:r>
              <w:rPr>
                <w:sz w:val="18"/>
                <w:szCs w:val="18"/>
              </w:rPr>
              <w:t>».</w:t>
            </w:r>
          </w:p>
          <w:p w14:paraId="52D5C97C" w14:textId="77777777" w:rsidR="00B1100B" w:rsidRPr="005003E0" w:rsidRDefault="00B1100B" w:rsidP="00503C4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Формат отображения типа контакта для </w:t>
            </w:r>
            <w:r>
              <w:rPr>
                <w:sz w:val="18"/>
                <w:szCs w:val="18"/>
                <w:lang w:val="en-US"/>
              </w:rPr>
              <w:t>email</w:t>
            </w:r>
            <w:r w:rsidRPr="00D112D7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адреса:</w:t>
            </w:r>
            <w:r w:rsidR="00AB0A77">
              <w:rPr>
                <w:sz w:val="18"/>
                <w:szCs w:val="18"/>
              </w:rPr>
              <w:t xml:space="preserve"> </w:t>
            </w:r>
            <w:r w:rsidR="00AB0A77" w:rsidRPr="00AB0A77">
              <w:rPr>
                <w:sz w:val="18"/>
                <w:szCs w:val="18"/>
              </w:rPr>
              <w:t>E-</w:t>
            </w:r>
            <w:proofErr w:type="spellStart"/>
            <w:r w:rsidR="00AB0A77" w:rsidRPr="00AB0A77">
              <w:rPr>
                <w:sz w:val="18"/>
                <w:szCs w:val="18"/>
              </w:rPr>
              <w:t>mail</w:t>
            </w:r>
            <w:proofErr w:type="spellEnd"/>
            <w:r>
              <w:rPr>
                <w:sz w:val="18"/>
                <w:szCs w:val="18"/>
              </w:rPr>
              <w:t xml:space="preserve"> «</w:t>
            </w:r>
            <w:proofErr w:type="spellStart"/>
            <w:r>
              <w:rPr>
                <w:sz w:val="18"/>
                <w:szCs w:val="18"/>
              </w:rPr>
              <w:t>тип_контакта</w:t>
            </w:r>
            <w:proofErr w:type="spellEnd"/>
            <w:r>
              <w:rPr>
                <w:sz w:val="18"/>
                <w:szCs w:val="18"/>
              </w:rPr>
              <w:t>».</w:t>
            </w:r>
          </w:p>
        </w:tc>
      </w:tr>
      <w:tr w:rsidR="00B1100B" w14:paraId="50600110" w14:textId="77777777" w:rsidTr="00C6453D">
        <w:tc>
          <w:tcPr>
            <w:tcW w:w="1809" w:type="dxa"/>
            <w:shd w:val="clear" w:color="auto" w:fill="auto"/>
          </w:tcPr>
          <w:p w14:paraId="7A1BAFDF" w14:textId="77777777" w:rsidR="00B1100B" w:rsidRPr="00833694" w:rsidRDefault="00B1100B" w:rsidP="0083369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Контакт</w:t>
            </w:r>
          </w:p>
        </w:tc>
        <w:tc>
          <w:tcPr>
            <w:tcW w:w="1276" w:type="dxa"/>
          </w:tcPr>
          <w:p w14:paraId="1336E6D7" w14:textId="77777777" w:rsidR="00B1100B" w:rsidRPr="00617F6B" w:rsidRDefault="00B1100B" w:rsidP="00617F6B">
            <w:pPr>
              <w:ind w:firstLine="0"/>
              <w:jc w:val="center"/>
              <w:rPr>
                <w:sz w:val="18"/>
                <w:szCs w:val="18"/>
              </w:rPr>
            </w:pPr>
            <w:r w:rsidRPr="00617F6B">
              <w:rPr>
                <w:sz w:val="18"/>
                <w:szCs w:val="18"/>
              </w:rPr>
              <w:t>Текст (</w:t>
            </w:r>
            <w:proofErr w:type="spellStart"/>
            <w:r w:rsidRPr="00617F6B">
              <w:rPr>
                <w:sz w:val="18"/>
                <w:szCs w:val="18"/>
              </w:rPr>
              <w:t>гипер</w:t>
            </w:r>
            <w:proofErr w:type="spellEnd"/>
          </w:p>
          <w:p w14:paraId="3C427E14" w14:textId="77777777" w:rsidR="00B1100B" w:rsidRPr="00030EC3" w:rsidRDefault="00B1100B" w:rsidP="00617F6B">
            <w:pPr>
              <w:ind w:firstLine="0"/>
              <w:jc w:val="center"/>
              <w:rPr>
                <w:sz w:val="18"/>
                <w:szCs w:val="18"/>
              </w:rPr>
            </w:pPr>
            <w:r w:rsidRPr="00617F6B"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5DEB930A" w14:textId="77777777" w:rsidR="00B1100B" w:rsidRDefault="008530E2" w:rsidP="006F3E4D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</w:t>
            </w:r>
            <w:r>
              <w:rPr>
                <w:sz w:val="18"/>
                <w:szCs w:val="18"/>
                <w:lang w:val="en-US"/>
              </w:rPr>
              <w:t>#-###-###-##-##</w:t>
            </w:r>
          </w:p>
        </w:tc>
        <w:tc>
          <w:tcPr>
            <w:tcW w:w="4962" w:type="dxa"/>
            <w:shd w:val="clear" w:color="auto" w:fill="auto"/>
          </w:tcPr>
          <w:p w14:paraId="3174D54E" w14:textId="77777777" w:rsidR="00B1100B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информацию о контакте клиента.</w:t>
            </w:r>
          </w:p>
          <w:p w14:paraId="6A27CFAD" w14:textId="77777777" w:rsidR="00B1100B" w:rsidRDefault="00B1100B" w:rsidP="00122AF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Должна быть возможность скопировать контакт в буфер обмена.</w:t>
            </w:r>
          </w:p>
          <w:p w14:paraId="1456FE7C" w14:textId="3F75A106" w:rsidR="00B1100B" w:rsidRDefault="00B1100B" w:rsidP="00514960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При нажатии на гиперссылку</w:t>
            </w:r>
            <w:r>
              <w:rPr>
                <w:sz w:val="18"/>
                <w:szCs w:val="18"/>
              </w:rPr>
              <w:t xml:space="preserve"> с номером телефона</w:t>
            </w:r>
            <w:r w:rsidRPr="005003E0">
              <w:rPr>
                <w:sz w:val="18"/>
                <w:szCs w:val="18"/>
              </w:rPr>
              <w:t xml:space="preserve"> открывается диалоговое окно «</w:t>
            </w:r>
            <w:r>
              <w:rPr>
                <w:sz w:val="18"/>
                <w:szCs w:val="18"/>
              </w:rPr>
              <w:t>Активные операции (телефон)</w:t>
            </w:r>
            <w:r w:rsidRPr="005003E0">
              <w:rPr>
                <w:sz w:val="18"/>
                <w:szCs w:val="18"/>
              </w:rPr>
              <w:t>». Требования к диалоговому окну описаны в</w:t>
            </w:r>
            <w:r>
              <w:rPr>
                <w:sz w:val="18"/>
                <w:szCs w:val="18"/>
              </w:rPr>
              <w:t xml:space="preserve"> разделе </w:t>
            </w:r>
            <w:r w:rsidRPr="00904473">
              <w:rPr>
                <w:b/>
                <w:sz w:val="18"/>
                <w:szCs w:val="18"/>
              </w:rPr>
              <w:fldChar w:fldCharType="begin"/>
            </w:r>
            <w:r w:rsidRPr="00904473">
              <w:rPr>
                <w:b/>
                <w:sz w:val="18"/>
                <w:szCs w:val="18"/>
              </w:rPr>
              <w:instrText xml:space="preserve"> REF _Ref528767021 \h  \* MERGEFORMAT </w:instrText>
            </w:r>
            <w:r w:rsidRPr="00904473">
              <w:rPr>
                <w:b/>
                <w:sz w:val="18"/>
                <w:szCs w:val="18"/>
              </w:rPr>
            </w:r>
            <w:r w:rsidRPr="00904473">
              <w:rPr>
                <w:b/>
                <w:sz w:val="18"/>
                <w:szCs w:val="18"/>
              </w:rPr>
              <w:fldChar w:fldCharType="separate"/>
            </w:r>
            <w:r w:rsidR="00CA0105" w:rsidRPr="00BD28E0">
              <w:rPr>
                <w:b/>
                <w:sz w:val="18"/>
                <w:szCs w:val="18"/>
              </w:rPr>
              <w:t>Диалоговое окно «Активные операции (телефон)»</w:t>
            </w:r>
            <w:r w:rsidRPr="00904473">
              <w:rPr>
                <w:b/>
                <w:sz w:val="18"/>
                <w:szCs w:val="18"/>
              </w:rPr>
              <w:fldChar w:fldCharType="end"/>
            </w:r>
            <w:r w:rsidRPr="005003E0">
              <w:rPr>
                <w:sz w:val="18"/>
                <w:szCs w:val="18"/>
              </w:rPr>
              <w:t>.</w:t>
            </w:r>
          </w:p>
          <w:p w14:paraId="686D9E55" w14:textId="53CF7D37" w:rsidR="00B1100B" w:rsidRPr="005003E0" w:rsidRDefault="00B1100B" w:rsidP="00514960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При нажатии на гиперссылку</w:t>
            </w:r>
            <w:r>
              <w:rPr>
                <w:sz w:val="18"/>
                <w:szCs w:val="18"/>
              </w:rPr>
              <w:t xml:space="preserve"> с </w:t>
            </w:r>
            <w:r>
              <w:rPr>
                <w:sz w:val="18"/>
                <w:szCs w:val="18"/>
                <w:lang w:val="en-US"/>
              </w:rPr>
              <w:t>email</w:t>
            </w:r>
            <w:r>
              <w:rPr>
                <w:sz w:val="18"/>
                <w:szCs w:val="18"/>
              </w:rPr>
              <w:t>-адресом</w:t>
            </w:r>
            <w:r w:rsidRPr="005003E0">
              <w:rPr>
                <w:sz w:val="18"/>
                <w:szCs w:val="18"/>
              </w:rPr>
              <w:t xml:space="preserve"> открывается диалоговое окно «</w:t>
            </w:r>
            <w:r>
              <w:rPr>
                <w:sz w:val="18"/>
                <w:szCs w:val="18"/>
              </w:rPr>
              <w:t>Активные операции (</w:t>
            </w:r>
            <w:r>
              <w:rPr>
                <w:sz w:val="18"/>
                <w:szCs w:val="18"/>
                <w:lang w:val="en-US"/>
              </w:rPr>
              <w:t>e</w:t>
            </w:r>
            <w:r w:rsidRPr="00D112D7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  <w:lang w:val="en-US"/>
              </w:rPr>
              <w:t>mail</w:t>
            </w:r>
            <w:r>
              <w:rPr>
                <w:sz w:val="18"/>
                <w:szCs w:val="18"/>
              </w:rPr>
              <w:t>)</w:t>
            </w:r>
            <w:r w:rsidRPr="005003E0">
              <w:rPr>
                <w:sz w:val="18"/>
                <w:szCs w:val="18"/>
              </w:rPr>
              <w:t>». Требования к диалоговому окну описаны в</w:t>
            </w:r>
            <w:r>
              <w:rPr>
                <w:sz w:val="18"/>
                <w:szCs w:val="18"/>
              </w:rPr>
              <w:t xml:space="preserve"> разделе </w:t>
            </w:r>
            <w:r w:rsidRPr="000F3053">
              <w:rPr>
                <w:b/>
                <w:sz w:val="18"/>
                <w:szCs w:val="18"/>
              </w:rPr>
              <w:fldChar w:fldCharType="begin"/>
            </w:r>
            <w:r w:rsidRPr="000F3053">
              <w:rPr>
                <w:b/>
                <w:sz w:val="18"/>
                <w:szCs w:val="18"/>
              </w:rPr>
              <w:instrText xml:space="preserve"> REF _Ref528766962 \h  \* MERGEFORMAT </w:instrText>
            </w:r>
            <w:r w:rsidRPr="000F3053">
              <w:rPr>
                <w:b/>
                <w:sz w:val="18"/>
                <w:szCs w:val="18"/>
              </w:rPr>
            </w:r>
            <w:r w:rsidRPr="000F3053">
              <w:rPr>
                <w:b/>
                <w:sz w:val="18"/>
                <w:szCs w:val="18"/>
              </w:rPr>
              <w:fldChar w:fldCharType="separate"/>
            </w:r>
            <w:r w:rsidR="00CA0105" w:rsidRPr="00BD28E0">
              <w:rPr>
                <w:b/>
                <w:sz w:val="18"/>
                <w:szCs w:val="18"/>
              </w:rPr>
              <w:t>Диалоговое окно «Активные операции (</w:t>
            </w:r>
            <w:r w:rsidR="00CA0105" w:rsidRPr="00BD28E0">
              <w:rPr>
                <w:b/>
                <w:sz w:val="18"/>
                <w:szCs w:val="18"/>
                <w:lang w:val="en-US"/>
              </w:rPr>
              <w:t>e</w:t>
            </w:r>
            <w:r w:rsidR="00CA0105" w:rsidRPr="00BD28E0">
              <w:rPr>
                <w:b/>
                <w:sz w:val="18"/>
                <w:szCs w:val="18"/>
              </w:rPr>
              <w:t>-</w:t>
            </w:r>
            <w:r w:rsidR="00CA0105" w:rsidRPr="00BD28E0">
              <w:rPr>
                <w:b/>
                <w:sz w:val="18"/>
                <w:szCs w:val="18"/>
                <w:lang w:val="en-US"/>
              </w:rPr>
              <w:t>mail</w:t>
            </w:r>
            <w:r w:rsidR="00CA0105" w:rsidRPr="00BD28E0">
              <w:rPr>
                <w:b/>
                <w:sz w:val="18"/>
                <w:szCs w:val="18"/>
              </w:rPr>
              <w:t>)»</w:t>
            </w:r>
            <w:r w:rsidRPr="000F3053">
              <w:rPr>
                <w:b/>
                <w:sz w:val="18"/>
                <w:szCs w:val="18"/>
              </w:rPr>
              <w:fldChar w:fldCharType="end"/>
            </w:r>
            <w:r w:rsidRPr="005003E0">
              <w:rPr>
                <w:sz w:val="18"/>
                <w:szCs w:val="18"/>
              </w:rPr>
              <w:t>.</w:t>
            </w:r>
          </w:p>
        </w:tc>
      </w:tr>
      <w:tr w:rsidR="00B1100B" w14:paraId="2B00D7F4" w14:textId="77777777" w:rsidTr="00C6453D">
        <w:tc>
          <w:tcPr>
            <w:tcW w:w="1809" w:type="dxa"/>
            <w:shd w:val="clear" w:color="auto" w:fill="auto"/>
          </w:tcPr>
          <w:p w14:paraId="2D6092F5" w14:textId="77777777" w:rsidR="00B1100B" w:rsidRPr="00833694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Основной</w:t>
            </w:r>
          </w:p>
        </w:tc>
        <w:tc>
          <w:tcPr>
            <w:tcW w:w="1276" w:type="dxa"/>
          </w:tcPr>
          <w:p w14:paraId="6CF27E71" w14:textId="77777777" w:rsidR="00B1100B" w:rsidRPr="00030EC3" w:rsidRDefault="00B1100B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1559" w:type="dxa"/>
          </w:tcPr>
          <w:p w14:paraId="2DE9B328" w14:textId="77777777" w:rsidR="00B1100B" w:rsidRDefault="00B1100B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798AD3FA" w14:textId="77777777" w:rsidR="00B1100B" w:rsidRDefault="00B1100B" w:rsidP="00F12FB7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информацию о признаке контакта «Основной».</w:t>
            </w:r>
          </w:p>
          <w:p w14:paraId="5DF324D7" w14:textId="77777777" w:rsidR="00B1100B" w:rsidRDefault="00B1100B" w:rsidP="00F12FB7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Редактируемое поле. Позволяет установить признак «Основной» для выбранного контакта.</w:t>
            </w:r>
          </w:p>
          <w:p w14:paraId="53D9323B" w14:textId="77777777" w:rsidR="00B1100B" w:rsidRDefault="00B1100B" w:rsidP="001D1678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Признак «Основной» может быть установлен только у одного из контактов с типом телефон. При установке признака «Основной» для одного контакта (телефон) данный признак должен очищаться у всех остальных контактов (телефон).</w:t>
            </w:r>
          </w:p>
          <w:p w14:paraId="4E68F160" w14:textId="77777777" w:rsidR="00B1100B" w:rsidRPr="005003E0" w:rsidRDefault="00B1100B" w:rsidP="0039025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Признак «Основной» может быть установлен только у одного из контактов с типом </w:t>
            </w:r>
            <w:r>
              <w:rPr>
                <w:sz w:val="18"/>
                <w:szCs w:val="18"/>
                <w:lang w:val="en-US"/>
              </w:rPr>
              <w:t>email</w:t>
            </w:r>
            <w:r>
              <w:rPr>
                <w:sz w:val="18"/>
                <w:szCs w:val="18"/>
              </w:rPr>
              <w:t>. При установке признака «Основной» для одного контакта (</w:t>
            </w:r>
            <w:r>
              <w:rPr>
                <w:sz w:val="18"/>
                <w:szCs w:val="18"/>
                <w:lang w:val="en-US"/>
              </w:rPr>
              <w:t>email</w:t>
            </w:r>
            <w:r>
              <w:rPr>
                <w:sz w:val="18"/>
                <w:szCs w:val="18"/>
              </w:rPr>
              <w:t>) данный признак должен очищаться у всех остальных контактов (</w:t>
            </w:r>
            <w:r>
              <w:rPr>
                <w:sz w:val="18"/>
                <w:szCs w:val="18"/>
                <w:lang w:val="en-US"/>
              </w:rPr>
              <w:t>email</w:t>
            </w:r>
            <w:r>
              <w:rPr>
                <w:sz w:val="18"/>
                <w:szCs w:val="18"/>
              </w:rPr>
              <w:t>).</w:t>
            </w:r>
          </w:p>
        </w:tc>
      </w:tr>
      <w:tr w:rsidR="00B1100B" w14:paraId="7F6289CE" w14:textId="77777777" w:rsidTr="00C6453D">
        <w:tc>
          <w:tcPr>
            <w:tcW w:w="1809" w:type="dxa"/>
            <w:shd w:val="clear" w:color="auto" w:fill="auto"/>
          </w:tcPr>
          <w:p w14:paraId="5A696A94" w14:textId="77777777" w:rsidR="00B1100B" w:rsidRPr="00416B1A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Согласие на рассылку/коммуникацию: Маркетинг(</w:t>
            </w:r>
            <w:proofErr w:type="spellStart"/>
            <w:r>
              <w:rPr>
                <w:sz w:val="18"/>
                <w:szCs w:val="18"/>
                <w:lang w:val="en-US"/>
              </w:rPr>
              <w:t>i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1276" w:type="dxa"/>
          </w:tcPr>
          <w:p w14:paraId="192A9FC9" w14:textId="77777777" w:rsidR="00B1100B" w:rsidRPr="00030EC3" w:rsidRDefault="00B1100B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Изображение</w:t>
            </w:r>
          </w:p>
        </w:tc>
        <w:tc>
          <w:tcPr>
            <w:tcW w:w="1559" w:type="dxa"/>
          </w:tcPr>
          <w:p w14:paraId="1340AAB4" w14:textId="77777777" w:rsidR="00B1100B" w:rsidRPr="004C7509" w:rsidRDefault="00B1100B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32E17636" w14:textId="41AE1C89" w:rsidR="00B1100B" w:rsidRDefault="00B1100B" w:rsidP="004C7509">
            <w:pPr>
              <w:ind w:firstLine="0"/>
              <w:rPr>
                <w:sz w:val="18"/>
                <w:szCs w:val="18"/>
              </w:rPr>
            </w:pPr>
            <w:r w:rsidRPr="004C7509">
              <w:rPr>
                <w:sz w:val="18"/>
                <w:szCs w:val="18"/>
              </w:rPr>
              <w:t xml:space="preserve">Если на канал коммуникации есть подтвержденное согласие от клиента, то отображать значок </w:t>
            </w:r>
            <w:r w:rsidRPr="004C7509">
              <w:rPr>
                <w:sz w:val="18"/>
                <w:szCs w:val="18"/>
              </w:rPr>
              <w:object w:dxaOrig="210" w:dyaOrig="225" w14:anchorId="0D3610BC">
                <v:shape id="_x0000_i1031" type="#_x0000_t75" style="width:6.9pt;height:15pt" o:ole="">
                  <v:imagedata r:id="rId26" o:title=""/>
                </v:shape>
                <o:OLEObject Type="Embed" ProgID="PBrush" ShapeID="_x0000_i1031" DrawAspect="Content" ObjectID="_1645015631" r:id="rId27"/>
              </w:object>
            </w:r>
            <w:r w:rsidRPr="004C7509">
              <w:rPr>
                <w:sz w:val="18"/>
                <w:szCs w:val="18"/>
              </w:rPr>
              <w:t xml:space="preserve">. </w:t>
            </w:r>
            <w:r w:rsidR="005C20D2">
              <w:rPr>
                <w:sz w:val="18"/>
                <w:szCs w:val="18"/>
              </w:rPr>
              <w:t xml:space="preserve"> Если на канал коммуникации есть подтвержденный отказ от клиента, то отображать значок </w:t>
            </w:r>
            <w:r w:rsidR="005C20D2" w:rsidRPr="004C7509">
              <w:rPr>
                <w:sz w:val="18"/>
                <w:szCs w:val="18"/>
              </w:rPr>
              <w:object w:dxaOrig="210" w:dyaOrig="225" w14:anchorId="4351B140">
                <v:shape id="_x0000_i1032" type="#_x0000_t75" style="width:6.9pt;height:15pt" o:ole="">
                  <v:imagedata r:id="rId28" o:title=""/>
                </v:shape>
                <o:OLEObject Type="Embed" ProgID="PBrush" ShapeID="_x0000_i1032" DrawAspect="Content" ObjectID="_1645015632" r:id="rId29"/>
              </w:object>
            </w:r>
            <w:r w:rsidR="005C20D2">
              <w:rPr>
                <w:sz w:val="18"/>
                <w:szCs w:val="18"/>
              </w:rPr>
              <w:t>. Если на канал нет ни подтвержденного согласия, ни подтвержденного отказа, то отображать пустую строку.</w:t>
            </w:r>
          </w:p>
          <w:p w14:paraId="0E80BFA6" w14:textId="77777777" w:rsidR="00B1100B" w:rsidRDefault="00B1100B" w:rsidP="00DD7DC3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 заголовке столбца должна быть реализована всплывающая подсказка с текстом:</w:t>
            </w:r>
          </w:p>
          <w:p w14:paraId="7C450876" w14:textId="77777777" w:rsidR="00B1100B" w:rsidRPr="004C7509" w:rsidRDefault="00B1100B" w:rsidP="00F15639">
            <w:pPr>
              <w:ind w:firstLine="0"/>
              <w:rPr>
                <w:sz w:val="18"/>
                <w:szCs w:val="18"/>
              </w:rPr>
            </w:pPr>
            <w:r w:rsidRPr="00BF3F74">
              <w:rPr>
                <w:sz w:val="18"/>
                <w:szCs w:val="18"/>
              </w:rPr>
              <w:t>«</w:t>
            </w:r>
            <w:r w:rsidR="00BF3F74" w:rsidRPr="000057AA">
              <w:rPr>
                <w:i/>
                <w:sz w:val="18"/>
                <w:szCs w:val="18"/>
              </w:rPr>
              <w:t>Маркетинговые материалы о продуктах, услугах и специальных акциях Банка/партнёров Банка</w:t>
            </w:r>
            <w:r w:rsidRPr="00BF3F74">
              <w:rPr>
                <w:sz w:val="18"/>
                <w:szCs w:val="18"/>
              </w:rPr>
              <w:t>»</w:t>
            </w:r>
          </w:p>
        </w:tc>
      </w:tr>
      <w:tr w:rsidR="00B1100B" w14:paraId="752ED23C" w14:textId="77777777" w:rsidTr="00C6453D">
        <w:tc>
          <w:tcPr>
            <w:tcW w:w="1809" w:type="dxa"/>
            <w:shd w:val="clear" w:color="auto" w:fill="auto"/>
          </w:tcPr>
          <w:p w14:paraId="024D9641" w14:textId="52B4B6E5" w:rsidR="00B1100B" w:rsidRPr="00D112D7" w:rsidRDefault="00B1100B" w:rsidP="00D04D5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 xml:space="preserve">Согласие на рассылку/коммуникацию: </w:t>
            </w:r>
            <w:r w:rsidR="00D04D5E">
              <w:rPr>
                <w:sz w:val="18"/>
                <w:szCs w:val="18"/>
              </w:rPr>
              <w:t>Инф. рассылка</w:t>
            </w:r>
            <w:r>
              <w:rPr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  <w:lang w:val="en-US"/>
              </w:rPr>
              <w:t>i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1276" w:type="dxa"/>
          </w:tcPr>
          <w:p w14:paraId="7589FD2C" w14:textId="77777777" w:rsidR="00B1100B" w:rsidRPr="00030EC3" w:rsidRDefault="00B1100B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Изображение</w:t>
            </w:r>
          </w:p>
        </w:tc>
        <w:tc>
          <w:tcPr>
            <w:tcW w:w="1559" w:type="dxa"/>
          </w:tcPr>
          <w:p w14:paraId="49C27EB7" w14:textId="77777777" w:rsidR="00B1100B" w:rsidRPr="004C7509" w:rsidRDefault="00B1100B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45841B74" w14:textId="3537FC89" w:rsidR="00B1100B" w:rsidRDefault="00B1100B" w:rsidP="00514960">
            <w:pPr>
              <w:ind w:firstLine="0"/>
              <w:rPr>
                <w:sz w:val="18"/>
                <w:szCs w:val="18"/>
              </w:rPr>
            </w:pPr>
            <w:r w:rsidRPr="004C7509">
              <w:rPr>
                <w:sz w:val="18"/>
                <w:szCs w:val="18"/>
              </w:rPr>
              <w:t xml:space="preserve">Если на канал коммуникации есть подтвержденное согласие от клиента, то отображать значок </w:t>
            </w:r>
            <w:r w:rsidRPr="004C7509">
              <w:rPr>
                <w:sz w:val="18"/>
                <w:szCs w:val="18"/>
              </w:rPr>
              <w:object w:dxaOrig="210" w:dyaOrig="225" w14:anchorId="3009ABF5">
                <v:shape id="_x0000_i1033" type="#_x0000_t75" style="width:6.9pt;height:15pt" o:ole="">
                  <v:imagedata r:id="rId26" o:title=""/>
                </v:shape>
                <o:OLEObject Type="Embed" ProgID="PBrush" ShapeID="_x0000_i1033" DrawAspect="Content" ObjectID="_1645015633" r:id="rId30"/>
              </w:object>
            </w:r>
            <w:r w:rsidRPr="004C7509">
              <w:rPr>
                <w:sz w:val="18"/>
                <w:szCs w:val="18"/>
              </w:rPr>
              <w:t xml:space="preserve">. </w:t>
            </w:r>
            <w:r w:rsidR="005C20D2">
              <w:rPr>
                <w:sz w:val="18"/>
                <w:szCs w:val="18"/>
              </w:rPr>
              <w:t xml:space="preserve"> Если на канал коммуникации есть подтвержденный отказ от клиента, то отображать значок </w:t>
            </w:r>
            <w:r w:rsidR="005C20D2" w:rsidRPr="004C7509">
              <w:rPr>
                <w:sz w:val="18"/>
                <w:szCs w:val="18"/>
              </w:rPr>
              <w:object w:dxaOrig="210" w:dyaOrig="225" w14:anchorId="466AAE64">
                <v:shape id="_x0000_i1034" type="#_x0000_t75" style="width:6.9pt;height:15pt" o:ole="">
                  <v:imagedata r:id="rId28" o:title=""/>
                </v:shape>
                <o:OLEObject Type="Embed" ProgID="PBrush" ShapeID="_x0000_i1034" DrawAspect="Content" ObjectID="_1645015634" r:id="rId31"/>
              </w:object>
            </w:r>
            <w:r w:rsidR="005C20D2">
              <w:rPr>
                <w:sz w:val="18"/>
                <w:szCs w:val="18"/>
              </w:rPr>
              <w:t>. Если на канал нет ни подтвержденного согласия, ни подтвержденного отказа, то отображать пустую строку.</w:t>
            </w:r>
          </w:p>
          <w:p w14:paraId="781E1D55" w14:textId="77777777" w:rsidR="00B1100B" w:rsidRDefault="00B1100B" w:rsidP="00DD7DC3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 заголовке столбца должна быть реализована всплывающая подсказка с текстом:</w:t>
            </w:r>
          </w:p>
          <w:p w14:paraId="3658512C" w14:textId="77777777" w:rsidR="00B1100B" w:rsidRPr="005003E0" w:rsidRDefault="00B1100B" w:rsidP="00DD7DC3">
            <w:pPr>
              <w:ind w:firstLine="0"/>
              <w:rPr>
                <w:sz w:val="18"/>
                <w:szCs w:val="18"/>
              </w:rPr>
            </w:pPr>
            <w:r w:rsidRPr="003A55EE">
              <w:rPr>
                <w:sz w:val="18"/>
                <w:szCs w:val="18"/>
              </w:rPr>
              <w:t>«</w:t>
            </w:r>
            <w:r w:rsidR="003A55EE" w:rsidRPr="003A55EE">
              <w:rPr>
                <w:i/>
                <w:sz w:val="18"/>
                <w:szCs w:val="18"/>
              </w:rPr>
              <w:t>Сведения о продуктах и услугах Банка (включая, но не ограничиваясь, информацией об изменении тарифов, датах и суммах платежей по кредитам, возникновении просроченной задолженности в рамках заключенных договоров)</w:t>
            </w:r>
            <w:r w:rsidRPr="003A55EE">
              <w:rPr>
                <w:sz w:val="18"/>
                <w:szCs w:val="18"/>
              </w:rPr>
              <w:t>»</w:t>
            </w:r>
          </w:p>
        </w:tc>
      </w:tr>
      <w:tr w:rsidR="00B1100B" w14:paraId="77273CD9" w14:textId="77777777" w:rsidTr="00C6453D">
        <w:tc>
          <w:tcPr>
            <w:tcW w:w="1809" w:type="dxa"/>
            <w:shd w:val="clear" w:color="auto" w:fill="auto"/>
          </w:tcPr>
          <w:p w14:paraId="20442C0E" w14:textId="77777777" w:rsidR="00B1100B" w:rsidRPr="00D112D7" w:rsidRDefault="00B1100B" w:rsidP="00416B1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Согласие на рассылку/коммуникацию: </w:t>
            </w:r>
            <w:proofErr w:type="spellStart"/>
            <w:r>
              <w:rPr>
                <w:sz w:val="18"/>
                <w:szCs w:val="18"/>
              </w:rPr>
              <w:t>Конфиденц</w:t>
            </w:r>
            <w:proofErr w:type="spellEnd"/>
            <w:r>
              <w:rPr>
                <w:sz w:val="18"/>
                <w:szCs w:val="18"/>
              </w:rPr>
              <w:t>. информация(</w:t>
            </w:r>
            <w:proofErr w:type="spellStart"/>
            <w:r>
              <w:rPr>
                <w:sz w:val="18"/>
                <w:szCs w:val="18"/>
                <w:lang w:val="en-US"/>
              </w:rPr>
              <w:t>i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1276" w:type="dxa"/>
          </w:tcPr>
          <w:p w14:paraId="725ACA0F" w14:textId="77777777" w:rsidR="00B1100B" w:rsidRPr="00030EC3" w:rsidRDefault="00B1100B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Изображение</w:t>
            </w:r>
          </w:p>
        </w:tc>
        <w:tc>
          <w:tcPr>
            <w:tcW w:w="1559" w:type="dxa"/>
          </w:tcPr>
          <w:p w14:paraId="20068B66" w14:textId="77777777" w:rsidR="00B1100B" w:rsidRPr="004C7509" w:rsidRDefault="00B1100B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361E9BE6" w14:textId="754FFC92" w:rsidR="00B1100B" w:rsidRDefault="00B1100B" w:rsidP="00514960">
            <w:pPr>
              <w:ind w:firstLine="0"/>
              <w:rPr>
                <w:sz w:val="18"/>
                <w:szCs w:val="18"/>
              </w:rPr>
            </w:pPr>
            <w:r w:rsidRPr="004C7509">
              <w:rPr>
                <w:sz w:val="18"/>
                <w:szCs w:val="18"/>
              </w:rPr>
              <w:t xml:space="preserve">Если на канал коммуникации есть подтвержденное согласие от клиента, то отображать значок </w:t>
            </w:r>
            <w:r w:rsidRPr="004C7509">
              <w:rPr>
                <w:sz w:val="18"/>
                <w:szCs w:val="18"/>
              </w:rPr>
              <w:object w:dxaOrig="210" w:dyaOrig="225" w14:anchorId="05B1190F">
                <v:shape id="_x0000_i1035" type="#_x0000_t75" style="width:6.9pt;height:15pt" o:ole="">
                  <v:imagedata r:id="rId26" o:title=""/>
                </v:shape>
                <o:OLEObject Type="Embed" ProgID="PBrush" ShapeID="_x0000_i1035" DrawAspect="Content" ObjectID="_1645015635" r:id="rId32"/>
              </w:object>
            </w:r>
            <w:r w:rsidRPr="004C7509">
              <w:rPr>
                <w:sz w:val="18"/>
                <w:szCs w:val="18"/>
              </w:rPr>
              <w:t xml:space="preserve">. </w:t>
            </w:r>
            <w:r w:rsidR="005C20D2">
              <w:rPr>
                <w:sz w:val="18"/>
                <w:szCs w:val="18"/>
              </w:rPr>
              <w:t xml:space="preserve"> Если на канал коммуникации есть подтвержденный отказ от клиента, то отображать значок </w:t>
            </w:r>
            <w:r w:rsidR="005C20D2" w:rsidRPr="004C7509">
              <w:rPr>
                <w:sz w:val="18"/>
                <w:szCs w:val="18"/>
              </w:rPr>
              <w:object w:dxaOrig="210" w:dyaOrig="225" w14:anchorId="0636FED5">
                <v:shape id="_x0000_i1036" type="#_x0000_t75" style="width:6.9pt;height:15pt" o:ole="">
                  <v:imagedata r:id="rId28" o:title=""/>
                </v:shape>
                <o:OLEObject Type="Embed" ProgID="PBrush" ShapeID="_x0000_i1036" DrawAspect="Content" ObjectID="_1645015636" r:id="rId33"/>
              </w:object>
            </w:r>
            <w:r w:rsidR="005C20D2">
              <w:rPr>
                <w:sz w:val="18"/>
                <w:szCs w:val="18"/>
              </w:rPr>
              <w:t>. Если на канал нет ни подтвержденного согласия, ни подтвержденного отказа, то отображать пустую строку.</w:t>
            </w:r>
          </w:p>
          <w:p w14:paraId="4F4FAA35" w14:textId="77777777" w:rsidR="00B1100B" w:rsidRDefault="00B1100B" w:rsidP="00DD7DC3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 заголовке столбца должна быть реализована всплывающая подсказка с текстом:</w:t>
            </w:r>
          </w:p>
          <w:p w14:paraId="3E41A36C" w14:textId="77777777" w:rsidR="00B1100B" w:rsidRPr="005003E0" w:rsidRDefault="00B1100B" w:rsidP="00864338">
            <w:pPr>
              <w:ind w:firstLine="0"/>
              <w:rPr>
                <w:sz w:val="18"/>
                <w:szCs w:val="18"/>
              </w:rPr>
            </w:pPr>
            <w:r w:rsidRPr="00864338">
              <w:rPr>
                <w:sz w:val="18"/>
                <w:szCs w:val="18"/>
              </w:rPr>
              <w:t>«</w:t>
            </w:r>
            <w:r w:rsidR="00864338" w:rsidRPr="00864338">
              <w:rPr>
                <w:i/>
                <w:sz w:val="18"/>
                <w:szCs w:val="18"/>
              </w:rPr>
              <w:t>Сведения о денежных средствах на счетах, проведенных операциях и других данных в рамках заключенных договоров расчетно</w:t>
            </w:r>
            <w:r w:rsidR="00864338">
              <w:rPr>
                <w:i/>
                <w:sz w:val="18"/>
                <w:szCs w:val="18"/>
              </w:rPr>
              <w:t>-</w:t>
            </w:r>
            <w:r w:rsidR="00864338" w:rsidRPr="00864338">
              <w:rPr>
                <w:i/>
                <w:sz w:val="18"/>
                <w:szCs w:val="18"/>
              </w:rPr>
              <w:t>кассового и брокерского обслуживания</w:t>
            </w:r>
            <w:r w:rsidRPr="00864338">
              <w:rPr>
                <w:sz w:val="18"/>
                <w:szCs w:val="18"/>
              </w:rPr>
              <w:t>»</w:t>
            </w:r>
          </w:p>
        </w:tc>
      </w:tr>
      <w:tr w:rsidR="00B16841" w14:paraId="6C78ED11" w14:textId="77777777" w:rsidTr="00C6453D">
        <w:tc>
          <w:tcPr>
            <w:tcW w:w="1809" w:type="dxa"/>
            <w:shd w:val="clear" w:color="auto" w:fill="auto"/>
          </w:tcPr>
          <w:p w14:paraId="37565023" w14:textId="77777777" w:rsidR="00B16841" w:rsidRDefault="00B16841" w:rsidP="00B1684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Согласие на рассылку/коммуникацию: ПФК(</w:t>
            </w:r>
            <w:proofErr w:type="spellStart"/>
            <w:r>
              <w:rPr>
                <w:sz w:val="18"/>
                <w:szCs w:val="18"/>
                <w:lang w:val="en-US"/>
              </w:rPr>
              <w:t>i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1276" w:type="dxa"/>
          </w:tcPr>
          <w:p w14:paraId="054D1992" w14:textId="77777777" w:rsidR="00B16841" w:rsidRDefault="00B16841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Изображение</w:t>
            </w:r>
          </w:p>
        </w:tc>
        <w:tc>
          <w:tcPr>
            <w:tcW w:w="1559" w:type="dxa"/>
          </w:tcPr>
          <w:p w14:paraId="79DABB1F" w14:textId="77777777" w:rsidR="00B16841" w:rsidRPr="004C7509" w:rsidRDefault="00B16841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5749803B" w14:textId="65909742" w:rsidR="00782D64" w:rsidRDefault="00782D64" w:rsidP="00782D64">
            <w:pPr>
              <w:ind w:firstLine="0"/>
              <w:rPr>
                <w:sz w:val="18"/>
                <w:szCs w:val="18"/>
              </w:rPr>
            </w:pPr>
            <w:r w:rsidRPr="004C7509">
              <w:rPr>
                <w:sz w:val="18"/>
                <w:szCs w:val="18"/>
              </w:rPr>
              <w:t xml:space="preserve">Если на канал коммуникации есть подтвержденное согласие от клиента, то отображать значок </w:t>
            </w:r>
            <w:r w:rsidRPr="004C7509">
              <w:rPr>
                <w:sz w:val="18"/>
                <w:szCs w:val="18"/>
              </w:rPr>
              <w:object w:dxaOrig="210" w:dyaOrig="225" w14:anchorId="06DAF365">
                <v:shape id="_x0000_i1037" type="#_x0000_t75" style="width:6.9pt;height:15pt" o:ole="">
                  <v:imagedata r:id="rId26" o:title=""/>
                </v:shape>
                <o:OLEObject Type="Embed" ProgID="PBrush" ShapeID="_x0000_i1037" DrawAspect="Content" ObjectID="_1645015637" r:id="rId34"/>
              </w:object>
            </w:r>
            <w:r w:rsidRPr="004C7509">
              <w:rPr>
                <w:sz w:val="18"/>
                <w:szCs w:val="18"/>
              </w:rPr>
              <w:t xml:space="preserve">. </w:t>
            </w:r>
            <w:r w:rsidR="005C20D2">
              <w:rPr>
                <w:sz w:val="18"/>
                <w:szCs w:val="18"/>
              </w:rPr>
              <w:t xml:space="preserve"> Если на канал коммуникации есть подтвержденный отказ от клиента, то отображать значок </w:t>
            </w:r>
            <w:r w:rsidR="005C20D2" w:rsidRPr="004C7509">
              <w:rPr>
                <w:sz w:val="18"/>
                <w:szCs w:val="18"/>
              </w:rPr>
              <w:object w:dxaOrig="210" w:dyaOrig="225" w14:anchorId="6A692A9C">
                <v:shape id="_x0000_i1038" type="#_x0000_t75" style="width:6.9pt;height:15pt" o:ole="">
                  <v:imagedata r:id="rId28" o:title=""/>
                </v:shape>
                <o:OLEObject Type="Embed" ProgID="PBrush" ShapeID="_x0000_i1038" DrawAspect="Content" ObjectID="_1645015638" r:id="rId35"/>
              </w:object>
            </w:r>
            <w:r w:rsidR="005C20D2">
              <w:rPr>
                <w:sz w:val="18"/>
                <w:szCs w:val="18"/>
              </w:rPr>
              <w:t>. Если на канал нет ни подтвержденного согласия, ни подтвержденного отказа, то отображать пустую строку.</w:t>
            </w:r>
          </w:p>
          <w:p w14:paraId="39C94DE5" w14:textId="77777777" w:rsidR="00782D64" w:rsidRDefault="00782D64" w:rsidP="00782D6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 заголовке столбца должна быть реализована всплывающая подсказка с текстом:</w:t>
            </w:r>
          </w:p>
          <w:p w14:paraId="7ABE2AB2" w14:textId="77777777" w:rsidR="00B16841" w:rsidRPr="004C7509" w:rsidRDefault="00782D64" w:rsidP="00782D64">
            <w:pPr>
              <w:ind w:firstLine="0"/>
              <w:rPr>
                <w:sz w:val="18"/>
                <w:szCs w:val="18"/>
              </w:rPr>
            </w:pPr>
            <w:r w:rsidRPr="00864338">
              <w:rPr>
                <w:sz w:val="18"/>
                <w:szCs w:val="18"/>
              </w:rPr>
              <w:t>«</w:t>
            </w:r>
            <w:r w:rsidRPr="00782D64">
              <w:rPr>
                <w:i/>
                <w:sz w:val="18"/>
                <w:szCs w:val="18"/>
              </w:rPr>
              <w:t>Индивидуальные инвестиционные рекомендации (включая Анкету и результирующую часть, с присвоенным инвестиционным профилем), а также любые иные документы в рамках Договора о ПФК</w:t>
            </w:r>
            <w:r w:rsidRPr="00864338">
              <w:rPr>
                <w:sz w:val="18"/>
                <w:szCs w:val="18"/>
              </w:rPr>
              <w:t>»</w:t>
            </w:r>
          </w:p>
        </w:tc>
      </w:tr>
      <w:tr w:rsidR="00B1100B" w14:paraId="5BE3A832" w14:textId="77777777" w:rsidTr="00C6453D">
        <w:tc>
          <w:tcPr>
            <w:tcW w:w="1809" w:type="dxa"/>
            <w:shd w:val="clear" w:color="auto" w:fill="auto"/>
          </w:tcPr>
          <w:p w14:paraId="762B8F7F" w14:textId="77777777" w:rsidR="00B1100B" w:rsidRPr="005667CE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Телефонный банкинг(</w:t>
            </w:r>
            <w:proofErr w:type="spellStart"/>
            <w:r>
              <w:rPr>
                <w:sz w:val="18"/>
                <w:szCs w:val="18"/>
                <w:lang w:val="en-US"/>
              </w:rPr>
              <w:t>i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1276" w:type="dxa"/>
          </w:tcPr>
          <w:p w14:paraId="002CF1C1" w14:textId="77777777" w:rsidR="00B1100B" w:rsidRPr="00030EC3" w:rsidRDefault="00B1100B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Изображение</w:t>
            </w:r>
          </w:p>
        </w:tc>
        <w:tc>
          <w:tcPr>
            <w:tcW w:w="1559" w:type="dxa"/>
          </w:tcPr>
          <w:p w14:paraId="57431AE8" w14:textId="77777777" w:rsidR="00B1100B" w:rsidRDefault="00B1100B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446C0D0D" w14:textId="6B3B2A07" w:rsidR="00B1100B" w:rsidRDefault="00B1100B" w:rsidP="00F50DB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Отображает факт подключения «Телефонного банкинга». Если «Телефонный банкинг» подключен, то </w:t>
            </w:r>
            <w:r w:rsidRPr="004C7509">
              <w:rPr>
                <w:sz w:val="18"/>
                <w:szCs w:val="18"/>
              </w:rPr>
              <w:t xml:space="preserve">отображать значок </w:t>
            </w:r>
            <w:r w:rsidRPr="004C7509">
              <w:rPr>
                <w:sz w:val="18"/>
                <w:szCs w:val="18"/>
              </w:rPr>
              <w:object w:dxaOrig="210" w:dyaOrig="225" w14:anchorId="5F949336">
                <v:shape id="_x0000_i1039" type="#_x0000_t75" style="width:6.9pt;height:15pt" o:ole="">
                  <v:imagedata r:id="rId26" o:title=""/>
                </v:shape>
                <o:OLEObject Type="Embed" ProgID="PBrush" ShapeID="_x0000_i1039" DrawAspect="Content" ObjectID="_1645015639" r:id="rId36"/>
              </w:object>
            </w:r>
            <w:r w:rsidRPr="004C7509">
              <w:rPr>
                <w:sz w:val="18"/>
                <w:szCs w:val="18"/>
              </w:rPr>
              <w:t xml:space="preserve">. </w:t>
            </w:r>
            <w:r w:rsidR="005C20D2">
              <w:rPr>
                <w:sz w:val="18"/>
                <w:szCs w:val="18"/>
              </w:rPr>
              <w:t xml:space="preserve"> Если на канал коммуникации есть подтвержденный отказ от клиента, то отображать значок </w:t>
            </w:r>
            <w:r w:rsidR="005C20D2" w:rsidRPr="004C7509">
              <w:rPr>
                <w:sz w:val="18"/>
                <w:szCs w:val="18"/>
              </w:rPr>
              <w:object w:dxaOrig="210" w:dyaOrig="225" w14:anchorId="7B6B5B99">
                <v:shape id="_x0000_i1040" type="#_x0000_t75" style="width:6.9pt;height:15pt" o:ole="">
                  <v:imagedata r:id="rId28" o:title=""/>
                </v:shape>
                <o:OLEObject Type="Embed" ProgID="PBrush" ShapeID="_x0000_i1040" DrawAspect="Content" ObjectID="_1645015640" r:id="rId37"/>
              </w:object>
            </w:r>
            <w:r w:rsidR="005C20D2">
              <w:rPr>
                <w:sz w:val="18"/>
                <w:szCs w:val="18"/>
              </w:rPr>
              <w:t>. Если на канал нет ни подтвержденного согласия, ни подтвержденного отказа, то отображать пустую строку.</w:t>
            </w:r>
          </w:p>
          <w:p w14:paraId="003D7AA0" w14:textId="0904398F" w:rsidR="008A73F1" w:rsidRDefault="00307BCB" w:rsidP="00F50DB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Факт подключения «Телефонного банкинга» определяется </w:t>
            </w:r>
            <w:r w:rsidR="00743648">
              <w:rPr>
                <w:sz w:val="18"/>
                <w:szCs w:val="18"/>
              </w:rPr>
              <w:t>наличи</w:t>
            </w:r>
            <w:r>
              <w:rPr>
                <w:sz w:val="18"/>
                <w:szCs w:val="18"/>
              </w:rPr>
              <w:t>ем</w:t>
            </w:r>
            <w:r w:rsidR="00743648">
              <w:rPr>
                <w:sz w:val="18"/>
                <w:szCs w:val="18"/>
              </w:rPr>
              <w:t xml:space="preserve"> </w:t>
            </w:r>
            <w:r w:rsidR="008A73F1">
              <w:rPr>
                <w:sz w:val="18"/>
                <w:szCs w:val="18"/>
              </w:rPr>
              <w:t>н</w:t>
            </w:r>
            <w:r w:rsidR="008A73F1" w:rsidRPr="008A73F1">
              <w:rPr>
                <w:sz w:val="18"/>
                <w:szCs w:val="18"/>
              </w:rPr>
              <w:t>омер</w:t>
            </w:r>
            <w:r w:rsidR="008A73F1">
              <w:rPr>
                <w:sz w:val="18"/>
                <w:szCs w:val="18"/>
              </w:rPr>
              <w:t xml:space="preserve">а телефона </w:t>
            </w:r>
            <w:r>
              <w:rPr>
                <w:sz w:val="18"/>
                <w:szCs w:val="18"/>
              </w:rPr>
              <w:t xml:space="preserve">контакта в </w:t>
            </w:r>
            <w:r w:rsidR="008A73F1" w:rsidRPr="008A73F1">
              <w:rPr>
                <w:sz w:val="18"/>
                <w:szCs w:val="18"/>
              </w:rPr>
              <w:t>карточк</w:t>
            </w:r>
            <w:r>
              <w:rPr>
                <w:sz w:val="18"/>
                <w:szCs w:val="18"/>
              </w:rPr>
              <w:t>е</w:t>
            </w:r>
            <w:r w:rsidR="008A73F1">
              <w:rPr>
                <w:sz w:val="18"/>
                <w:szCs w:val="18"/>
              </w:rPr>
              <w:t xml:space="preserve"> продукта</w:t>
            </w:r>
            <w:r w:rsidR="008A73F1" w:rsidRPr="008A73F1">
              <w:rPr>
                <w:sz w:val="18"/>
                <w:szCs w:val="18"/>
              </w:rPr>
              <w:t xml:space="preserve"> </w:t>
            </w:r>
            <w:r w:rsidR="008A73F1">
              <w:rPr>
                <w:sz w:val="18"/>
                <w:szCs w:val="18"/>
              </w:rPr>
              <w:t>«Т</w:t>
            </w:r>
            <w:r w:rsidR="008A73F1" w:rsidRPr="008A73F1">
              <w:rPr>
                <w:sz w:val="18"/>
                <w:szCs w:val="18"/>
              </w:rPr>
              <w:t>елефонн</w:t>
            </w:r>
            <w:r w:rsidR="008A73F1">
              <w:rPr>
                <w:sz w:val="18"/>
                <w:szCs w:val="18"/>
              </w:rPr>
              <w:t>ый</w:t>
            </w:r>
            <w:r w:rsidR="008A73F1" w:rsidRPr="008A73F1">
              <w:rPr>
                <w:sz w:val="18"/>
                <w:szCs w:val="18"/>
              </w:rPr>
              <w:t xml:space="preserve"> банкинг</w:t>
            </w:r>
            <w:r w:rsidR="008A73F1">
              <w:rPr>
                <w:sz w:val="18"/>
                <w:szCs w:val="18"/>
              </w:rPr>
              <w:t>»</w:t>
            </w:r>
            <w:r w:rsidR="008A73F1" w:rsidRPr="008A73F1">
              <w:rPr>
                <w:sz w:val="18"/>
                <w:szCs w:val="18"/>
              </w:rPr>
              <w:t xml:space="preserve"> </w:t>
            </w:r>
            <w:r w:rsidR="008A73F1">
              <w:rPr>
                <w:sz w:val="18"/>
                <w:szCs w:val="18"/>
              </w:rPr>
              <w:t>(</w:t>
            </w:r>
            <w:r w:rsidR="008A73F1" w:rsidRPr="008A73F1">
              <w:rPr>
                <w:sz w:val="18"/>
                <w:szCs w:val="18"/>
              </w:rPr>
              <w:t xml:space="preserve">поле </w:t>
            </w:r>
            <w:r w:rsidR="008A73F1">
              <w:rPr>
                <w:sz w:val="18"/>
                <w:szCs w:val="18"/>
              </w:rPr>
              <w:t>«</w:t>
            </w:r>
            <w:r w:rsidR="008A73F1" w:rsidRPr="008A73F1">
              <w:rPr>
                <w:sz w:val="18"/>
                <w:szCs w:val="18"/>
              </w:rPr>
              <w:t>Телефон</w:t>
            </w:r>
            <w:r w:rsidR="008A73F1">
              <w:rPr>
                <w:sz w:val="18"/>
                <w:szCs w:val="18"/>
              </w:rPr>
              <w:t>»).</w:t>
            </w:r>
          </w:p>
          <w:p w14:paraId="519609DD" w14:textId="77777777" w:rsidR="00B1100B" w:rsidRDefault="00B1100B" w:rsidP="00E1019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 заголовке столбца должна быть реализована всплывающая подсказка с текстом:</w:t>
            </w:r>
          </w:p>
          <w:p w14:paraId="040556E8" w14:textId="77777777" w:rsidR="00B1100B" w:rsidRPr="005003E0" w:rsidRDefault="00B1100B" w:rsidP="0043713A">
            <w:pPr>
              <w:ind w:firstLine="0"/>
              <w:rPr>
                <w:sz w:val="18"/>
                <w:szCs w:val="18"/>
              </w:rPr>
            </w:pPr>
            <w:r w:rsidRPr="00B16841">
              <w:rPr>
                <w:sz w:val="18"/>
                <w:szCs w:val="18"/>
              </w:rPr>
              <w:t>«</w:t>
            </w:r>
            <w:r w:rsidR="00B16841" w:rsidRPr="00B16841">
              <w:rPr>
                <w:i/>
                <w:sz w:val="18"/>
                <w:szCs w:val="18"/>
              </w:rPr>
              <w:t>Предоставление услуг Телефонного банкинга</w:t>
            </w:r>
            <w:r w:rsidRPr="00B16841">
              <w:rPr>
                <w:sz w:val="18"/>
                <w:szCs w:val="18"/>
              </w:rPr>
              <w:t>»</w:t>
            </w:r>
          </w:p>
        </w:tc>
      </w:tr>
      <w:tr w:rsidR="00BE2222" w14:paraId="06C39DFD" w14:textId="77777777" w:rsidTr="00F429D9">
        <w:tc>
          <w:tcPr>
            <w:tcW w:w="9606" w:type="dxa"/>
            <w:gridSpan w:val="4"/>
          </w:tcPr>
          <w:p w14:paraId="47B85C8E" w14:textId="77777777" w:rsidR="00BE2222" w:rsidRPr="005003E0" w:rsidRDefault="00BE2222" w:rsidP="00445360">
            <w:pPr>
              <w:ind w:firstLine="0"/>
              <w:rPr>
                <w:sz w:val="18"/>
                <w:szCs w:val="18"/>
              </w:rPr>
            </w:pPr>
            <w:r w:rsidRPr="004426D4">
              <w:rPr>
                <w:b/>
                <w:sz w:val="18"/>
                <w:szCs w:val="18"/>
              </w:rPr>
              <w:t>Командные кнопки таблицы «</w:t>
            </w:r>
            <w:r>
              <w:rPr>
                <w:b/>
                <w:sz w:val="18"/>
                <w:szCs w:val="18"/>
              </w:rPr>
              <w:t>К</w:t>
            </w:r>
            <w:r w:rsidRPr="004426D4">
              <w:rPr>
                <w:b/>
                <w:sz w:val="18"/>
                <w:szCs w:val="18"/>
              </w:rPr>
              <w:t>онтакты</w:t>
            </w:r>
            <w:r>
              <w:rPr>
                <w:b/>
                <w:sz w:val="18"/>
                <w:szCs w:val="18"/>
              </w:rPr>
              <w:t xml:space="preserve"> клиента (телефон, </w:t>
            </w:r>
            <w:r>
              <w:rPr>
                <w:b/>
                <w:sz w:val="18"/>
                <w:szCs w:val="18"/>
                <w:lang w:val="en-US"/>
              </w:rPr>
              <w:t>email</w:t>
            </w:r>
            <w:r>
              <w:rPr>
                <w:b/>
                <w:sz w:val="18"/>
                <w:szCs w:val="18"/>
              </w:rPr>
              <w:t>)</w:t>
            </w:r>
            <w:r w:rsidRPr="004426D4">
              <w:rPr>
                <w:b/>
                <w:sz w:val="18"/>
                <w:szCs w:val="18"/>
              </w:rPr>
              <w:t>»</w:t>
            </w:r>
          </w:p>
        </w:tc>
      </w:tr>
      <w:tr w:rsidR="00B1100B" w14:paraId="099FB13E" w14:textId="77777777" w:rsidTr="00C6453D">
        <w:tc>
          <w:tcPr>
            <w:tcW w:w="1809" w:type="dxa"/>
            <w:shd w:val="clear" w:color="auto" w:fill="auto"/>
          </w:tcPr>
          <w:p w14:paraId="1990A3B1" w14:textId="77777777" w:rsidR="00B1100B" w:rsidRPr="004426D4" w:rsidRDefault="00B1100B" w:rsidP="00862D1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Добавить </w:t>
            </w:r>
            <w:r>
              <w:object w:dxaOrig="255" w:dyaOrig="240" w14:anchorId="60A5EF98">
                <v:shape id="_x0000_i1041" type="#_x0000_t75" style="width:15pt;height:15pt" o:ole="">
                  <v:imagedata r:id="rId20" o:title=""/>
                </v:shape>
                <o:OLEObject Type="Embed" ProgID="PBrush" ShapeID="_x0000_i1041" DrawAspect="Content" ObjectID="_1645015641" r:id="rId38"/>
              </w:object>
            </w:r>
          </w:p>
        </w:tc>
        <w:tc>
          <w:tcPr>
            <w:tcW w:w="1276" w:type="dxa"/>
          </w:tcPr>
          <w:p w14:paraId="5CE47A4A" w14:textId="77777777" w:rsidR="00B1100B" w:rsidRPr="00030EC3" w:rsidRDefault="00B1100B" w:rsidP="00862D1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4434638A" w14:textId="77777777" w:rsidR="00B1100B" w:rsidRDefault="00B1100B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28DB8C3C" w14:textId="6FA87E5F" w:rsidR="00B1100B" w:rsidRPr="005003E0" w:rsidRDefault="00B1100B" w:rsidP="00867E0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открывается ЭФ добавления нового контакт (</w:t>
            </w:r>
            <w:r w:rsidRPr="00497A27">
              <w:rPr>
                <w:b/>
                <w:sz w:val="18"/>
                <w:szCs w:val="18"/>
              </w:rPr>
              <w:fldChar w:fldCharType="begin"/>
            </w:r>
            <w:r w:rsidRPr="00497A27">
              <w:rPr>
                <w:b/>
                <w:sz w:val="18"/>
                <w:szCs w:val="18"/>
              </w:rPr>
              <w:instrText xml:space="preserve"> REF _Ref529873665 \h  \* MERGEFORMAT </w:instrText>
            </w:r>
            <w:r w:rsidRPr="00497A27">
              <w:rPr>
                <w:b/>
                <w:sz w:val="18"/>
                <w:szCs w:val="18"/>
              </w:rPr>
            </w:r>
            <w:r w:rsidRPr="00497A27">
              <w:rPr>
                <w:b/>
                <w:sz w:val="18"/>
                <w:szCs w:val="18"/>
              </w:rPr>
              <w:fldChar w:fldCharType="separate"/>
            </w:r>
            <w:r w:rsidR="00CA0105" w:rsidRPr="00BD28E0">
              <w:rPr>
                <w:b/>
                <w:sz w:val="18"/>
                <w:szCs w:val="18"/>
              </w:rPr>
              <w:t>Диалоговое окно «Добавить/Изменить контакт»</w:t>
            </w:r>
            <w:r w:rsidRPr="00497A27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).</w:t>
            </w:r>
          </w:p>
        </w:tc>
      </w:tr>
      <w:tr w:rsidR="00B1100B" w14:paraId="7D2299E6" w14:textId="77777777" w:rsidTr="00C6453D">
        <w:tc>
          <w:tcPr>
            <w:tcW w:w="1809" w:type="dxa"/>
            <w:shd w:val="clear" w:color="auto" w:fill="auto"/>
          </w:tcPr>
          <w:p w14:paraId="4E5F4A06" w14:textId="77777777" w:rsidR="00B1100B" w:rsidRPr="004426D4" w:rsidRDefault="00B1100B" w:rsidP="00862D1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Изменить </w:t>
            </w:r>
            <w:r>
              <w:object w:dxaOrig="285" w:dyaOrig="255" w14:anchorId="58E59387">
                <v:shape id="_x0000_i1042" type="#_x0000_t75" style="width:15pt;height:15pt" o:ole="">
                  <v:imagedata r:id="rId22" o:title=""/>
                </v:shape>
                <o:OLEObject Type="Embed" ProgID="PBrush" ShapeID="_x0000_i1042" DrawAspect="Content" ObjectID="_1645015642" r:id="rId39"/>
              </w:object>
            </w:r>
          </w:p>
        </w:tc>
        <w:tc>
          <w:tcPr>
            <w:tcW w:w="1276" w:type="dxa"/>
          </w:tcPr>
          <w:p w14:paraId="38A7B25B" w14:textId="77777777" w:rsidR="00B1100B" w:rsidRPr="00030EC3" w:rsidRDefault="00B1100B" w:rsidP="00862D1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14720F4C" w14:textId="77777777" w:rsidR="00B1100B" w:rsidRDefault="00B1100B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76C19FF6" w14:textId="37FDF442" w:rsidR="00B1100B" w:rsidRPr="005003E0" w:rsidRDefault="001E2248" w:rsidP="001E2248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Если в таблице контактов выбрана строка с контактом, то при нажатии на кнопку открывается ЭФ изменения выбранного </w:t>
            </w:r>
            <w:r>
              <w:rPr>
                <w:sz w:val="18"/>
                <w:szCs w:val="18"/>
              </w:rPr>
              <w:lastRenderedPageBreak/>
              <w:t>контакта (</w:t>
            </w:r>
            <w:r w:rsidRPr="00497A27">
              <w:rPr>
                <w:b/>
                <w:sz w:val="18"/>
                <w:szCs w:val="18"/>
              </w:rPr>
              <w:fldChar w:fldCharType="begin"/>
            </w:r>
            <w:r w:rsidRPr="00497A27">
              <w:rPr>
                <w:b/>
                <w:sz w:val="18"/>
                <w:szCs w:val="18"/>
              </w:rPr>
              <w:instrText xml:space="preserve"> REF _Ref529873665 \h  \* MERGEFORMAT </w:instrText>
            </w:r>
            <w:r w:rsidRPr="00497A27">
              <w:rPr>
                <w:b/>
                <w:sz w:val="18"/>
                <w:szCs w:val="18"/>
              </w:rPr>
            </w:r>
            <w:r w:rsidRPr="00497A27">
              <w:rPr>
                <w:b/>
                <w:sz w:val="18"/>
                <w:szCs w:val="18"/>
              </w:rPr>
              <w:fldChar w:fldCharType="separate"/>
            </w:r>
            <w:r w:rsidR="00CA0105" w:rsidRPr="00BD28E0">
              <w:rPr>
                <w:b/>
                <w:sz w:val="18"/>
                <w:szCs w:val="18"/>
              </w:rPr>
              <w:t>Диалоговое окно «Добавить/Изменить контакт»</w:t>
            </w:r>
            <w:r w:rsidRPr="00497A27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). В противном случае, при нажатии на кнопку ничего не происходит.</w:t>
            </w:r>
          </w:p>
        </w:tc>
      </w:tr>
      <w:tr w:rsidR="00B1100B" w14:paraId="7448B9B8" w14:textId="77777777" w:rsidTr="00C6453D">
        <w:tc>
          <w:tcPr>
            <w:tcW w:w="1809" w:type="dxa"/>
            <w:shd w:val="clear" w:color="auto" w:fill="auto"/>
          </w:tcPr>
          <w:p w14:paraId="3376FE5F" w14:textId="77777777" w:rsidR="00B1100B" w:rsidRPr="004426D4" w:rsidRDefault="00B1100B" w:rsidP="00862D1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 xml:space="preserve">Удалить </w:t>
            </w:r>
            <w:r>
              <w:object w:dxaOrig="285" w:dyaOrig="255" w14:anchorId="7A597ECD">
                <v:shape id="_x0000_i1043" type="#_x0000_t75" style="width:15pt;height:15pt" o:ole="">
                  <v:imagedata r:id="rId24" o:title=""/>
                </v:shape>
                <o:OLEObject Type="Embed" ProgID="PBrush" ShapeID="_x0000_i1043" DrawAspect="Content" ObjectID="_1645015643" r:id="rId40"/>
              </w:object>
            </w:r>
          </w:p>
        </w:tc>
        <w:tc>
          <w:tcPr>
            <w:tcW w:w="1276" w:type="dxa"/>
          </w:tcPr>
          <w:p w14:paraId="7709590D" w14:textId="77777777" w:rsidR="00B1100B" w:rsidRPr="00030EC3" w:rsidRDefault="00B1100B" w:rsidP="00862D1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3CAA400F" w14:textId="77777777" w:rsidR="00B1100B" w:rsidRDefault="00B1100B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6A684E7F" w14:textId="77777777" w:rsidR="001E2248" w:rsidRDefault="001E2248" w:rsidP="001E2248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в таблице контактов выбрана строка с контактом, то при нажатии на кнопку выбранный контакт</w:t>
            </w:r>
            <w:r w:rsidR="00B62E8E">
              <w:rPr>
                <w:sz w:val="18"/>
                <w:szCs w:val="18"/>
              </w:rPr>
              <w:t xml:space="preserve"> удаляется</w:t>
            </w:r>
            <w:r>
              <w:rPr>
                <w:sz w:val="18"/>
                <w:szCs w:val="18"/>
              </w:rPr>
              <w:t xml:space="preserve">. В противном случае, при нажатии на кнопку </w:t>
            </w:r>
            <w:r w:rsidR="00A6173E">
              <w:rPr>
                <w:sz w:val="18"/>
                <w:szCs w:val="18"/>
              </w:rPr>
              <w:t xml:space="preserve">удаления </w:t>
            </w:r>
            <w:r>
              <w:rPr>
                <w:sz w:val="18"/>
                <w:szCs w:val="18"/>
              </w:rPr>
              <w:t>не происходит.</w:t>
            </w:r>
          </w:p>
          <w:p w14:paraId="3E98502E" w14:textId="77777777" w:rsidR="00B1100B" w:rsidRPr="005003E0" w:rsidRDefault="001E2248" w:rsidP="00270E83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Удаление </w:t>
            </w:r>
            <w:r w:rsidR="00B62E8E">
              <w:rPr>
                <w:sz w:val="18"/>
                <w:szCs w:val="18"/>
              </w:rPr>
              <w:t>записи</w:t>
            </w:r>
            <w:r>
              <w:rPr>
                <w:sz w:val="18"/>
                <w:szCs w:val="18"/>
              </w:rPr>
              <w:t xml:space="preserve"> должно быть явно подтверждено пользователем через запрос «Вы действительно хотите удалить выбранн</w:t>
            </w:r>
            <w:r w:rsidR="00270E83">
              <w:rPr>
                <w:sz w:val="18"/>
                <w:szCs w:val="18"/>
              </w:rPr>
              <w:t>ый</w:t>
            </w:r>
            <w:r>
              <w:rPr>
                <w:sz w:val="18"/>
                <w:szCs w:val="18"/>
              </w:rPr>
              <w:t xml:space="preserve"> </w:t>
            </w:r>
            <w:r w:rsidR="00270E83">
              <w:rPr>
                <w:sz w:val="18"/>
                <w:szCs w:val="18"/>
              </w:rPr>
              <w:t>контакт</w:t>
            </w:r>
            <w:r>
              <w:rPr>
                <w:sz w:val="18"/>
                <w:szCs w:val="18"/>
              </w:rPr>
              <w:t>? Да/Нет».</w:t>
            </w:r>
          </w:p>
        </w:tc>
      </w:tr>
      <w:tr w:rsidR="00BE2222" w14:paraId="7F38D4F9" w14:textId="77777777" w:rsidTr="00F429D9">
        <w:tc>
          <w:tcPr>
            <w:tcW w:w="9606" w:type="dxa"/>
            <w:gridSpan w:val="4"/>
          </w:tcPr>
          <w:p w14:paraId="2509ACD9" w14:textId="77777777" w:rsidR="00BE2222" w:rsidRPr="00B553B8" w:rsidRDefault="00BE2222" w:rsidP="00445360">
            <w:pPr>
              <w:ind w:firstLine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Таблица «Контакты клиента (адреса)»</w:t>
            </w:r>
          </w:p>
        </w:tc>
      </w:tr>
      <w:tr w:rsidR="00B1100B" w14:paraId="42C66630" w14:textId="77777777" w:rsidTr="00C6453D">
        <w:tc>
          <w:tcPr>
            <w:tcW w:w="1809" w:type="dxa"/>
            <w:shd w:val="clear" w:color="auto" w:fill="auto"/>
          </w:tcPr>
          <w:p w14:paraId="424F53FC" w14:textId="77777777" w:rsidR="00B1100B" w:rsidRPr="000B259D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адреса</w:t>
            </w:r>
          </w:p>
        </w:tc>
        <w:tc>
          <w:tcPr>
            <w:tcW w:w="1276" w:type="dxa"/>
          </w:tcPr>
          <w:p w14:paraId="7855CA61" w14:textId="77777777" w:rsidR="00B1100B" w:rsidRPr="00030EC3" w:rsidRDefault="00B1100B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0E41D14B" w14:textId="77777777" w:rsidR="004B33FE" w:rsidRPr="004B33FE" w:rsidRDefault="004B33FE" w:rsidP="004B33FE">
            <w:pPr>
              <w:ind w:firstLine="0"/>
              <w:jc w:val="center"/>
              <w:rPr>
                <w:sz w:val="18"/>
                <w:szCs w:val="18"/>
              </w:rPr>
            </w:pPr>
            <w:r w:rsidRPr="004B33FE">
              <w:rPr>
                <w:sz w:val="18"/>
                <w:szCs w:val="18"/>
              </w:rPr>
              <w:t>Адрес проживания</w:t>
            </w:r>
          </w:p>
          <w:p w14:paraId="0E06ED03" w14:textId="77777777" w:rsidR="004B33FE" w:rsidRPr="004B33FE" w:rsidRDefault="004B33FE" w:rsidP="004B33FE">
            <w:pPr>
              <w:ind w:firstLine="0"/>
              <w:jc w:val="center"/>
              <w:rPr>
                <w:sz w:val="18"/>
                <w:szCs w:val="18"/>
              </w:rPr>
            </w:pPr>
            <w:r w:rsidRPr="004B33FE">
              <w:rPr>
                <w:sz w:val="18"/>
                <w:szCs w:val="18"/>
              </w:rPr>
              <w:t>(совпадает с регистрацией)</w:t>
            </w:r>
          </w:p>
          <w:p w14:paraId="3ABF397F" w14:textId="77777777" w:rsidR="004B33FE" w:rsidRPr="004B33FE" w:rsidRDefault="004B33FE" w:rsidP="004B33FE">
            <w:pPr>
              <w:ind w:firstLine="0"/>
              <w:jc w:val="center"/>
              <w:rPr>
                <w:sz w:val="18"/>
                <w:szCs w:val="18"/>
              </w:rPr>
            </w:pPr>
            <w:r w:rsidRPr="004B33FE">
              <w:rPr>
                <w:sz w:val="18"/>
                <w:szCs w:val="18"/>
              </w:rPr>
              <w:t>Адрес рабочий1</w:t>
            </w:r>
          </w:p>
          <w:p w14:paraId="550D99D2" w14:textId="77777777" w:rsidR="00B1100B" w:rsidRDefault="004B33FE" w:rsidP="004B33FE">
            <w:pPr>
              <w:ind w:firstLine="0"/>
              <w:jc w:val="center"/>
              <w:rPr>
                <w:sz w:val="18"/>
                <w:szCs w:val="18"/>
              </w:rPr>
            </w:pPr>
            <w:r w:rsidRPr="004B33FE">
              <w:rPr>
                <w:sz w:val="18"/>
                <w:szCs w:val="18"/>
              </w:rPr>
              <w:t>Адрес рабочий2</w:t>
            </w:r>
          </w:p>
        </w:tc>
        <w:tc>
          <w:tcPr>
            <w:tcW w:w="4962" w:type="dxa"/>
            <w:shd w:val="clear" w:color="auto" w:fill="auto"/>
          </w:tcPr>
          <w:p w14:paraId="05D30195" w14:textId="77777777" w:rsidR="00B1100B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тип адреса клиента.</w:t>
            </w:r>
          </w:p>
          <w:p w14:paraId="0AF06103" w14:textId="77777777" w:rsidR="00B1100B" w:rsidRPr="005003E0" w:rsidRDefault="00B1100B" w:rsidP="0089254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Формат отображения типа адреса: Адрес «</w:t>
            </w:r>
            <w:proofErr w:type="spellStart"/>
            <w:r>
              <w:rPr>
                <w:sz w:val="18"/>
                <w:szCs w:val="18"/>
              </w:rPr>
              <w:t>тип_адреса</w:t>
            </w:r>
            <w:proofErr w:type="spellEnd"/>
            <w:r>
              <w:rPr>
                <w:sz w:val="18"/>
                <w:szCs w:val="18"/>
              </w:rPr>
              <w:t>».</w:t>
            </w:r>
          </w:p>
        </w:tc>
      </w:tr>
      <w:tr w:rsidR="00B1100B" w14:paraId="432775B4" w14:textId="77777777" w:rsidTr="00C6453D">
        <w:tc>
          <w:tcPr>
            <w:tcW w:w="1809" w:type="dxa"/>
            <w:shd w:val="clear" w:color="auto" w:fill="auto"/>
          </w:tcPr>
          <w:p w14:paraId="504B1ED2" w14:textId="77777777" w:rsidR="00B1100B" w:rsidRPr="000B259D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Адрес</w:t>
            </w:r>
          </w:p>
        </w:tc>
        <w:tc>
          <w:tcPr>
            <w:tcW w:w="1276" w:type="dxa"/>
          </w:tcPr>
          <w:p w14:paraId="6CEA40E4" w14:textId="77777777" w:rsidR="00B1100B" w:rsidRPr="00030EC3" w:rsidRDefault="00B1100B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71C86C87" w14:textId="77777777" w:rsidR="00B1100B" w:rsidRDefault="004B33FE" w:rsidP="006F3E4D">
            <w:pPr>
              <w:ind w:firstLine="0"/>
              <w:jc w:val="center"/>
              <w:rPr>
                <w:sz w:val="18"/>
                <w:szCs w:val="18"/>
              </w:rPr>
            </w:pPr>
            <w:r w:rsidRPr="004B33FE">
              <w:rPr>
                <w:sz w:val="18"/>
                <w:szCs w:val="18"/>
              </w:rPr>
              <w:t>123456, РФ, г. Москва, ул. Улица, д. 1, оф. 2</w:t>
            </w:r>
          </w:p>
        </w:tc>
        <w:tc>
          <w:tcPr>
            <w:tcW w:w="4962" w:type="dxa"/>
            <w:shd w:val="clear" w:color="auto" w:fill="auto"/>
          </w:tcPr>
          <w:p w14:paraId="30F86111" w14:textId="77777777" w:rsidR="00B1100B" w:rsidRDefault="00B1100B" w:rsidP="002D46E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информацию о полном адресе клиента.</w:t>
            </w:r>
          </w:p>
          <w:p w14:paraId="43B0A3EA" w14:textId="77777777" w:rsidR="00B1100B" w:rsidRDefault="00B1100B" w:rsidP="002D46E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Формат полного адреса: «Индекс», «Страна», «Населенный пункт», «Улица», «Дом», «Квартира/Офис/Строение».</w:t>
            </w:r>
          </w:p>
          <w:p w14:paraId="6A8D2092" w14:textId="77777777" w:rsidR="00B1100B" w:rsidRPr="005003E0" w:rsidRDefault="00B1100B" w:rsidP="005E236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Должна быть возможность скопировать адрес в буфер обмена.</w:t>
            </w:r>
          </w:p>
        </w:tc>
      </w:tr>
      <w:tr w:rsidR="00B1100B" w14:paraId="3B1C30D1" w14:textId="77777777" w:rsidTr="00C6453D">
        <w:tc>
          <w:tcPr>
            <w:tcW w:w="1809" w:type="dxa"/>
            <w:shd w:val="clear" w:color="auto" w:fill="auto"/>
          </w:tcPr>
          <w:p w14:paraId="566E4F75" w14:textId="77777777" w:rsidR="00B1100B" w:rsidRPr="000B259D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Основной</w:t>
            </w:r>
          </w:p>
        </w:tc>
        <w:tc>
          <w:tcPr>
            <w:tcW w:w="1276" w:type="dxa"/>
          </w:tcPr>
          <w:p w14:paraId="60EB2D18" w14:textId="77777777" w:rsidR="00B1100B" w:rsidRPr="00030EC3" w:rsidRDefault="00B1100B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1559" w:type="dxa"/>
          </w:tcPr>
          <w:p w14:paraId="392DD9A5" w14:textId="77777777" w:rsidR="00B1100B" w:rsidRDefault="00B1100B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2F03664F" w14:textId="77777777" w:rsidR="00B1100B" w:rsidRDefault="00B1100B" w:rsidP="00862D1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информацию о признаке контактного адреса «Основной».</w:t>
            </w:r>
          </w:p>
          <w:p w14:paraId="3078B699" w14:textId="77777777" w:rsidR="00B1100B" w:rsidRDefault="00B1100B" w:rsidP="00862D1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Редактируемое поле. Позволяет установить признак «Основной» для выбранного адреса.</w:t>
            </w:r>
          </w:p>
          <w:p w14:paraId="2201D384" w14:textId="77777777" w:rsidR="00B1100B" w:rsidRPr="005003E0" w:rsidRDefault="00B1100B" w:rsidP="00862D1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Признак «Основной» может быть установлен только у одного из адресов. При установке признака «Основной» для одного адреса данный признак должен очищаться у всех остальных адресов.</w:t>
            </w:r>
          </w:p>
        </w:tc>
      </w:tr>
      <w:tr w:rsidR="00B1100B" w14:paraId="2844C284" w14:textId="77777777" w:rsidTr="00C6453D">
        <w:tc>
          <w:tcPr>
            <w:tcW w:w="1809" w:type="dxa"/>
            <w:shd w:val="clear" w:color="auto" w:fill="auto"/>
          </w:tcPr>
          <w:p w14:paraId="43898ECD" w14:textId="77777777" w:rsidR="00B1100B" w:rsidRPr="000B259D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Почтовый</w:t>
            </w:r>
          </w:p>
        </w:tc>
        <w:tc>
          <w:tcPr>
            <w:tcW w:w="1276" w:type="dxa"/>
          </w:tcPr>
          <w:p w14:paraId="0F383640" w14:textId="77777777" w:rsidR="00B1100B" w:rsidRPr="00030EC3" w:rsidRDefault="00B1100B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1559" w:type="dxa"/>
          </w:tcPr>
          <w:p w14:paraId="7A85FEAD" w14:textId="77777777" w:rsidR="00B1100B" w:rsidRDefault="00B1100B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0188335B" w14:textId="77777777" w:rsidR="00B1100B" w:rsidRDefault="00B1100B" w:rsidP="00027738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информацию о признаке адреса «Почтовый».</w:t>
            </w:r>
          </w:p>
          <w:p w14:paraId="6126CAF3" w14:textId="77777777" w:rsidR="00B1100B" w:rsidRPr="005003E0" w:rsidRDefault="00B1100B" w:rsidP="00027738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Редактируемое поле. Позволяет установить признак «Почтовый» для выбранного адреса.</w:t>
            </w:r>
          </w:p>
        </w:tc>
      </w:tr>
      <w:tr w:rsidR="00BE2222" w14:paraId="6CB7B133" w14:textId="77777777" w:rsidTr="00F429D9">
        <w:tc>
          <w:tcPr>
            <w:tcW w:w="9606" w:type="dxa"/>
            <w:gridSpan w:val="4"/>
          </w:tcPr>
          <w:p w14:paraId="70E71904" w14:textId="77777777" w:rsidR="00BE2222" w:rsidRPr="005003E0" w:rsidRDefault="00BE2222" w:rsidP="00445360">
            <w:pPr>
              <w:ind w:firstLine="0"/>
              <w:rPr>
                <w:sz w:val="18"/>
                <w:szCs w:val="18"/>
              </w:rPr>
            </w:pPr>
            <w:r w:rsidRPr="004426D4">
              <w:rPr>
                <w:b/>
                <w:sz w:val="18"/>
                <w:szCs w:val="18"/>
              </w:rPr>
              <w:t>Командные кнопки таблицы «</w:t>
            </w:r>
            <w:r>
              <w:rPr>
                <w:b/>
                <w:sz w:val="18"/>
                <w:szCs w:val="18"/>
              </w:rPr>
              <w:t>К</w:t>
            </w:r>
            <w:r w:rsidRPr="004426D4">
              <w:rPr>
                <w:b/>
                <w:sz w:val="18"/>
                <w:szCs w:val="18"/>
              </w:rPr>
              <w:t>онтакты</w:t>
            </w:r>
            <w:r>
              <w:rPr>
                <w:b/>
                <w:sz w:val="18"/>
                <w:szCs w:val="18"/>
              </w:rPr>
              <w:t xml:space="preserve"> клиента (адреса)</w:t>
            </w:r>
            <w:r w:rsidRPr="004426D4">
              <w:rPr>
                <w:b/>
                <w:sz w:val="18"/>
                <w:szCs w:val="18"/>
              </w:rPr>
              <w:t>»</w:t>
            </w:r>
          </w:p>
        </w:tc>
      </w:tr>
      <w:tr w:rsidR="00B1100B" w14:paraId="6D5E10ED" w14:textId="77777777" w:rsidTr="00C6453D">
        <w:tc>
          <w:tcPr>
            <w:tcW w:w="1809" w:type="dxa"/>
            <w:shd w:val="clear" w:color="auto" w:fill="auto"/>
          </w:tcPr>
          <w:p w14:paraId="5E15F061" w14:textId="77777777" w:rsidR="00B1100B" w:rsidRPr="004426D4" w:rsidRDefault="00B1100B" w:rsidP="00862D1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Добавить </w:t>
            </w:r>
            <w:r>
              <w:object w:dxaOrig="255" w:dyaOrig="240" w14:anchorId="566279BB">
                <v:shape id="_x0000_i1044" type="#_x0000_t75" style="width:15pt;height:15pt" o:ole="">
                  <v:imagedata r:id="rId20" o:title=""/>
                </v:shape>
                <o:OLEObject Type="Embed" ProgID="PBrush" ShapeID="_x0000_i1044" DrawAspect="Content" ObjectID="_1645015644" r:id="rId41"/>
              </w:object>
            </w:r>
          </w:p>
        </w:tc>
        <w:tc>
          <w:tcPr>
            <w:tcW w:w="1276" w:type="dxa"/>
          </w:tcPr>
          <w:p w14:paraId="0AB3A703" w14:textId="77777777" w:rsidR="00B1100B" w:rsidRPr="00030EC3" w:rsidRDefault="00B1100B" w:rsidP="00862D1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291AD58A" w14:textId="77777777" w:rsidR="00B1100B" w:rsidRDefault="00B1100B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057ED27F" w14:textId="55C2EC9B" w:rsidR="00B1100B" w:rsidRPr="005003E0" w:rsidRDefault="00B1100B" w:rsidP="00637A66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открывается ЭФ добавления нового контактного адреса (</w:t>
            </w:r>
            <w:r w:rsidRPr="001A150F">
              <w:rPr>
                <w:b/>
                <w:sz w:val="18"/>
                <w:szCs w:val="18"/>
              </w:rPr>
              <w:fldChar w:fldCharType="begin"/>
            </w:r>
            <w:r w:rsidRPr="001A150F">
              <w:rPr>
                <w:b/>
                <w:sz w:val="18"/>
                <w:szCs w:val="18"/>
              </w:rPr>
              <w:instrText xml:space="preserve"> REF _Ref529880366 \h  \* MERGEFORMAT </w:instrText>
            </w:r>
            <w:r w:rsidRPr="001A150F">
              <w:rPr>
                <w:b/>
                <w:sz w:val="18"/>
                <w:szCs w:val="18"/>
              </w:rPr>
            </w:r>
            <w:r w:rsidRPr="001A150F">
              <w:rPr>
                <w:b/>
                <w:sz w:val="18"/>
                <w:szCs w:val="18"/>
              </w:rPr>
              <w:fldChar w:fldCharType="separate"/>
            </w:r>
            <w:r w:rsidR="00CA0105" w:rsidRPr="00BD28E0">
              <w:rPr>
                <w:b/>
                <w:sz w:val="18"/>
                <w:szCs w:val="18"/>
              </w:rPr>
              <w:t>Диалоговое окно «Добавить/Изменить адрес»</w:t>
            </w:r>
            <w:r w:rsidRPr="001A150F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).</w:t>
            </w:r>
          </w:p>
        </w:tc>
      </w:tr>
      <w:tr w:rsidR="00B1100B" w14:paraId="0EDA3A6E" w14:textId="77777777" w:rsidTr="00C6453D">
        <w:tc>
          <w:tcPr>
            <w:tcW w:w="1809" w:type="dxa"/>
            <w:shd w:val="clear" w:color="auto" w:fill="auto"/>
          </w:tcPr>
          <w:p w14:paraId="4CBC362E" w14:textId="77777777" w:rsidR="00B1100B" w:rsidRPr="004426D4" w:rsidRDefault="00B1100B" w:rsidP="00862D1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Изменить </w:t>
            </w:r>
            <w:r>
              <w:object w:dxaOrig="285" w:dyaOrig="255" w14:anchorId="1AE4CD22">
                <v:shape id="_x0000_i1045" type="#_x0000_t75" style="width:15pt;height:15pt" o:ole="">
                  <v:imagedata r:id="rId22" o:title=""/>
                </v:shape>
                <o:OLEObject Type="Embed" ProgID="PBrush" ShapeID="_x0000_i1045" DrawAspect="Content" ObjectID="_1645015645" r:id="rId42"/>
              </w:object>
            </w:r>
          </w:p>
        </w:tc>
        <w:tc>
          <w:tcPr>
            <w:tcW w:w="1276" w:type="dxa"/>
          </w:tcPr>
          <w:p w14:paraId="6B7753B5" w14:textId="77777777" w:rsidR="00B1100B" w:rsidRPr="00030EC3" w:rsidRDefault="00B1100B" w:rsidP="00862D1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5BD32E27" w14:textId="77777777" w:rsidR="00B1100B" w:rsidRDefault="00B1100B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4F9E817B" w14:textId="36400806" w:rsidR="00B1100B" w:rsidRPr="005003E0" w:rsidRDefault="007D6ABC" w:rsidP="007D6AB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в таблице адресов выбрана строка с адресом, то при нажатии на кнопку открывается ЭФ изменения выбранного адреса (</w:t>
            </w:r>
            <w:r w:rsidRPr="001A150F">
              <w:rPr>
                <w:b/>
                <w:sz w:val="18"/>
                <w:szCs w:val="18"/>
              </w:rPr>
              <w:fldChar w:fldCharType="begin"/>
            </w:r>
            <w:r w:rsidRPr="001A150F">
              <w:rPr>
                <w:b/>
                <w:sz w:val="18"/>
                <w:szCs w:val="18"/>
              </w:rPr>
              <w:instrText xml:space="preserve"> REF _Ref529880366 \h  \* MERGEFORMAT </w:instrText>
            </w:r>
            <w:r w:rsidRPr="001A150F">
              <w:rPr>
                <w:b/>
                <w:sz w:val="18"/>
                <w:szCs w:val="18"/>
              </w:rPr>
            </w:r>
            <w:r w:rsidRPr="001A150F">
              <w:rPr>
                <w:b/>
                <w:sz w:val="18"/>
                <w:szCs w:val="18"/>
              </w:rPr>
              <w:fldChar w:fldCharType="separate"/>
            </w:r>
            <w:r w:rsidR="00CA0105" w:rsidRPr="00BD28E0">
              <w:rPr>
                <w:b/>
                <w:sz w:val="18"/>
                <w:szCs w:val="18"/>
              </w:rPr>
              <w:t>Диалоговое окно «Добавить/Изменить адрес»</w:t>
            </w:r>
            <w:r w:rsidRPr="001A150F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). В противном случае, при нажатии на кнопку ничего не происходит.</w:t>
            </w:r>
          </w:p>
        </w:tc>
      </w:tr>
      <w:tr w:rsidR="00B1100B" w14:paraId="47D8FD6D" w14:textId="77777777" w:rsidTr="00C6453D">
        <w:tc>
          <w:tcPr>
            <w:tcW w:w="1809" w:type="dxa"/>
            <w:shd w:val="clear" w:color="auto" w:fill="auto"/>
          </w:tcPr>
          <w:p w14:paraId="65005345" w14:textId="77777777" w:rsidR="00B1100B" w:rsidRPr="004426D4" w:rsidRDefault="00B1100B" w:rsidP="00862D1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Удалить </w:t>
            </w:r>
            <w:r>
              <w:object w:dxaOrig="285" w:dyaOrig="255" w14:anchorId="569E4ECB">
                <v:shape id="_x0000_i1046" type="#_x0000_t75" style="width:15pt;height:15pt" o:ole="">
                  <v:imagedata r:id="rId24" o:title=""/>
                </v:shape>
                <o:OLEObject Type="Embed" ProgID="PBrush" ShapeID="_x0000_i1046" DrawAspect="Content" ObjectID="_1645015646" r:id="rId43"/>
              </w:object>
            </w:r>
          </w:p>
        </w:tc>
        <w:tc>
          <w:tcPr>
            <w:tcW w:w="1276" w:type="dxa"/>
          </w:tcPr>
          <w:p w14:paraId="58875894" w14:textId="77777777" w:rsidR="00B1100B" w:rsidRPr="00030EC3" w:rsidRDefault="00B1100B" w:rsidP="00862D1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5B5E0FCA" w14:textId="77777777" w:rsidR="00B1100B" w:rsidRDefault="00B1100B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4290930C" w14:textId="77777777" w:rsidR="007D6ABC" w:rsidRDefault="007D6ABC" w:rsidP="007D6AB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в таблице адресов выбрана строка с адресом, то при нажатии на кнопку выбранный адрес удаляется. В противном случае, при нажатии на кнопку удаления не происходит.</w:t>
            </w:r>
          </w:p>
          <w:p w14:paraId="3F6604F5" w14:textId="77777777" w:rsidR="00B1100B" w:rsidRPr="005003E0" w:rsidRDefault="007D6ABC" w:rsidP="00DB343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Удаление записи должно быть явно подтверждено пользователем через запрос «Вы действительно хотите удалить выбранный </w:t>
            </w:r>
            <w:r w:rsidR="00DB343F">
              <w:rPr>
                <w:sz w:val="18"/>
                <w:szCs w:val="18"/>
              </w:rPr>
              <w:t>адрес</w:t>
            </w:r>
            <w:r>
              <w:rPr>
                <w:sz w:val="18"/>
                <w:szCs w:val="18"/>
              </w:rPr>
              <w:t>? Да/Нет».</w:t>
            </w:r>
          </w:p>
        </w:tc>
      </w:tr>
    </w:tbl>
    <w:p w14:paraId="6A7F10F1" w14:textId="77777777" w:rsidR="005619C8" w:rsidRDefault="005619C8" w:rsidP="005619C8">
      <w:pPr>
        <w:ind w:firstLine="0"/>
      </w:pPr>
      <w:bookmarkStart w:id="67" w:name="_Ref15900509"/>
    </w:p>
    <w:p w14:paraId="27B9DF4B" w14:textId="77777777" w:rsidR="00D34F3D" w:rsidRPr="005619C8" w:rsidRDefault="00D34F3D" w:rsidP="005619C8">
      <w:pPr>
        <w:ind w:firstLine="0"/>
      </w:pPr>
      <w:r w:rsidRPr="005619C8">
        <w:t xml:space="preserve">В таблице «Помощники и их контакты» данные должны быть отсортированы по следующему принципу – наверху всегда отображается помощник с признаком «Основной». Далее сортировка </w:t>
      </w:r>
      <w:r w:rsidR="00575B45" w:rsidRPr="005619C8">
        <w:t xml:space="preserve">в алфавитном </w:t>
      </w:r>
      <w:r w:rsidRPr="005619C8">
        <w:t xml:space="preserve">порядке </w:t>
      </w:r>
      <w:r w:rsidR="00575B45" w:rsidRPr="005619C8">
        <w:t xml:space="preserve">по </w:t>
      </w:r>
      <w:r w:rsidRPr="005619C8">
        <w:t>возрастани</w:t>
      </w:r>
      <w:r w:rsidR="00575B45" w:rsidRPr="005619C8">
        <w:t>ю</w:t>
      </w:r>
      <w:r w:rsidRPr="005619C8">
        <w:t xml:space="preserve"> ФИО помощника.</w:t>
      </w:r>
    </w:p>
    <w:p w14:paraId="20B80FBF" w14:textId="77777777" w:rsidR="00812DCD" w:rsidRDefault="00575B45" w:rsidP="00575B45">
      <w:pPr>
        <w:ind w:firstLine="0"/>
      </w:pPr>
      <w:r>
        <w:lastRenderedPageBreak/>
        <w:t>В таблице «</w:t>
      </w:r>
      <w:r w:rsidRPr="00575B45">
        <w:t xml:space="preserve">Контакты клиента (телефон, </w:t>
      </w:r>
      <w:proofErr w:type="spellStart"/>
      <w:r w:rsidRPr="00575B45">
        <w:t>email</w:t>
      </w:r>
      <w:proofErr w:type="spellEnd"/>
      <w:r>
        <w:t xml:space="preserve">)» данные должны быть отсортированы </w:t>
      </w:r>
      <w:r w:rsidR="00812DCD">
        <w:t>в следующем порядке:</w:t>
      </w:r>
    </w:p>
    <w:p w14:paraId="5040E183" w14:textId="77777777" w:rsidR="00812DCD" w:rsidRDefault="00575B45" w:rsidP="009D096F">
      <w:pPr>
        <w:pStyle w:val="af5"/>
        <w:numPr>
          <w:ilvl w:val="0"/>
          <w:numId w:val="16"/>
        </w:numPr>
      </w:pPr>
      <w:r>
        <w:t xml:space="preserve">Тип контакта </w:t>
      </w:r>
      <w:r w:rsidR="00812DCD">
        <w:t>(</w:t>
      </w:r>
      <w:r w:rsidRPr="00575B45">
        <w:t>в алфавитном порядке по возрастанию</w:t>
      </w:r>
      <w:r w:rsidR="00812DCD">
        <w:t>);</w:t>
      </w:r>
    </w:p>
    <w:p w14:paraId="6418313C" w14:textId="77777777" w:rsidR="00575B45" w:rsidRDefault="007618F9" w:rsidP="009D096F">
      <w:pPr>
        <w:pStyle w:val="af5"/>
        <w:numPr>
          <w:ilvl w:val="0"/>
          <w:numId w:val="16"/>
        </w:numPr>
      </w:pPr>
      <w:r>
        <w:t>Внутри типа контакта наверху всегда отображается контакта данного типа с признаком «Основной».</w:t>
      </w:r>
      <w:r w:rsidR="000B2FD2" w:rsidRPr="000B2FD2">
        <w:t xml:space="preserve"> Далее сортировка в алфавитном порядке по возрастанию </w:t>
      </w:r>
      <w:r w:rsidR="000B2FD2">
        <w:t>контакта</w:t>
      </w:r>
      <w:r w:rsidR="000B2FD2" w:rsidRPr="000B2FD2">
        <w:t>.</w:t>
      </w:r>
    </w:p>
    <w:p w14:paraId="0F25B20D" w14:textId="77777777" w:rsidR="000B2FD2" w:rsidRDefault="000B2FD2" w:rsidP="000B2FD2">
      <w:pPr>
        <w:ind w:firstLine="0"/>
      </w:pPr>
      <w:r>
        <w:t xml:space="preserve">В таблице «Контакты клиента (адреса)» данные должны быть отсортированы в следующем порядке – наверху всегда отображается адрес с признаком «Основной». </w:t>
      </w:r>
      <w:r w:rsidRPr="000B2FD2">
        <w:t xml:space="preserve">Далее сортировка в алфавитном порядке по возрастанию </w:t>
      </w:r>
      <w:r w:rsidR="00243B1B">
        <w:t xml:space="preserve">полного </w:t>
      </w:r>
      <w:r>
        <w:t>адреса</w:t>
      </w:r>
      <w:r w:rsidRPr="000B2FD2">
        <w:t>.</w:t>
      </w:r>
    </w:p>
    <w:p w14:paraId="3F1BF8ED" w14:textId="03C5C7CD" w:rsidR="00DF3169" w:rsidRPr="00D112D7" w:rsidRDefault="00DF3169" w:rsidP="00DF3169">
      <w:pPr>
        <w:pStyle w:val="3"/>
      </w:pPr>
      <w:bookmarkStart w:id="68" w:name="_Ref528767021"/>
      <w:bookmarkStart w:id="69" w:name="_Toc25317500"/>
      <w:r>
        <w:t>Диалоговое окно «Активные операции (телефон)»</w:t>
      </w:r>
      <w:bookmarkEnd w:id="68"/>
      <w:bookmarkEnd w:id="69"/>
    </w:p>
    <w:p w14:paraId="2F2971E4" w14:textId="49C58F57" w:rsidR="00DF3169" w:rsidRPr="003730B0" w:rsidRDefault="00DF3169" w:rsidP="00DF3169">
      <w:pPr>
        <w:ind w:firstLine="0"/>
      </w:pPr>
      <w:r>
        <w:t xml:space="preserve">Эскиз диалогового окна для проведения активных операций по номеру телефона представлен на </w:t>
      </w:r>
      <w:r w:rsidRPr="00D8612B">
        <w:rPr>
          <w:b/>
        </w:rPr>
        <w:fldChar w:fldCharType="begin"/>
      </w:r>
      <w:r w:rsidRPr="00D8612B">
        <w:rPr>
          <w:b/>
        </w:rPr>
        <w:instrText xml:space="preserve"> REF _Ref528765976 \h </w:instrText>
      </w:r>
      <w:r>
        <w:rPr>
          <w:b/>
        </w:rPr>
        <w:instrText xml:space="preserve"> \* MERGEFORMAT </w:instrText>
      </w:r>
      <w:r w:rsidRPr="00D8612B">
        <w:rPr>
          <w:b/>
        </w:rPr>
      </w:r>
      <w:r w:rsidRPr="00D8612B">
        <w:rPr>
          <w:b/>
        </w:rPr>
        <w:fldChar w:fldCharType="separate"/>
      </w:r>
      <w:r w:rsidR="00CA0105" w:rsidRPr="00BD28E0">
        <w:rPr>
          <w:b/>
        </w:rPr>
        <w:t xml:space="preserve">Рисунок </w:t>
      </w:r>
      <w:r w:rsidR="00CA0105" w:rsidRPr="00BD28E0">
        <w:rPr>
          <w:b/>
          <w:noProof/>
        </w:rPr>
        <w:t>3</w:t>
      </w:r>
      <w:r w:rsidRPr="00D8612B">
        <w:rPr>
          <w:b/>
        </w:rPr>
        <w:fldChar w:fldCharType="end"/>
      </w:r>
      <w:r>
        <w:t>.</w:t>
      </w:r>
    </w:p>
    <w:p w14:paraId="640310D7" w14:textId="77777777" w:rsidR="00DF3169" w:rsidRDefault="00DF3169" w:rsidP="00DF3169">
      <w:pPr>
        <w:jc w:val="center"/>
      </w:pPr>
      <w:r>
        <w:rPr>
          <w:noProof/>
        </w:rPr>
        <w:drawing>
          <wp:inline distT="0" distB="0" distL="0" distR="0" wp14:anchorId="6ADDCFD1" wp14:editId="5A7A6D4D">
            <wp:extent cx="4708477" cy="2359527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598" cy="236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A0037" w14:textId="03399F56" w:rsidR="00DF3169" w:rsidRDefault="00DF3169" w:rsidP="00DF3169">
      <w:pPr>
        <w:pStyle w:val="ae"/>
        <w:jc w:val="center"/>
        <w:rPr>
          <w:sz w:val="18"/>
          <w:szCs w:val="18"/>
        </w:rPr>
      </w:pPr>
      <w:bookmarkStart w:id="70" w:name="_Ref528765976"/>
      <w:r w:rsidRPr="00BF349B">
        <w:rPr>
          <w:sz w:val="18"/>
          <w:szCs w:val="18"/>
        </w:rPr>
        <w:t xml:space="preserve">Рисунок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Рисунок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3</w:t>
      </w:r>
      <w:r w:rsidRPr="00BF349B">
        <w:rPr>
          <w:noProof/>
          <w:sz w:val="18"/>
          <w:szCs w:val="18"/>
        </w:rPr>
        <w:fldChar w:fldCharType="end"/>
      </w:r>
      <w:bookmarkEnd w:id="70"/>
      <w:r w:rsidRPr="00BF349B">
        <w:rPr>
          <w:sz w:val="18"/>
          <w:szCs w:val="18"/>
        </w:rPr>
        <w:t>. Эскиз диалогового окна «Активные операции (телефон)»</w:t>
      </w:r>
    </w:p>
    <w:p w14:paraId="68D71E56" w14:textId="285DE4FD" w:rsidR="00DF3169" w:rsidRPr="00BF349B" w:rsidRDefault="00DF3169" w:rsidP="00DF3169">
      <w:pPr>
        <w:pStyle w:val="ae"/>
        <w:rPr>
          <w:sz w:val="18"/>
          <w:szCs w:val="18"/>
        </w:rPr>
      </w:pPr>
      <w:r w:rsidRPr="00BF349B">
        <w:rPr>
          <w:sz w:val="18"/>
          <w:szCs w:val="18"/>
        </w:rPr>
        <w:t xml:space="preserve">Таблица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Таблица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3</w:t>
      </w:r>
      <w:r w:rsidRPr="00BF349B">
        <w:rPr>
          <w:noProof/>
          <w:sz w:val="18"/>
          <w:szCs w:val="18"/>
        </w:rPr>
        <w:fldChar w:fldCharType="end"/>
      </w:r>
      <w:r w:rsidRPr="00BF349B">
        <w:rPr>
          <w:sz w:val="18"/>
          <w:szCs w:val="18"/>
        </w:rPr>
        <w:t>. Описание полей диалогового окна «Активные операции (телефон)»</w:t>
      </w:r>
    </w:p>
    <w:tbl>
      <w:tblPr>
        <w:tblStyle w:val="af4"/>
        <w:tblW w:w="0" w:type="auto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6202"/>
      </w:tblGrid>
      <w:tr w:rsidR="00DF3169" w:rsidRPr="000557D6" w14:paraId="166D7040" w14:textId="77777777" w:rsidTr="00DF3169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1FB3B9B6" w14:textId="77777777" w:rsidR="00DF3169" w:rsidRPr="002E0FCE" w:rsidRDefault="00DF3169" w:rsidP="00DF3169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  <w:r>
              <w:rPr>
                <w:b/>
                <w:sz w:val="18"/>
                <w:szCs w:val="18"/>
              </w:rPr>
              <w:t>/Кнопка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4CE8473E" w14:textId="77777777" w:rsidR="00DF3169" w:rsidRPr="002E0FCE" w:rsidRDefault="00DF3169" w:rsidP="00DF3169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6202" w:type="dxa"/>
            <w:shd w:val="clear" w:color="auto" w:fill="D9D9D9" w:themeFill="background1" w:themeFillShade="D9"/>
          </w:tcPr>
          <w:p w14:paraId="06020459" w14:textId="77777777" w:rsidR="00DF3169" w:rsidRPr="002E0FCE" w:rsidRDefault="00DF3169" w:rsidP="00DF3169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DF3169" w14:paraId="56FE07E8" w14:textId="77777777" w:rsidTr="00DF3169">
        <w:tc>
          <w:tcPr>
            <w:tcW w:w="2093" w:type="dxa"/>
            <w:shd w:val="clear" w:color="auto" w:fill="auto"/>
          </w:tcPr>
          <w:p w14:paraId="7F77F747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контакта</w:t>
            </w:r>
          </w:p>
        </w:tc>
        <w:tc>
          <w:tcPr>
            <w:tcW w:w="1276" w:type="dxa"/>
          </w:tcPr>
          <w:p w14:paraId="38564931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6142B3F1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тип выбранного контакта, для которого была открыта ЭФ</w:t>
            </w:r>
          </w:p>
        </w:tc>
      </w:tr>
      <w:tr w:rsidR="00DF3169" w14:paraId="7F561233" w14:textId="77777777" w:rsidTr="00DF3169">
        <w:tc>
          <w:tcPr>
            <w:tcW w:w="2093" w:type="dxa"/>
            <w:shd w:val="clear" w:color="auto" w:fill="auto"/>
          </w:tcPr>
          <w:p w14:paraId="6A822393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Контакт</w:t>
            </w:r>
          </w:p>
        </w:tc>
        <w:tc>
          <w:tcPr>
            <w:tcW w:w="1276" w:type="dxa"/>
          </w:tcPr>
          <w:p w14:paraId="1D9BA582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77291D4D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телефонный номер выбранного контакта, для которого была открыта ЭФ</w:t>
            </w:r>
          </w:p>
        </w:tc>
      </w:tr>
      <w:tr w:rsidR="00DF3169" w14:paraId="4F191A90" w14:textId="77777777" w:rsidTr="00DF3169">
        <w:tc>
          <w:tcPr>
            <w:tcW w:w="2093" w:type="dxa"/>
            <w:shd w:val="clear" w:color="auto" w:fill="auto"/>
          </w:tcPr>
          <w:p w14:paraId="240518DA" w14:textId="77777777" w:rsidR="00DF3169" w:rsidRPr="00AA6F83" w:rsidRDefault="00DF3169" w:rsidP="00DF3169">
            <w:pPr>
              <w:ind w:firstLine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Комментарии к контакту:</w:t>
            </w:r>
          </w:p>
        </w:tc>
        <w:tc>
          <w:tcPr>
            <w:tcW w:w="1276" w:type="dxa"/>
          </w:tcPr>
          <w:p w14:paraId="72973371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Текстовое поле</w:t>
            </w:r>
          </w:p>
        </w:tc>
        <w:tc>
          <w:tcPr>
            <w:tcW w:w="6202" w:type="dxa"/>
            <w:shd w:val="clear" w:color="auto" w:fill="auto"/>
          </w:tcPr>
          <w:p w14:paraId="2D9D647F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Отображается текст комментария к контакту для соответствующего номера телефона. </w:t>
            </w:r>
          </w:p>
          <w:p w14:paraId="0A252C17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Должна быть возможность редактирования текста комментария к контакту в данной форме. </w:t>
            </w:r>
          </w:p>
        </w:tc>
      </w:tr>
      <w:tr w:rsidR="00DF3169" w14:paraId="317F5946" w14:textId="77777777" w:rsidTr="00DF3169">
        <w:tc>
          <w:tcPr>
            <w:tcW w:w="2093" w:type="dxa"/>
            <w:shd w:val="clear" w:color="auto" w:fill="auto"/>
          </w:tcPr>
          <w:p w14:paraId="111CE699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Запланированные и/или просроченные звонки: </w:t>
            </w:r>
            <w:r w:rsidRPr="00D826B8">
              <w:rPr>
                <w:sz w:val="18"/>
                <w:szCs w:val="18"/>
              </w:rPr>
              <w:t>{</w:t>
            </w:r>
            <w:r>
              <w:rPr>
                <w:sz w:val="18"/>
                <w:szCs w:val="18"/>
              </w:rPr>
              <w:t>Х</w:t>
            </w:r>
            <w:r w:rsidRPr="00D826B8">
              <w:rPr>
                <w:sz w:val="18"/>
                <w:szCs w:val="18"/>
              </w:rPr>
              <w:t>}</w:t>
            </w:r>
          </w:p>
        </w:tc>
        <w:tc>
          <w:tcPr>
            <w:tcW w:w="1276" w:type="dxa"/>
          </w:tcPr>
          <w:p w14:paraId="1CC73EB8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22BDE918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 тексте подписи значок «</w:t>
            </w:r>
            <w:r w:rsidRPr="00D826B8">
              <w:rPr>
                <w:sz w:val="18"/>
                <w:szCs w:val="18"/>
              </w:rPr>
              <w:t>{</w:t>
            </w:r>
            <w:r>
              <w:rPr>
                <w:sz w:val="18"/>
                <w:szCs w:val="18"/>
              </w:rPr>
              <w:t>Х</w:t>
            </w:r>
            <w:r w:rsidRPr="00D826B8">
              <w:rPr>
                <w:sz w:val="18"/>
                <w:szCs w:val="18"/>
              </w:rPr>
              <w:t>}</w:t>
            </w:r>
            <w:r>
              <w:rPr>
                <w:sz w:val="18"/>
                <w:szCs w:val="18"/>
              </w:rPr>
              <w:t>» заменяется реальным количеством записей в таблице.</w:t>
            </w:r>
          </w:p>
          <w:p w14:paraId="6AA405CC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срок запланированной активности просрочен, то соответствующая строка таблицы должна подсвечиваться бледно-красной заливкой.</w:t>
            </w:r>
          </w:p>
        </w:tc>
      </w:tr>
      <w:tr w:rsidR="00DF3169" w14:paraId="641BB76F" w14:textId="77777777" w:rsidTr="00DF3169">
        <w:tc>
          <w:tcPr>
            <w:tcW w:w="2093" w:type="dxa"/>
            <w:shd w:val="clear" w:color="auto" w:fill="auto"/>
          </w:tcPr>
          <w:p w14:paraId="7D909710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Дата/Время</w:t>
            </w:r>
          </w:p>
        </w:tc>
        <w:tc>
          <w:tcPr>
            <w:tcW w:w="1276" w:type="dxa"/>
          </w:tcPr>
          <w:p w14:paraId="2F002957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Столбец таблицы</w:t>
            </w:r>
          </w:p>
        </w:tc>
        <w:tc>
          <w:tcPr>
            <w:tcW w:w="6202" w:type="dxa"/>
            <w:shd w:val="clear" w:color="auto" w:fill="auto"/>
          </w:tcPr>
          <w:p w14:paraId="343EB111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 w:rsidRPr="00A226DF">
              <w:rPr>
                <w:sz w:val="18"/>
                <w:szCs w:val="18"/>
              </w:rPr>
              <w:t>Отображает информацию о Дате/</w:t>
            </w:r>
            <w:proofErr w:type="gramStart"/>
            <w:r w:rsidRPr="00A226DF">
              <w:rPr>
                <w:sz w:val="18"/>
                <w:szCs w:val="18"/>
              </w:rPr>
              <w:t>Времени</w:t>
            </w:r>
            <w:proofErr w:type="gramEnd"/>
            <w:r w:rsidRPr="00A226DF">
              <w:rPr>
                <w:sz w:val="18"/>
                <w:szCs w:val="18"/>
              </w:rPr>
              <w:t xml:space="preserve"> запланированного/просроченного звонка в соответствии с локальной временной зоной в настройках пользователя. Сортировка от старых к новым.</w:t>
            </w:r>
          </w:p>
        </w:tc>
      </w:tr>
      <w:tr w:rsidR="00DF3169" w14:paraId="4989B3CF" w14:textId="77777777" w:rsidTr="00DF3169">
        <w:tc>
          <w:tcPr>
            <w:tcW w:w="2093" w:type="dxa"/>
            <w:shd w:val="clear" w:color="auto" w:fill="auto"/>
          </w:tcPr>
          <w:p w14:paraId="16590A7F" w14:textId="77777777" w:rsidR="00DF3169" w:rsidRPr="00463048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</w:t>
            </w:r>
          </w:p>
        </w:tc>
        <w:tc>
          <w:tcPr>
            <w:tcW w:w="1276" w:type="dxa"/>
          </w:tcPr>
          <w:p w14:paraId="70F47690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Столбец таблицы</w:t>
            </w:r>
          </w:p>
        </w:tc>
        <w:tc>
          <w:tcPr>
            <w:tcW w:w="6202" w:type="dxa"/>
            <w:shd w:val="clear" w:color="auto" w:fill="auto"/>
          </w:tcPr>
          <w:p w14:paraId="6D7556A4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 w:rsidRPr="004C45CB">
              <w:rPr>
                <w:sz w:val="18"/>
                <w:szCs w:val="18"/>
              </w:rPr>
              <w:t>Открывает диалоговое окно редактирования деталей выбранного звонка. После редактирования деталей обновляются данные в таблице звонков текущей ЭФ.</w:t>
            </w:r>
          </w:p>
        </w:tc>
      </w:tr>
      <w:tr w:rsidR="00DF3169" w14:paraId="223BD7A9" w14:textId="77777777" w:rsidTr="00DF3169">
        <w:tc>
          <w:tcPr>
            <w:tcW w:w="2093" w:type="dxa"/>
            <w:shd w:val="clear" w:color="auto" w:fill="auto"/>
          </w:tcPr>
          <w:p w14:paraId="42C3EB22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Тема</w:t>
            </w:r>
          </w:p>
        </w:tc>
        <w:tc>
          <w:tcPr>
            <w:tcW w:w="1276" w:type="dxa"/>
          </w:tcPr>
          <w:p w14:paraId="71205682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Столбец таблицы</w:t>
            </w:r>
          </w:p>
        </w:tc>
        <w:tc>
          <w:tcPr>
            <w:tcW w:w="6202" w:type="dxa"/>
            <w:shd w:val="clear" w:color="auto" w:fill="auto"/>
          </w:tcPr>
          <w:p w14:paraId="00A3AD4B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информацию о теме запланированного звонка</w:t>
            </w:r>
          </w:p>
        </w:tc>
      </w:tr>
      <w:tr w:rsidR="00DF3169" w14:paraId="7D06B663" w14:textId="77777777" w:rsidTr="00DF3169">
        <w:tc>
          <w:tcPr>
            <w:tcW w:w="2093" w:type="dxa"/>
            <w:shd w:val="clear" w:color="auto" w:fill="auto"/>
          </w:tcPr>
          <w:p w14:paraId="6CCD37D3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Статус</w:t>
            </w:r>
          </w:p>
        </w:tc>
        <w:tc>
          <w:tcPr>
            <w:tcW w:w="1276" w:type="dxa"/>
          </w:tcPr>
          <w:p w14:paraId="17E37F4C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Столбец таблицы</w:t>
            </w:r>
          </w:p>
        </w:tc>
        <w:tc>
          <w:tcPr>
            <w:tcW w:w="6202" w:type="dxa"/>
            <w:shd w:val="clear" w:color="auto" w:fill="auto"/>
          </w:tcPr>
          <w:p w14:paraId="0D973631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информацию о статусе запланированного звонка</w:t>
            </w:r>
          </w:p>
        </w:tc>
      </w:tr>
      <w:tr w:rsidR="00DF3169" w14:paraId="4B79B621" w14:textId="77777777" w:rsidTr="00DF3169">
        <w:tc>
          <w:tcPr>
            <w:tcW w:w="2093" w:type="dxa"/>
            <w:shd w:val="clear" w:color="auto" w:fill="auto"/>
          </w:tcPr>
          <w:p w14:paraId="058FE3D6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Пользователь</w:t>
            </w:r>
          </w:p>
        </w:tc>
        <w:tc>
          <w:tcPr>
            <w:tcW w:w="1276" w:type="dxa"/>
          </w:tcPr>
          <w:p w14:paraId="7C24438F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Столбец таблицы</w:t>
            </w:r>
          </w:p>
        </w:tc>
        <w:tc>
          <w:tcPr>
            <w:tcW w:w="6202" w:type="dxa"/>
            <w:shd w:val="clear" w:color="auto" w:fill="auto"/>
          </w:tcPr>
          <w:p w14:paraId="1640B558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информацию о ФИО пользователя, на которого запланирован звонок</w:t>
            </w:r>
          </w:p>
        </w:tc>
      </w:tr>
      <w:tr w:rsidR="00DF3169" w14:paraId="4353F8DA" w14:textId="77777777" w:rsidTr="00DF3169">
        <w:tc>
          <w:tcPr>
            <w:tcW w:w="2093" w:type="dxa"/>
            <w:shd w:val="clear" w:color="auto" w:fill="auto"/>
          </w:tcPr>
          <w:p w14:paraId="174CDC91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Комментарий</w:t>
            </w:r>
          </w:p>
        </w:tc>
        <w:tc>
          <w:tcPr>
            <w:tcW w:w="1276" w:type="dxa"/>
          </w:tcPr>
          <w:p w14:paraId="7AB67293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Столбец таблицы</w:t>
            </w:r>
          </w:p>
        </w:tc>
        <w:tc>
          <w:tcPr>
            <w:tcW w:w="6202" w:type="dxa"/>
            <w:shd w:val="clear" w:color="auto" w:fill="auto"/>
          </w:tcPr>
          <w:p w14:paraId="445671AE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 w:rsidRPr="00C23BBE">
              <w:rPr>
                <w:sz w:val="18"/>
                <w:szCs w:val="18"/>
              </w:rPr>
              <w:t>Отображает</w:t>
            </w:r>
            <w:r>
              <w:rPr>
                <w:sz w:val="18"/>
                <w:szCs w:val="18"/>
              </w:rPr>
              <w:t>/скрывает</w:t>
            </w:r>
            <w:r w:rsidRPr="00C23BBE">
              <w:rPr>
                <w:sz w:val="18"/>
                <w:szCs w:val="18"/>
              </w:rPr>
              <w:t xml:space="preserve"> информацию о комментарии к звонку</w:t>
            </w:r>
          </w:p>
        </w:tc>
      </w:tr>
      <w:tr w:rsidR="00DF3169" w14:paraId="77913867" w14:textId="77777777" w:rsidTr="00DF3169">
        <w:tc>
          <w:tcPr>
            <w:tcW w:w="2093" w:type="dxa"/>
            <w:shd w:val="clear" w:color="auto" w:fill="auto"/>
          </w:tcPr>
          <w:p w14:paraId="077E9878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Завершить</w:t>
            </w:r>
          </w:p>
        </w:tc>
        <w:tc>
          <w:tcPr>
            <w:tcW w:w="1276" w:type="dxa"/>
          </w:tcPr>
          <w:p w14:paraId="1EABDBD5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Столбец таблицы</w:t>
            </w:r>
          </w:p>
        </w:tc>
        <w:tc>
          <w:tcPr>
            <w:tcW w:w="6202" w:type="dxa"/>
            <w:shd w:val="clear" w:color="auto" w:fill="auto"/>
          </w:tcPr>
          <w:p w14:paraId="421D429C" w14:textId="77777777" w:rsidR="00DF3169" w:rsidRPr="00D86B80" w:rsidRDefault="00DF3169" w:rsidP="00DF3169">
            <w:pPr>
              <w:ind w:firstLine="0"/>
              <w:rPr>
                <w:sz w:val="18"/>
                <w:szCs w:val="18"/>
              </w:rPr>
            </w:pPr>
            <w:r w:rsidRPr="004C45CB">
              <w:rPr>
                <w:sz w:val="18"/>
                <w:szCs w:val="18"/>
              </w:rPr>
              <w:t xml:space="preserve">Открывается диалоговое окно завершения выбранного звонка. </w:t>
            </w:r>
            <w:r>
              <w:rPr>
                <w:sz w:val="18"/>
                <w:szCs w:val="18"/>
              </w:rPr>
              <w:t xml:space="preserve">Завершенный </w:t>
            </w:r>
            <w:r w:rsidRPr="004C45CB">
              <w:rPr>
                <w:sz w:val="18"/>
                <w:szCs w:val="18"/>
              </w:rPr>
              <w:t xml:space="preserve">звонок </w:t>
            </w:r>
            <w:r>
              <w:rPr>
                <w:sz w:val="18"/>
                <w:szCs w:val="18"/>
              </w:rPr>
              <w:t xml:space="preserve">должен удаляться </w:t>
            </w:r>
            <w:r w:rsidRPr="004C45CB">
              <w:rPr>
                <w:sz w:val="18"/>
                <w:szCs w:val="18"/>
              </w:rPr>
              <w:t>из таблицы звонков текущей ЭФ.</w:t>
            </w:r>
          </w:p>
        </w:tc>
      </w:tr>
      <w:tr w:rsidR="00DF3169" w14:paraId="0DA60132" w14:textId="77777777" w:rsidTr="00DF3169">
        <w:tc>
          <w:tcPr>
            <w:tcW w:w="9571" w:type="dxa"/>
            <w:gridSpan w:val="3"/>
            <w:shd w:val="clear" w:color="auto" w:fill="auto"/>
          </w:tcPr>
          <w:p w14:paraId="192DD08A" w14:textId="77777777" w:rsidR="00DF3169" w:rsidRPr="00835B4F" w:rsidRDefault="00DF3169" w:rsidP="00DF3169">
            <w:pPr>
              <w:ind w:firstLine="0"/>
              <w:rPr>
                <w:b/>
                <w:sz w:val="18"/>
                <w:szCs w:val="18"/>
              </w:rPr>
            </w:pPr>
            <w:r w:rsidRPr="00835B4F">
              <w:rPr>
                <w:b/>
                <w:sz w:val="18"/>
                <w:szCs w:val="18"/>
              </w:rPr>
              <w:t>Кнопки</w:t>
            </w:r>
          </w:p>
        </w:tc>
      </w:tr>
      <w:tr w:rsidR="00DF3169" w14:paraId="4C65A8F8" w14:textId="77777777" w:rsidTr="00DF3169">
        <w:tc>
          <w:tcPr>
            <w:tcW w:w="2093" w:type="dxa"/>
            <w:shd w:val="clear" w:color="auto" w:fill="auto"/>
          </w:tcPr>
          <w:p w14:paraId="3488A472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Вызов</w:t>
            </w:r>
          </w:p>
        </w:tc>
        <w:tc>
          <w:tcPr>
            <w:tcW w:w="1276" w:type="dxa"/>
          </w:tcPr>
          <w:p w14:paraId="7919759D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202" w:type="dxa"/>
            <w:shd w:val="clear" w:color="auto" w:fill="auto"/>
          </w:tcPr>
          <w:p w14:paraId="60C1FDD2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должен открываться стандартный диалог создания завершенной активности.</w:t>
            </w:r>
          </w:p>
          <w:p w14:paraId="0D334FD0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 диалоговом окне создания завершенного звонка заполнены следующие данные:</w:t>
            </w:r>
          </w:p>
          <w:p w14:paraId="04898EF8" w14:textId="77777777" w:rsidR="00DF3169" w:rsidRDefault="00DF3169" w:rsidP="00DF3169">
            <w:pPr>
              <w:pStyle w:val="af5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активности: Звонок;</w:t>
            </w:r>
          </w:p>
          <w:p w14:paraId="2C3E809C" w14:textId="77777777" w:rsidR="00DF3169" w:rsidRDefault="00DF3169" w:rsidP="00DF3169">
            <w:pPr>
              <w:pStyle w:val="af5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 звонка: Текущая дата;</w:t>
            </w:r>
          </w:p>
          <w:p w14:paraId="74D8A335" w14:textId="77777777" w:rsidR="00DF3169" w:rsidRDefault="00DF3169" w:rsidP="00DF3169">
            <w:pPr>
              <w:pStyle w:val="af5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Пользователь: Текущий пользователь;</w:t>
            </w:r>
          </w:p>
          <w:p w14:paraId="35FA0D7C" w14:textId="77777777" w:rsidR="00DF3169" w:rsidRPr="00576333" w:rsidRDefault="00DF3169" w:rsidP="00DF3169">
            <w:pPr>
              <w:pStyle w:val="af5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Статус: Завершен.</w:t>
            </w:r>
          </w:p>
          <w:p w14:paraId="54E410CF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 умолчанию курсор должен быть установлен в поле «Комментарий».</w:t>
            </w:r>
          </w:p>
        </w:tc>
      </w:tr>
      <w:tr w:rsidR="00DF3169" w14:paraId="5E7B2DFD" w14:textId="77777777" w:rsidTr="00DF3169">
        <w:tc>
          <w:tcPr>
            <w:tcW w:w="2093" w:type="dxa"/>
            <w:shd w:val="clear" w:color="auto" w:fill="auto"/>
            <w:vAlign w:val="center"/>
          </w:tcPr>
          <w:p w14:paraId="73100EC7" w14:textId="77777777" w:rsidR="00DF3169" w:rsidRPr="00853A1F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Запланировать звонок</w:t>
            </w:r>
          </w:p>
        </w:tc>
        <w:tc>
          <w:tcPr>
            <w:tcW w:w="1276" w:type="dxa"/>
          </w:tcPr>
          <w:p w14:paraId="4A13DC95" w14:textId="77777777" w:rsidR="00DF3169" w:rsidRPr="002E0FCE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202" w:type="dxa"/>
            <w:shd w:val="clear" w:color="auto" w:fill="auto"/>
          </w:tcPr>
          <w:p w14:paraId="7702165E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должен открываться стандартный диалог создания активности с типом «Звонок».</w:t>
            </w:r>
          </w:p>
          <w:p w14:paraId="262116FA" w14:textId="77777777" w:rsidR="00DF3169" w:rsidRPr="004E34B8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Курсор должен быть установлен в поле «Комментарий».</w:t>
            </w:r>
          </w:p>
        </w:tc>
      </w:tr>
      <w:tr w:rsidR="00DF3169" w14:paraId="1756B8CB" w14:textId="77777777" w:rsidTr="00DF3169">
        <w:tc>
          <w:tcPr>
            <w:tcW w:w="2093" w:type="dxa"/>
            <w:shd w:val="clear" w:color="auto" w:fill="auto"/>
            <w:vAlign w:val="center"/>
          </w:tcPr>
          <w:p w14:paraId="36A03374" w14:textId="77777777" w:rsidR="00DF3169" w:rsidRPr="00186FA1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Контакты</w:t>
            </w:r>
          </w:p>
        </w:tc>
        <w:tc>
          <w:tcPr>
            <w:tcW w:w="1276" w:type="dxa"/>
          </w:tcPr>
          <w:p w14:paraId="3AE2BC3D" w14:textId="77777777" w:rsidR="00DF3169" w:rsidRPr="002E0FCE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202" w:type="dxa"/>
            <w:shd w:val="clear" w:color="auto" w:fill="auto"/>
          </w:tcPr>
          <w:p w14:paraId="275C347F" w14:textId="77777777" w:rsidR="00DF3169" w:rsidRPr="005003E0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закрывается текущее диалоговое окно и открывается закладка «Контакты» ОЭФ Клиенты.</w:t>
            </w:r>
          </w:p>
        </w:tc>
      </w:tr>
      <w:tr w:rsidR="00DF3169" w14:paraId="6E56A425" w14:textId="77777777" w:rsidTr="00DF3169">
        <w:tc>
          <w:tcPr>
            <w:tcW w:w="2093" w:type="dxa"/>
            <w:shd w:val="clear" w:color="auto" w:fill="auto"/>
            <w:vAlign w:val="center"/>
          </w:tcPr>
          <w:p w14:paraId="74FBF040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Сохранить</w:t>
            </w:r>
          </w:p>
        </w:tc>
        <w:tc>
          <w:tcPr>
            <w:tcW w:w="1276" w:type="dxa"/>
          </w:tcPr>
          <w:p w14:paraId="003CC369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202" w:type="dxa"/>
            <w:shd w:val="clear" w:color="auto" w:fill="auto"/>
          </w:tcPr>
          <w:p w14:paraId="362145DF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При нажатии на кнопку происходит сохранение комментария к контакту. </w:t>
            </w:r>
          </w:p>
          <w:p w14:paraId="358254BB" w14:textId="77777777" w:rsidR="00DF3169" w:rsidRPr="008E6151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</w:t>
            </w:r>
            <w:r w:rsidRPr="008E6151">
              <w:rPr>
                <w:sz w:val="18"/>
                <w:szCs w:val="18"/>
              </w:rPr>
              <w:t xml:space="preserve">зменения </w:t>
            </w:r>
            <w:r>
              <w:rPr>
                <w:sz w:val="18"/>
                <w:szCs w:val="18"/>
              </w:rPr>
              <w:t xml:space="preserve">комментария должны </w:t>
            </w:r>
            <w:proofErr w:type="spellStart"/>
            <w:r w:rsidRPr="008E6151">
              <w:rPr>
                <w:sz w:val="18"/>
                <w:szCs w:val="18"/>
              </w:rPr>
              <w:t>логироваться</w:t>
            </w:r>
            <w:proofErr w:type="spellEnd"/>
            <w:r w:rsidRPr="008E6151">
              <w:rPr>
                <w:sz w:val="18"/>
                <w:szCs w:val="18"/>
              </w:rPr>
              <w:t xml:space="preserve"> с сохранением следующих данных:</w:t>
            </w:r>
          </w:p>
          <w:p w14:paraId="63F94E31" w14:textId="77777777" w:rsidR="00DF3169" w:rsidRPr="008E6151" w:rsidRDefault="00DF3169" w:rsidP="00DF3169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8E6151">
              <w:rPr>
                <w:sz w:val="18"/>
                <w:szCs w:val="18"/>
              </w:rPr>
              <w:t>Дата изменения;</w:t>
            </w:r>
          </w:p>
          <w:p w14:paraId="6E3999D8" w14:textId="77777777" w:rsidR="00DF3169" w:rsidRPr="008E6151" w:rsidRDefault="00DF3169" w:rsidP="00DF3169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8E6151">
              <w:rPr>
                <w:sz w:val="18"/>
                <w:szCs w:val="18"/>
              </w:rPr>
              <w:t>Автор изменения;</w:t>
            </w:r>
          </w:p>
          <w:p w14:paraId="32CFF0D3" w14:textId="77777777" w:rsidR="00DF3169" w:rsidRPr="00901D4E" w:rsidRDefault="00DF3169" w:rsidP="00DF3169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901D4E">
              <w:rPr>
                <w:sz w:val="18"/>
                <w:szCs w:val="18"/>
              </w:rPr>
              <w:t>Старое и новое значение.</w:t>
            </w:r>
          </w:p>
        </w:tc>
      </w:tr>
      <w:tr w:rsidR="00DF3169" w14:paraId="312DC42A" w14:textId="77777777" w:rsidTr="00DF3169">
        <w:tc>
          <w:tcPr>
            <w:tcW w:w="2093" w:type="dxa"/>
            <w:shd w:val="clear" w:color="auto" w:fill="auto"/>
            <w:vAlign w:val="center"/>
          </w:tcPr>
          <w:p w14:paraId="0CE402F3" w14:textId="77777777" w:rsidR="00DF3169" w:rsidRPr="00186FA1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Отмена</w:t>
            </w:r>
          </w:p>
        </w:tc>
        <w:tc>
          <w:tcPr>
            <w:tcW w:w="1276" w:type="dxa"/>
          </w:tcPr>
          <w:p w14:paraId="2251E026" w14:textId="77777777" w:rsidR="00DF3169" w:rsidRPr="002E0FCE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202" w:type="dxa"/>
            <w:shd w:val="clear" w:color="auto" w:fill="auto"/>
          </w:tcPr>
          <w:p w14:paraId="3A10CA4D" w14:textId="77777777" w:rsidR="00DF3169" w:rsidRPr="005003E0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закрывается текущее диалоговое окно.</w:t>
            </w:r>
          </w:p>
        </w:tc>
      </w:tr>
    </w:tbl>
    <w:p w14:paraId="43CB5114" w14:textId="77777777" w:rsidR="00DF3169" w:rsidRPr="00AB53B9" w:rsidRDefault="00DF3169" w:rsidP="00DF3169"/>
    <w:p w14:paraId="69F25397" w14:textId="77777777" w:rsidR="00DF3169" w:rsidRPr="00D112D7" w:rsidRDefault="00DF3169" w:rsidP="00DF3169">
      <w:pPr>
        <w:pStyle w:val="3"/>
      </w:pPr>
      <w:bookmarkStart w:id="71" w:name="_Ref528766962"/>
      <w:bookmarkStart w:id="72" w:name="_Toc25317501"/>
      <w:r>
        <w:t>Диалоговое окно «Активные операции (</w:t>
      </w:r>
      <w:r>
        <w:rPr>
          <w:lang w:val="en-US"/>
        </w:rPr>
        <w:t>e</w:t>
      </w:r>
      <w:r w:rsidRPr="00D112D7">
        <w:t>-</w:t>
      </w:r>
      <w:r>
        <w:rPr>
          <w:lang w:val="en-US"/>
        </w:rPr>
        <w:t>mail</w:t>
      </w:r>
      <w:r>
        <w:t>)»</w:t>
      </w:r>
      <w:bookmarkEnd w:id="71"/>
      <w:bookmarkEnd w:id="72"/>
    </w:p>
    <w:p w14:paraId="107DB434" w14:textId="70D0B2E1" w:rsidR="00DF3169" w:rsidRPr="003730B0" w:rsidRDefault="00DF3169" w:rsidP="00DF3169">
      <w:pPr>
        <w:ind w:firstLine="0"/>
      </w:pPr>
      <w:r>
        <w:t xml:space="preserve">Эскиз диалогового окна для проведения активных операций по </w:t>
      </w:r>
      <w:r>
        <w:rPr>
          <w:lang w:val="en-US"/>
        </w:rPr>
        <w:t>e</w:t>
      </w:r>
      <w:r w:rsidRPr="00D112D7">
        <w:t>-</w:t>
      </w:r>
      <w:r>
        <w:rPr>
          <w:lang w:val="en-US"/>
        </w:rPr>
        <w:t>mail</w:t>
      </w:r>
      <w:r w:rsidRPr="00D112D7">
        <w:t xml:space="preserve"> </w:t>
      </w:r>
      <w:r>
        <w:t xml:space="preserve">адресу представлен на </w:t>
      </w:r>
      <w:r w:rsidRPr="00510796">
        <w:rPr>
          <w:b/>
        </w:rPr>
        <w:fldChar w:fldCharType="begin"/>
      </w:r>
      <w:r w:rsidRPr="00510796">
        <w:rPr>
          <w:b/>
        </w:rPr>
        <w:instrText xml:space="preserve"> REF _Ref528766024 \h </w:instrText>
      </w:r>
      <w:r>
        <w:rPr>
          <w:b/>
        </w:rPr>
        <w:instrText xml:space="preserve"> \* MERGEFORMAT </w:instrText>
      </w:r>
      <w:r w:rsidRPr="00510796">
        <w:rPr>
          <w:b/>
        </w:rPr>
      </w:r>
      <w:r w:rsidRPr="00510796">
        <w:rPr>
          <w:b/>
        </w:rPr>
        <w:fldChar w:fldCharType="separate"/>
      </w:r>
      <w:r w:rsidR="00CA0105" w:rsidRPr="00BD28E0">
        <w:rPr>
          <w:b/>
        </w:rPr>
        <w:t xml:space="preserve">Рисунок </w:t>
      </w:r>
      <w:r w:rsidR="00CA0105" w:rsidRPr="00BD28E0">
        <w:rPr>
          <w:b/>
          <w:noProof/>
        </w:rPr>
        <w:t>4</w:t>
      </w:r>
      <w:r w:rsidRPr="00510796">
        <w:rPr>
          <w:b/>
        </w:rPr>
        <w:fldChar w:fldCharType="end"/>
      </w:r>
      <w:r>
        <w:t>.</w:t>
      </w:r>
    </w:p>
    <w:p w14:paraId="4176FB65" w14:textId="77777777" w:rsidR="00DF3169" w:rsidRPr="00C77BAD" w:rsidRDefault="00DF3169" w:rsidP="00DF316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BFFDDD" wp14:editId="517AC76C">
            <wp:extent cx="2811439" cy="1446870"/>
            <wp:effectExtent l="0" t="0" r="825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675" cy="1446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16A1" w14:textId="05A88A8E" w:rsidR="00DF3169" w:rsidRPr="00471827" w:rsidRDefault="00DF3169" w:rsidP="00DF3169">
      <w:pPr>
        <w:pStyle w:val="ae"/>
        <w:jc w:val="center"/>
        <w:rPr>
          <w:sz w:val="18"/>
          <w:szCs w:val="18"/>
        </w:rPr>
      </w:pPr>
      <w:bookmarkStart w:id="73" w:name="_Ref528766024"/>
      <w:r w:rsidRPr="00471827">
        <w:rPr>
          <w:sz w:val="18"/>
          <w:szCs w:val="18"/>
        </w:rPr>
        <w:t xml:space="preserve">Рисунок </w:t>
      </w:r>
      <w:r w:rsidRPr="00471827">
        <w:rPr>
          <w:sz w:val="18"/>
          <w:szCs w:val="18"/>
        </w:rPr>
        <w:fldChar w:fldCharType="begin"/>
      </w:r>
      <w:r w:rsidRPr="00471827">
        <w:rPr>
          <w:sz w:val="18"/>
          <w:szCs w:val="18"/>
        </w:rPr>
        <w:instrText xml:space="preserve"> SEQ Рисунок \* ARABIC </w:instrText>
      </w:r>
      <w:r w:rsidRPr="00471827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4</w:t>
      </w:r>
      <w:r w:rsidRPr="00471827">
        <w:rPr>
          <w:noProof/>
          <w:sz w:val="18"/>
          <w:szCs w:val="18"/>
        </w:rPr>
        <w:fldChar w:fldCharType="end"/>
      </w:r>
      <w:bookmarkEnd w:id="73"/>
      <w:r w:rsidRPr="00471827">
        <w:rPr>
          <w:sz w:val="18"/>
          <w:szCs w:val="18"/>
        </w:rPr>
        <w:t>. Эскиз диалогового окна «Активные операции (</w:t>
      </w:r>
      <w:r w:rsidRPr="00471827">
        <w:rPr>
          <w:sz w:val="18"/>
          <w:szCs w:val="18"/>
          <w:lang w:val="en-US"/>
        </w:rPr>
        <w:t>e</w:t>
      </w:r>
      <w:r w:rsidRPr="00D112D7">
        <w:rPr>
          <w:sz w:val="18"/>
          <w:szCs w:val="18"/>
        </w:rPr>
        <w:t>-</w:t>
      </w:r>
      <w:r w:rsidRPr="00471827">
        <w:rPr>
          <w:sz w:val="18"/>
          <w:szCs w:val="18"/>
          <w:lang w:val="en-US"/>
        </w:rPr>
        <w:t>mail</w:t>
      </w:r>
      <w:r w:rsidRPr="00471827">
        <w:rPr>
          <w:sz w:val="18"/>
          <w:szCs w:val="18"/>
        </w:rPr>
        <w:t>)»</w:t>
      </w:r>
    </w:p>
    <w:p w14:paraId="1B4BD62A" w14:textId="6D7EF83B" w:rsidR="00DF3169" w:rsidRPr="00471827" w:rsidRDefault="00DF3169" w:rsidP="00DF3169">
      <w:pPr>
        <w:pStyle w:val="ae"/>
        <w:rPr>
          <w:sz w:val="18"/>
          <w:szCs w:val="18"/>
        </w:rPr>
      </w:pPr>
      <w:r w:rsidRPr="00471827">
        <w:rPr>
          <w:sz w:val="18"/>
          <w:szCs w:val="18"/>
        </w:rPr>
        <w:t xml:space="preserve">Таблица </w:t>
      </w:r>
      <w:r w:rsidRPr="00471827">
        <w:rPr>
          <w:sz w:val="18"/>
          <w:szCs w:val="18"/>
        </w:rPr>
        <w:fldChar w:fldCharType="begin"/>
      </w:r>
      <w:r w:rsidRPr="00471827">
        <w:rPr>
          <w:sz w:val="18"/>
          <w:szCs w:val="18"/>
        </w:rPr>
        <w:instrText xml:space="preserve"> SEQ Таблица \* ARABIC </w:instrText>
      </w:r>
      <w:r w:rsidRPr="00471827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4</w:t>
      </w:r>
      <w:r w:rsidRPr="00471827">
        <w:rPr>
          <w:noProof/>
          <w:sz w:val="18"/>
          <w:szCs w:val="18"/>
        </w:rPr>
        <w:fldChar w:fldCharType="end"/>
      </w:r>
      <w:r w:rsidRPr="00471827">
        <w:rPr>
          <w:sz w:val="18"/>
          <w:szCs w:val="18"/>
        </w:rPr>
        <w:t>. Описание полей диалогового окна «Активные операции (</w:t>
      </w:r>
      <w:r w:rsidRPr="00471827">
        <w:rPr>
          <w:sz w:val="18"/>
          <w:szCs w:val="18"/>
          <w:lang w:val="en-US"/>
        </w:rPr>
        <w:t>e</w:t>
      </w:r>
      <w:r w:rsidRPr="00D112D7">
        <w:rPr>
          <w:sz w:val="18"/>
          <w:szCs w:val="18"/>
        </w:rPr>
        <w:t>-</w:t>
      </w:r>
      <w:r w:rsidRPr="00471827">
        <w:rPr>
          <w:sz w:val="18"/>
          <w:szCs w:val="18"/>
          <w:lang w:val="en-US"/>
        </w:rPr>
        <w:t>mail</w:t>
      </w:r>
      <w:r w:rsidRPr="00471827">
        <w:rPr>
          <w:sz w:val="18"/>
          <w:szCs w:val="18"/>
        </w:rPr>
        <w:t>)»</w:t>
      </w:r>
    </w:p>
    <w:tbl>
      <w:tblPr>
        <w:tblStyle w:val="af4"/>
        <w:tblW w:w="0" w:type="auto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850"/>
        <w:gridCol w:w="6628"/>
      </w:tblGrid>
      <w:tr w:rsidR="00DF3169" w:rsidRPr="000557D6" w14:paraId="40443704" w14:textId="77777777" w:rsidTr="00DF3169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4763BB29" w14:textId="77777777" w:rsidR="00DF3169" w:rsidRPr="002E0FCE" w:rsidRDefault="00DF3169" w:rsidP="00DF3169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  <w:r>
              <w:rPr>
                <w:b/>
                <w:sz w:val="18"/>
                <w:szCs w:val="18"/>
              </w:rPr>
              <w:t>/Кнопка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580FECAF" w14:textId="77777777" w:rsidR="00DF3169" w:rsidRPr="002E0FCE" w:rsidRDefault="00DF3169" w:rsidP="00DF3169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6628" w:type="dxa"/>
            <w:shd w:val="clear" w:color="auto" w:fill="D9D9D9" w:themeFill="background1" w:themeFillShade="D9"/>
          </w:tcPr>
          <w:p w14:paraId="75F7D8C7" w14:textId="77777777" w:rsidR="00DF3169" w:rsidRPr="002E0FCE" w:rsidRDefault="00DF3169" w:rsidP="00DF3169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DF3169" w14:paraId="515FCDA5" w14:textId="77777777" w:rsidTr="00DF3169">
        <w:tc>
          <w:tcPr>
            <w:tcW w:w="2093" w:type="dxa"/>
            <w:shd w:val="clear" w:color="auto" w:fill="auto"/>
          </w:tcPr>
          <w:p w14:paraId="13FF5D83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контакта</w:t>
            </w:r>
          </w:p>
        </w:tc>
        <w:tc>
          <w:tcPr>
            <w:tcW w:w="850" w:type="dxa"/>
          </w:tcPr>
          <w:p w14:paraId="46B321E3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628" w:type="dxa"/>
            <w:shd w:val="clear" w:color="auto" w:fill="auto"/>
          </w:tcPr>
          <w:p w14:paraId="6127DD40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тип выбранного контакта, для которого была открыта ЭФ</w:t>
            </w:r>
          </w:p>
        </w:tc>
      </w:tr>
      <w:tr w:rsidR="00DF3169" w14:paraId="4BB60FC8" w14:textId="77777777" w:rsidTr="00DF3169">
        <w:tc>
          <w:tcPr>
            <w:tcW w:w="2093" w:type="dxa"/>
            <w:shd w:val="clear" w:color="auto" w:fill="auto"/>
          </w:tcPr>
          <w:p w14:paraId="63611445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Контакт</w:t>
            </w:r>
          </w:p>
        </w:tc>
        <w:tc>
          <w:tcPr>
            <w:tcW w:w="850" w:type="dxa"/>
          </w:tcPr>
          <w:p w14:paraId="1E539966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628" w:type="dxa"/>
            <w:shd w:val="clear" w:color="auto" w:fill="auto"/>
          </w:tcPr>
          <w:p w14:paraId="08309AFA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адрес электронной почты выбранного контакта, для которого была открыта ЭФ</w:t>
            </w:r>
          </w:p>
        </w:tc>
      </w:tr>
      <w:tr w:rsidR="00DF3169" w14:paraId="31F77E20" w14:textId="77777777" w:rsidTr="00DF3169">
        <w:tc>
          <w:tcPr>
            <w:tcW w:w="2093" w:type="dxa"/>
            <w:shd w:val="clear" w:color="auto" w:fill="auto"/>
          </w:tcPr>
          <w:p w14:paraId="228856E1" w14:textId="77777777" w:rsidR="00DF3169" w:rsidRPr="00AA6F83" w:rsidRDefault="00DF3169" w:rsidP="00DF3169">
            <w:pPr>
              <w:ind w:firstLine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Комментарии к контакту:</w:t>
            </w:r>
          </w:p>
        </w:tc>
        <w:tc>
          <w:tcPr>
            <w:tcW w:w="850" w:type="dxa"/>
          </w:tcPr>
          <w:p w14:paraId="6379CCCE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628" w:type="dxa"/>
            <w:shd w:val="clear" w:color="auto" w:fill="auto"/>
          </w:tcPr>
          <w:p w14:paraId="52B2D739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Отображается текст комментария к контакту по </w:t>
            </w:r>
            <w:r>
              <w:rPr>
                <w:sz w:val="18"/>
                <w:szCs w:val="18"/>
                <w:lang w:val="en-US"/>
              </w:rPr>
              <w:t>e</w:t>
            </w:r>
            <w:r w:rsidRPr="00D112D7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  <w:lang w:val="en-US"/>
              </w:rPr>
              <w:t>mail</w:t>
            </w:r>
            <w:r>
              <w:rPr>
                <w:sz w:val="18"/>
                <w:szCs w:val="18"/>
              </w:rPr>
              <w:t xml:space="preserve"> для соответствующего адреса электронной почты.</w:t>
            </w:r>
          </w:p>
        </w:tc>
      </w:tr>
      <w:tr w:rsidR="00DF3169" w14:paraId="5E23D693" w14:textId="77777777" w:rsidTr="00DF3169">
        <w:tc>
          <w:tcPr>
            <w:tcW w:w="2093" w:type="dxa"/>
            <w:shd w:val="clear" w:color="auto" w:fill="auto"/>
            <w:vAlign w:val="center"/>
          </w:tcPr>
          <w:p w14:paraId="7EAE51FC" w14:textId="77777777" w:rsidR="00DF3169" w:rsidRPr="00853A1F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Написать </w:t>
            </w:r>
            <w:r>
              <w:rPr>
                <w:sz w:val="18"/>
                <w:szCs w:val="18"/>
                <w:lang w:val="en-US"/>
              </w:rPr>
              <w:t>e-mail</w:t>
            </w:r>
          </w:p>
        </w:tc>
        <w:tc>
          <w:tcPr>
            <w:tcW w:w="850" w:type="dxa"/>
          </w:tcPr>
          <w:p w14:paraId="008C31E1" w14:textId="77777777" w:rsidR="00DF3169" w:rsidRPr="002E0FCE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628" w:type="dxa"/>
            <w:shd w:val="clear" w:color="auto" w:fill="auto"/>
          </w:tcPr>
          <w:p w14:paraId="1D6225A2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При нажатии на кнопку открывается ЭФ нового письма в почтовом клиенте </w:t>
            </w:r>
            <w:r>
              <w:rPr>
                <w:sz w:val="18"/>
                <w:szCs w:val="18"/>
                <w:lang w:val="en-US"/>
              </w:rPr>
              <w:t>MS</w:t>
            </w:r>
            <w:r w:rsidRPr="00D112D7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Outlook</w:t>
            </w:r>
            <w:r>
              <w:rPr>
                <w:sz w:val="18"/>
                <w:szCs w:val="18"/>
              </w:rPr>
              <w:t>. По умолчанию заполняются следующие поля нового письма:</w:t>
            </w:r>
          </w:p>
          <w:p w14:paraId="594A87BA" w14:textId="77777777" w:rsidR="00DF3169" w:rsidRDefault="00DF3169" w:rsidP="00DF3169">
            <w:pPr>
              <w:pStyle w:val="af5"/>
              <w:numPr>
                <w:ilvl w:val="0"/>
                <w:numId w:val="7"/>
              </w:numPr>
              <w:rPr>
                <w:sz w:val="18"/>
                <w:szCs w:val="18"/>
              </w:rPr>
            </w:pPr>
            <w:r w:rsidRPr="00A520A7">
              <w:rPr>
                <w:sz w:val="18"/>
                <w:szCs w:val="18"/>
              </w:rPr>
              <w:t>Кому</w:t>
            </w:r>
            <w:r>
              <w:rPr>
                <w:sz w:val="18"/>
                <w:szCs w:val="18"/>
              </w:rPr>
              <w:t>(адресат)</w:t>
            </w:r>
            <w:r w:rsidRPr="00A520A7">
              <w:rPr>
                <w:sz w:val="18"/>
                <w:szCs w:val="18"/>
              </w:rPr>
              <w:t>:</w:t>
            </w:r>
            <w:r>
              <w:rPr>
                <w:sz w:val="18"/>
                <w:szCs w:val="18"/>
              </w:rPr>
              <w:t xml:space="preserve"> соответствующий адрес электронной почты (</w:t>
            </w:r>
            <w:r>
              <w:rPr>
                <w:sz w:val="18"/>
                <w:szCs w:val="18"/>
                <w:lang w:val="en-US"/>
              </w:rPr>
              <w:t>e</w:t>
            </w:r>
            <w:r w:rsidRPr="00D112D7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  <w:lang w:val="en-US"/>
              </w:rPr>
              <w:t>mail</w:t>
            </w:r>
            <w:r>
              <w:rPr>
                <w:sz w:val="18"/>
                <w:szCs w:val="18"/>
              </w:rPr>
              <w:t>);</w:t>
            </w:r>
          </w:p>
          <w:p w14:paraId="1B45C1AD" w14:textId="77777777" w:rsidR="00DF3169" w:rsidRPr="005F480A" w:rsidRDefault="00DF3169" w:rsidP="00DF3169">
            <w:pPr>
              <w:pStyle w:val="af5"/>
              <w:numPr>
                <w:ilvl w:val="0"/>
                <w:numId w:val="7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Тема письма: пусто.</w:t>
            </w:r>
          </w:p>
        </w:tc>
      </w:tr>
      <w:tr w:rsidR="00DF3169" w14:paraId="3249C7D0" w14:textId="77777777" w:rsidTr="00DF3169">
        <w:tc>
          <w:tcPr>
            <w:tcW w:w="2093" w:type="dxa"/>
            <w:shd w:val="clear" w:color="auto" w:fill="auto"/>
            <w:vAlign w:val="center"/>
          </w:tcPr>
          <w:p w14:paraId="1FEB9F3E" w14:textId="77777777" w:rsidR="00DF3169" w:rsidRPr="00186FA1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Контакты</w:t>
            </w:r>
          </w:p>
        </w:tc>
        <w:tc>
          <w:tcPr>
            <w:tcW w:w="850" w:type="dxa"/>
          </w:tcPr>
          <w:p w14:paraId="2D48DF32" w14:textId="77777777" w:rsidR="00DF3169" w:rsidRPr="002E0FCE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628" w:type="dxa"/>
            <w:shd w:val="clear" w:color="auto" w:fill="auto"/>
          </w:tcPr>
          <w:p w14:paraId="5FA75A8D" w14:textId="77777777" w:rsidR="00DF3169" w:rsidRPr="005003E0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закрывается текущее диалоговое окно и открывается закладка «Контакты» ОЭФ Клиенты.</w:t>
            </w:r>
          </w:p>
        </w:tc>
      </w:tr>
      <w:tr w:rsidR="00DF3169" w14:paraId="532368AE" w14:textId="77777777" w:rsidTr="00DF3169">
        <w:tc>
          <w:tcPr>
            <w:tcW w:w="2093" w:type="dxa"/>
            <w:shd w:val="clear" w:color="auto" w:fill="auto"/>
            <w:vAlign w:val="center"/>
          </w:tcPr>
          <w:p w14:paraId="53834250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Сохранить</w:t>
            </w:r>
          </w:p>
        </w:tc>
        <w:tc>
          <w:tcPr>
            <w:tcW w:w="850" w:type="dxa"/>
          </w:tcPr>
          <w:p w14:paraId="6D93E967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628" w:type="dxa"/>
            <w:shd w:val="clear" w:color="auto" w:fill="auto"/>
          </w:tcPr>
          <w:p w14:paraId="5E6DF54C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При нажатии на кнопку происходит сохранение комментария к контакту. </w:t>
            </w:r>
          </w:p>
          <w:p w14:paraId="3B685F91" w14:textId="77777777" w:rsidR="00DF3169" w:rsidRPr="008E6151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</w:t>
            </w:r>
            <w:r w:rsidRPr="008E6151">
              <w:rPr>
                <w:sz w:val="18"/>
                <w:szCs w:val="18"/>
              </w:rPr>
              <w:t xml:space="preserve">зменения </w:t>
            </w:r>
            <w:r>
              <w:rPr>
                <w:sz w:val="18"/>
                <w:szCs w:val="18"/>
              </w:rPr>
              <w:t xml:space="preserve">комментария должны </w:t>
            </w:r>
            <w:proofErr w:type="spellStart"/>
            <w:r w:rsidRPr="008E6151">
              <w:rPr>
                <w:sz w:val="18"/>
                <w:szCs w:val="18"/>
              </w:rPr>
              <w:t>логироваться</w:t>
            </w:r>
            <w:proofErr w:type="spellEnd"/>
            <w:r w:rsidRPr="008E6151">
              <w:rPr>
                <w:sz w:val="18"/>
                <w:szCs w:val="18"/>
              </w:rPr>
              <w:t xml:space="preserve"> с сохранением следующих данных:</w:t>
            </w:r>
          </w:p>
          <w:p w14:paraId="2E271A4A" w14:textId="77777777" w:rsidR="00DF3169" w:rsidRPr="008E6151" w:rsidRDefault="00DF3169" w:rsidP="00DF3169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8E6151">
              <w:rPr>
                <w:sz w:val="18"/>
                <w:szCs w:val="18"/>
              </w:rPr>
              <w:t>Дата изменения;</w:t>
            </w:r>
          </w:p>
          <w:p w14:paraId="2D284FD7" w14:textId="77777777" w:rsidR="00DF3169" w:rsidRPr="008E6151" w:rsidRDefault="00DF3169" w:rsidP="00DF3169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8E6151">
              <w:rPr>
                <w:sz w:val="18"/>
                <w:szCs w:val="18"/>
              </w:rPr>
              <w:t>Автор изменения;</w:t>
            </w:r>
          </w:p>
          <w:p w14:paraId="7E8BC577" w14:textId="77777777" w:rsidR="00DF3169" w:rsidRPr="00630165" w:rsidRDefault="00DF3169" w:rsidP="00DF3169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630165">
              <w:rPr>
                <w:sz w:val="18"/>
                <w:szCs w:val="18"/>
              </w:rPr>
              <w:t>Старое и новое значение.</w:t>
            </w:r>
          </w:p>
        </w:tc>
      </w:tr>
      <w:tr w:rsidR="00DF3169" w14:paraId="75F72597" w14:textId="77777777" w:rsidTr="00DF3169">
        <w:tc>
          <w:tcPr>
            <w:tcW w:w="2093" w:type="dxa"/>
            <w:shd w:val="clear" w:color="auto" w:fill="auto"/>
            <w:vAlign w:val="center"/>
          </w:tcPr>
          <w:p w14:paraId="1073BE32" w14:textId="77777777" w:rsidR="00DF3169" w:rsidRPr="00186FA1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Отмена</w:t>
            </w:r>
          </w:p>
        </w:tc>
        <w:tc>
          <w:tcPr>
            <w:tcW w:w="850" w:type="dxa"/>
          </w:tcPr>
          <w:p w14:paraId="4354359E" w14:textId="77777777" w:rsidR="00DF3169" w:rsidRPr="002E0FCE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628" w:type="dxa"/>
            <w:shd w:val="clear" w:color="auto" w:fill="auto"/>
          </w:tcPr>
          <w:p w14:paraId="1099C3BF" w14:textId="77777777" w:rsidR="00DF3169" w:rsidRPr="005003E0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закрывается текущее диалоговое окно.</w:t>
            </w:r>
          </w:p>
        </w:tc>
      </w:tr>
    </w:tbl>
    <w:p w14:paraId="2569FC55" w14:textId="77777777" w:rsidR="00DF3169" w:rsidRDefault="00DF3169" w:rsidP="00DF3169">
      <w:pPr>
        <w:pStyle w:val="3"/>
      </w:pPr>
      <w:bookmarkStart w:id="74" w:name="_Ref529871594"/>
      <w:bookmarkStart w:id="75" w:name="_Toc25317502"/>
      <w:r>
        <w:t>Диалоговое окно «Добавить/Изменить помощника»</w:t>
      </w:r>
      <w:bookmarkEnd w:id="74"/>
      <w:bookmarkEnd w:id="75"/>
    </w:p>
    <w:p w14:paraId="6E0200B3" w14:textId="7BF12EB9" w:rsidR="00DF3169" w:rsidRPr="003730B0" w:rsidRDefault="00DF3169" w:rsidP="00DF3169">
      <w:pPr>
        <w:ind w:firstLine="0"/>
      </w:pPr>
      <w:r>
        <w:t xml:space="preserve">Эскиз диалогового окна для добавления и изменения помощника клиента представлен на </w:t>
      </w:r>
      <w:r w:rsidRPr="00E53984">
        <w:rPr>
          <w:b/>
        </w:rPr>
        <w:fldChar w:fldCharType="begin"/>
      </w:r>
      <w:r w:rsidRPr="00E53984">
        <w:rPr>
          <w:b/>
        </w:rPr>
        <w:instrText xml:space="preserve"> REF _Ref529882427 \h </w:instrText>
      </w:r>
      <w:r>
        <w:rPr>
          <w:b/>
        </w:rPr>
        <w:instrText xml:space="preserve"> \* MERGEFORMAT </w:instrText>
      </w:r>
      <w:r w:rsidRPr="00E53984">
        <w:rPr>
          <w:b/>
        </w:rPr>
      </w:r>
      <w:r w:rsidRPr="00E53984">
        <w:rPr>
          <w:b/>
        </w:rPr>
        <w:fldChar w:fldCharType="separate"/>
      </w:r>
      <w:r w:rsidR="00CA0105" w:rsidRPr="00BD28E0">
        <w:rPr>
          <w:b/>
          <w:sz w:val="18"/>
          <w:szCs w:val="18"/>
        </w:rPr>
        <w:t xml:space="preserve">Рисунок </w:t>
      </w:r>
      <w:r w:rsidR="00CA0105" w:rsidRPr="00BD28E0">
        <w:rPr>
          <w:b/>
          <w:noProof/>
          <w:sz w:val="18"/>
          <w:szCs w:val="18"/>
        </w:rPr>
        <w:t>5</w:t>
      </w:r>
      <w:r w:rsidRPr="00E53984">
        <w:rPr>
          <w:b/>
        </w:rPr>
        <w:fldChar w:fldCharType="end"/>
      </w:r>
      <w:r>
        <w:t>.</w:t>
      </w:r>
    </w:p>
    <w:p w14:paraId="5DE1B93A" w14:textId="74624DBA" w:rsidR="00DF3169" w:rsidRDefault="00612C41" w:rsidP="00DF3169">
      <w:pPr>
        <w:jc w:val="center"/>
      </w:pPr>
      <w:r>
        <w:rPr>
          <w:noProof/>
        </w:rPr>
        <w:drawing>
          <wp:inline distT="0" distB="0" distL="0" distR="0" wp14:anchorId="570725F1" wp14:editId="69D795A1">
            <wp:extent cx="4791075" cy="376222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091" cy="377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BDCFB" w14:textId="731A9B55" w:rsidR="00DF3169" w:rsidRDefault="00DF3169" w:rsidP="00DF3169">
      <w:pPr>
        <w:pStyle w:val="ae"/>
        <w:jc w:val="center"/>
        <w:rPr>
          <w:sz w:val="18"/>
          <w:szCs w:val="18"/>
        </w:rPr>
      </w:pPr>
      <w:bookmarkStart w:id="76" w:name="_Ref529882427"/>
      <w:r w:rsidRPr="00BF349B">
        <w:rPr>
          <w:sz w:val="18"/>
          <w:szCs w:val="18"/>
        </w:rPr>
        <w:t xml:space="preserve">Рисунок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Рисунок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5</w:t>
      </w:r>
      <w:r w:rsidRPr="00BF349B">
        <w:rPr>
          <w:noProof/>
          <w:sz w:val="18"/>
          <w:szCs w:val="18"/>
        </w:rPr>
        <w:fldChar w:fldCharType="end"/>
      </w:r>
      <w:bookmarkEnd w:id="76"/>
      <w:r w:rsidRPr="00BF349B">
        <w:rPr>
          <w:sz w:val="18"/>
          <w:szCs w:val="18"/>
        </w:rPr>
        <w:t>. Эскиз диалогового окна «</w:t>
      </w:r>
      <w:r>
        <w:rPr>
          <w:sz w:val="18"/>
          <w:szCs w:val="18"/>
        </w:rPr>
        <w:t>Добавить/Изменить помощника</w:t>
      </w:r>
      <w:r w:rsidRPr="00BF349B">
        <w:rPr>
          <w:sz w:val="18"/>
          <w:szCs w:val="18"/>
        </w:rPr>
        <w:t>»</w:t>
      </w:r>
    </w:p>
    <w:p w14:paraId="0BA96D24" w14:textId="4518A2E7" w:rsidR="00DF3169" w:rsidRPr="00BF349B" w:rsidRDefault="00DF3169" w:rsidP="00DF3169">
      <w:pPr>
        <w:pStyle w:val="ae"/>
        <w:rPr>
          <w:sz w:val="18"/>
          <w:szCs w:val="18"/>
        </w:rPr>
      </w:pPr>
      <w:r w:rsidRPr="00BF349B">
        <w:rPr>
          <w:sz w:val="18"/>
          <w:szCs w:val="18"/>
        </w:rPr>
        <w:t xml:space="preserve">Таблица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Таблица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5</w:t>
      </w:r>
      <w:r w:rsidRPr="00BF349B">
        <w:rPr>
          <w:noProof/>
          <w:sz w:val="18"/>
          <w:szCs w:val="18"/>
        </w:rPr>
        <w:fldChar w:fldCharType="end"/>
      </w:r>
      <w:r w:rsidRPr="00BF349B">
        <w:rPr>
          <w:sz w:val="18"/>
          <w:szCs w:val="18"/>
        </w:rPr>
        <w:t>. Описание полей диалогового окна «</w:t>
      </w:r>
      <w:r>
        <w:rPr>
          <w:sz w:val="18"/>
          <w:szCs w:val="18"/>
        </w:rPr>
        <w:t>Добавить/Изменить помощника</w:t>
      </w:r>
      <w:r w:rsidRPr="00BF349B">
        <w:rPr>
          <w:sz w:val="18"/>
          <w:szCs w:val="18"/>
        </w:rPr>
        <w:t>»</w:t>
      </w:r>
    </w:p>
    <w:tbl>
      <w:tblPr>
        <w:tblStyle w:val="af4"/>
        <w:tblW w:w="0" w:type="auto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6202"/>
      </w:tblGrid>
      <w:tr w:rsidR="00DF3169" w:rsidRPr="000557D6" w14:paraId="3F072369" w14:textId="77777777" w:rsidTr="00DF3169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7DCCBD64" w14:textId="77777777" w:rsidR="00DF3169" w:rsidRPr="002E0FCE" w:rsidRDefault="00DF3169" w:rsidP="00DF3169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  <w:r>
              <w:rPr>
                <w:b/>
                <w:sz w:val="18"/>
                <w:szCs w:val="18"/>
              </w:rPr>
              <w:t>/Кнопка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328A91D3" w14:textId="77777777" w:rsidR="00DF3169" w:rsidRPr="002E0FCE" w:rsidRDefault="00DF3169" w:rsidP="00DF3169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6202" w:type="dxa"/>
            <w:shd w:val="clear" w:color="auto" w:fill="D9D9D9" w:themeFill="background1" w:themeFillShade="D9"/>
          </w:tcPr>
          <w:p w14:paraId="09092618" w14:textId="77777777" w:rsidR="00DF3169" w:rsidRPr="002E0FCE" w:rsidRDefault="00DF3169" w:rsidP="00DF3169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DF3169" w14:paraId="374A12C9" w14:textId="77777777" w:rsidTr="00DF3169">
        <w:tc>
          <w:tcPr>
            <w:tcW w:w="2093" w:type="dxa"/>
            <w:shd w:val="clear" w:color="auto" w:fill="auto"/>
          </w:tcPr>
          <w:p w14:paraId="0FE651EF" w14:textId="77777777" w:rsidR="00DF3169" w:rsidRPr="00C15296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ФИО</w:t>
            </w:r>
          </w:p>
        </w:tc>
        <w:tc>
          <w:tcPr>
            <w:tcW w:w="1276" w:type="dxa"/>
          </w:tcPr>
          <w:p w14:paraId="11E1E8B0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22A85785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информации о ФИО помощника.</w:t>
            </w:r>
          </w:p>
          <w:p w14:paraId="2F3249E8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Должна быть возможность копирования информации в буфер обмена.</w:t>
            </w:r>
          </w:p>
        </w:tc>
      </w:tr>
      <w:tr w:rsidR="00DF3169" w14:paraId="7C44A345" w14:textId="77777777" w:rsidTr="00DF3169">
        <w:tc>
          <w:tcPr>
            <w:tcW w:w="2093" w:type="dxa"/>
            <w:shd w:val="clear" w:color="auto" w:fill="auto"/>
          </w:tcPr>
          <w:p w14:paraId="2FBF8A21" w14:textId="77777777" w:rsidR="00DF3169" w:rsidRPr="00C15296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Компания</w:t>
            </w:r>
          </w:p>
        </w:tc>
        <w:tc>
          <w:tcPr>
            <w:tcW w:w="1276" w:type="dxa"/>
          </w:tcPr>
          <w:p w14:paraId="6222D70C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6DA0D700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информации о Компании помощника.</w:t>
            </w:r>
          </w:p>
          <w:p w14:paraId="4E650D91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Должна быть возможность копирования информации в буфер обмена.</w:t>
            </w:r>
          </w:p>
          <w:p w14:paraId="15C6432D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commentRangeStart w:id="77"/>
            <w:r>
              <w:rPr>
                <w:sz w:val="18"/>
                <w:szCs w:val="18"/>
              </w:rPr>
              <w:t>Выбранный элемент управления должен поддерживать контекстный поиск при вводе текста, а также выбор из выпадающего списка.</w:t>
            </w:r>
          </w:p>
          <w:p w14:paraId="720BE478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Контекстный поиск выполняется по справочнику «Компании помощников». Если пользователь ввел в поле такое значение, которого нет в справочнике, то введенное значение добавляется в справочник при общем сохранении данных.</w:t>
            </w:r>
          </w:p>
          <w:p w14:paraId="4D48C89A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Требования к созданию и наполнению справочника «Юридические лица» настоящим документом не описываются. Справочник будет предоставлен Банком в готовом для использования виде.</w:t>
            </w:r>
            <w:commentRangeEnd w:id="77"/>
            <w:r>
              <w:rPr>
                <w:rStyle w:val="af1"/>
              </w:rPr>
              <w:commentReference w:id="77"/>
            </w:r>
          </w:p>
        </w:tc>
      </w:tr>
      <w:tr w:rsidR="00DF3169" w14:paraId="7B3E518A" w14:textId="77777777" w:rsidTr="00DF3169">
        <w:tc>
          <w:tcPr>
            <w:tcW w:w="2093" w:type="dxa"/>
            <w:shd w:val="clear" w:color="auto" w:fill="auto"/>
          </w:tcPr>
          <w:p w14:paraId="70387A69" w14:textId="77777777" w:rsidR="00DF3169" w:rsidRPr="00CF1117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Отдел</w:t>
            </w:r>
          </w:p>
        </w:tc>
        <w:tc>
          <w:tcPr>
            <w:tcW w:w="1276" w:type="dxa"/>
          </w:tcPr>
          <w:p w14:paraId="41BD0129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0AE254D8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информации об Отделе помощника.</w:t>
            </w:r>
          </w:p>
          <w:p w14:paraId="27DD98DE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Должна быть возможность копирования информации в буфер обмена.</w:t>
            </w:r>
          </w:p>
        </w:tc>
      </w:tr>
      <w:tr w:rsidR="00DF3169" w14:paraId="192E92E8" w14:textId="77777777" w:rsidTr="00DF3169">
        <w:tc>
          <w:tcPr>
            <w:tcW w:w="2093" w:type="dxa"/>
            <w:shd w:val="clear" w:color="auto" w:fill="auto"/>
          </w:tcPr>
          <w:p w14:paraId="20CB139F" w14:textId="77777777" w:rsidR="00DF3169" w:rsidRPr="00CF1117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Должность</w:t>
            </w:r>
          </w:p>
        </w:tc>
        <w:tc>
          <w:tcPr>
            <w:tcW w:w="1276" w:type="dxa"/>
          </w:tcPr>
          <w:p w14:paraId="29BC713C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3D50E6A9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информации о Должности помощника.</w:t>
            </w:r>
          </w:p>
          <w:p w14:paraId="63ADAF65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Должна быть возможность копирования информации в буфер обмена.</w:t>
            </w:r>
          </w:p>
        </w:tc>
      </w:tr>
      <w:tr w:rsidR="00DF3169" w14:paraId="0A5D1056" w14:textId="77777777" w:rsidTr="00DF3169">
        <w:tc>
          <w:tcPr>
            <w:tcW w:w="2093" w:type="dxa"/>
            <w:shd w:val="clear" w:color="auto" w:fill="auto"/>
          </w:tcPr>
          <w:p w14:paraId="2AC68043" w14:textId="77777777" w:rsidR="00DF3169" w:rsidRPr="002C2A5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Основной помощник</w:t>
            </w:r>
          </w:p>
        </w:tc>
        <w:tc>
          <w:tcPr>
            <w:tcW w:w="1276" w:type="dxa"/>
          </w:tcPr>
          <w:p w14:paraId="1C3343BD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6202" w:type="dxa"/>
            <w:shd w:val="clear" w:color="auto" w:fill="auto"/>
          </w:tcPr>
          <w:p w14:paraId="75BA6261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информации о признаке помощника «Основной».</w:t>
            </w:r>
          </w:p>
        </w:tc>
      </w:tr>
      <w:tr w:rsidR="00DF3169" w14:paraId="340A2DDC" w14:textId="77777777" w:rsidTr="00DF3169">
        <w:tc>
          <w:tcPr>
            <w:tcW w:w="2093" w:type="dxa"/>
            <w:shd w:val="clear" w:color="auto" w:fill="auto"/>
          </w:tcPr>
          <w:p w14:paraId="2F4878B4" w14:textId="77777777" w:rsidR="00DF3169" w:rsidRPr="002C2A5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Комментарии к помощнику</w:t>
            </w:r>
          </w:p>
        </w:tc>
        <w:tc>
          <w:tcPr>
            <w:tcW w:w="1276" w:type="dxa"/>
          </w:tcPr>
          <w:p w14:paraId="0A4B537B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06CE511B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комментария к помощнику.</w:t>
            </w:r>
          </w:p>
        </w:tc>
      </w:tr>
      <w:tr w:rsidR="00DF3169" w14:paraId="37C0E6E5" w14:textId="77777777" w:rsidTr="00DF3169">
        <w:tc>
          <w:tcPr>
            <w:tcW w:w="9571" w:type="dxa"/>
            <w:gridSpan w:val="3"/>
            <w:shd w:val="clear" w:color="auto" w:fill="auto"/>
          </w:tcPr>
          <w:p w14:paraId="058E1B7B" w14:textId="77777777" w:rsidR="00DF3169" w:rsidRPr="001C5B33" w:rsidRDefault="00DF3169" w:rsidP="00DF3169">
            <w:pPr>
              <w:ind w:firstLine="0"/>
              <w:rPr>
                <w:b/>
                <w:sz w:val="18"/>
                <w:szCs w:val="18"/>
              </w:rPr>
            </w:pPr>
            <w:r w:rsidRPr="001C5B33">
              <w:rPr>
                <w:b/>
                <w:sz w:val="18"/>
                <w:szCs w:val="18"/>
              </w:rPr>
              <w:t xml:space="preserve">Таблица «Контакты помощника (телефон, </w:t>
            </w:r>
            <w:r w:rsidRPr="001C5B33">
              <w:rPr>
                <w:b/>
                <w:sz w:val="18"/>
                <w:szCs w:val="18"/>
                <w:lang w:val="en-US"/>
              </w:rPr>
              <w:t>e</w:t>
            </w:r>
            <w:r w:rsidRPr="00D112D7">
              <w:rPr>
                <w:b/>
                <w:sz w:val="18"/>
                <w:szCs w:val="18"/>
              </w:rPr>
              <w:t>-</w:t>
            </w:r>
            <w:r w:rsidRPr="001C5B33">
              <w:rPr>
                <w:b/>
                <w:sz w:val="18"/>
                <w:szCs w:val="18"/>
                <w:lang w:val="en-US"/>
              </w:rPr>
              <w:t>mail</w:t>
            </w:r>
            <w:r w:rsidRPr="001C5B33">
              <w:rPr>
                <w:b/>
                <w:sz w:val="18"/>
                <w:szCs w:val="18"/>
              </w:rPr>
              <w:t>)»</w:t>
            </w:r>
          </w:p>
        </w:tc>
      </w:tr>
      <w:tr w:rsidR="00DF3169" w14:paraId="403985C8" w14:textId="77777777" w:rsidTr="00DF3169">
        <w:tc>
          <w:tcPr>
            <w:tcW w:w="2093" w:type="dxa"/>
            <w:shd w:val="clear" w:color="auto" w:fill="auto"/>
          </w:tcPr>
          <w:p w14:paraId="7E66B548" w14:textId="77777777" w:rsidR="00DF3169" w:rsidRPr="005F251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контакта</w:t>
            </w:r>
          </w:p>
        </w:tc>
        <w:tc>
          <w:tcPr>
            <w:tcW w:w="1276" w:type="dxa"/>
          </w:tcPr>
          <w:p w14:paraId="4545800B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164E0DA0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информацию о типе контакта для связи с помощником.</w:t>
            </w:r>
          </w:p>
          <w:p w14:paraId="4B6D6E9E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Типы контакта должны браться из справочника «Тип контакта».</w:t>
            </w:r>
          </w:p>
        </w:tc>
      </w:tr>
      <w:tr w:rsidR="00DF3169" w14:paraId="52D6C792" w14:textId="77777777" w:rsidTr="00DF3169">
        <w:tc>
          <w:tcPr>
            <w:tcW w:w="2093" w:type="dxa"/>
            <w:shd w:val="clear" w:color="auto" w:fill="auto"/>
          </w:tcPr>
          <w:p w14:paraId="79CE1016" w14:textId="77777777" w:rsidR="00DF3169" w:rsidRPr="005F251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Контакт</w:t>
            </w:r>
          </w:p>
        </w:tc>
        <w:tc>
          <w:tcPr>
            <w:tcW w:w="1276" w:type="dxa"/>
          </w:tcPr>
          <w:p w14:paraId="714C124D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0E670CFC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Отображает информацию о контакте (телефон, </w:t>
            </w:r>
            <w:r>
              <w:rPr>
                <w:sz w:val="18"/>
                <w:szCs w:val="18"/>
                <w:lang w:val="en-US"/>
              </w:rPr>
              <w:t>e</w:t>
            </w: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  <w:lang w:val="en-US"/>
              </w:rPr>
              <w:t>mail</w:t>
            </w:r>
            <w:r>
              <w:rPr>
                <w:sz w:val="18"/>
                <w:szCs w:val="18"/>
              </w:rPr>
              <w:t>) помощника.</w:t>
            </w:r>
          </w:p>
          <w:p w14:paraId="2269E083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Должна быть возможность копирования информации в буфер обмена.</w:t>
            </w:r>
          </w:p>
        </w:tc>
      </w:tr>
      <w:tr w:rsidR="00DF3169" w14:paraId="14C2ED0F" w14:textId="77777777" w:rsidTr="00DF3169">
        <w:tc>
          <w:tcPr>
            <w:tcW w:w="2093" w:type="dxa"/>
            <w:shd w:val="clear" w:color="auto" w:fill="auto"/>
          </w:tcPr>
          <w:p w14:paraId="14B31EE8" w14:textId="77777777" w:rsidR="00DF3169" w:rsidRPr="005F251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Основной</w:t>
            </w:r>
          </w:p>
        </w:tc>
        <w:tc>
          <w:tcPr>
            <w:tcW w:w="1276" w:type="dxa"/>
          </w:tcPr>
          <w:p w14:paraId="36B56F37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6202" w:type="dxa"/>
            <w:shd w:val="clear" w:color="auto" w:fill="auto"/>
          </w:tcPr>
          <w:p w14:paraId="69786F03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информацию о признаке контакта помощника «Основной».</w:t>
            </w:r>
          </w:p>
          <w:p w14:paraId="4C47C4B8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Редактируемое поле. Позволяет установить признак «Основной» для выбранного контакта.</w:t>
            </w:r>
          </w:p>
          <w:p w14:paraId="78529FA1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Признак «Основной» может быть установлен только у одного контакта (в рамках типа контакта). При установке признака «Основной» для одного из контактов (в рамках типа контакта) данный признак должен очищаться у всех остальных контактов (в рамках типа контакта).</w:t>
            </w:r>
          </w:p>
        </w:tc>
      </w:tr>
      <w:tr w:rsidR="00DF3169" w14:paraId="3363B42E" w14:textId="77777777" w:rsidTr="00DF3169">
        <w:tc>
          <w:tcPr>
            <w:tcW w:w="9571" w:type="dxa"/>
            <w:gridSpan w:val="3"/>
            <w:shd w:val="clear" w:color="auto" w:fill="auto"/>
          </w:tcPr>
          <w:p w14:paraId="150D1ECF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 w:rsidRPr="004426D4">
              <w:rPr>
                <w:b/>
                <w:sz w:val="18"/>
                <w:szCs w:val="18"/>
              </w:rPr>
              <w:t>Командные кнопки таблицы «</w:t>
            </w:r>
            <w:r>
              <w:rPr>
                <w:b/>
                <w:sz w:val="18"/>
                <w:szCs w:val="18"/>
              </w:rPr>
              <w:t>К</w:t>
            </w:r>
            <w:r w:rsidRPr="004426D4">
              <w:rPr>
                <w:b/>
                <w:sz w:val="18"/>
                <w:szCs w:val="18"/>
              </w:rPr>
              <w:t>онтакты</w:t>
            </w:r>
            <w:r>
              <w:rPr>
                <w:b/>
                <w:sz w:val="18"/>
                <w:szCs w:val="18"/>
              </w:rPr>
              <w:t xml:space="preserve"> </w:t>
            </w:r>
            <w:r w:rsidRPr="001C5B33">
              <w:rPr>
                <w:b/>
                <w:sz w:val="18"/>
                <w:szCs w:val="18"/>
              </w:rPr>
              <w:t xml:space="preserve">помощника </w:t>
            </w:r>
            <w:r>
              <w:rPr>
                <w:b/>
                <w:sz w:val="18"/>
                <w:szCs w:val="18"/>
              </w:rPr>
              <w:t>(</w:t>
            </w:r>
            <w:r w:rsidRPr="001C5B33">
              <w:rPr>
                <w:b/>
                <w:sz w:val="18"/>
                <w:szCs w:val="18"/>
              </w:rPr>
              <w:t xml:space="preserve">телефон, </w:t>
            </w:r>
            <w:r w:rsidRPr="001C5B33">
              <w:rPr>
                <w:b/>
                <w:sz w:val="18"/>
                <w:szCs w:val="18"/>
                <w:lang w:val="en-US"/>
              </w:rPr>
              <w:t>e</w:t>
            </w:r>
            <w:r w:rsidRPr="00D112D7">
              <w:rPr>
                <w:b/>
                <w:sz w:val="18"/>
                <w:szCs w:val="18"/>
              </w:rPr>
              <w:t>-</w:t>
            </w:r>
            <w:r w:rsidRPr="001C5B33">
              <w:rPr>
                <w:b/>
                <w:sz w:val="18"/>
                <w:szCs w:val="18"/>
                <w:lang w:val="en-US"/>
              </w:rPr>
              <w:t>mail</w:t>
            </w:r>
            <w:r>
              <w:rPr>
                <w:b/>
                <w:sz w:val="18"/>
                <w:szCs w:val="18"/>
              </w:rPr>
              <w:t>)</w:t>
            </w:r>
            <w:r w:rsidRPr="004426D4">
              <w:rPr>
                <w:b/>
                <w:sz w:val="18"/>
                <w:szCs w:val="18"/>
              </w:rPr>
              <w:t>»</w:t>
            </w:r>
          </w:p>
        </w:tc>
      </w:tr>
      <w:tr w:rsidR="00DF3169" w14:paraId="7BF1E7D6" w14:textId="77777777" w:rsidTr="00DF3169">
        <w:tc>
          <w:tcPr>
            <w:tcW w:w="2093" w:type="dxa"/>
            <w:shd w:val="clear" w:color="auto" w:fill="auto"/>
          </w:tcPr>
          <w:p w14:paraId="13041F68" w14:textId="77777777" w:rsidR="00DF3169" w:rsidRPr="004426D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Добавить </w:t>
            </w:r>
            <w:r>
              <w:object w:dxaOrig="255" w:dyaOrig="240" w14:anchorId="2F40D83F">
                <v:shape id="_x0000_i1047" type="#_x0000_t75" style="width:15pt;height:15pt" o:ole="">
                  <v:imagedata r:id="rId20" o:title=""/>
                </v:shape>
                <o:OLEObject Type="Embed" ProgID="PBrush" ShapeID="_x0000_i1047" DrawAspect="Content" ObjectID="_1645015647" r:id="rId47"/>
              </w:object>
            </w:r>
          </w:p>
        </w:tc>
        <w:tc>
          <w:tcPr>
            <w:tcW w:w="1276" w:type="dxa"/>
          </w:tcPr>
          <w:p w14:paraId="20359254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202" w:type="dxa"/>
            <w:shd w:val="clear" w:color="auto" w:fill="auto"/>
          </w:tcPr>
          <w:p w14:paraId="423B672C" w14:textId="3319E008" w:rsidR="00DF3169" w:rsidRPr="005003E0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При нажатии на кнопку открывается ЭФ добавления нового контакт для </w:t>
            </w:r>
            <w:r w:rsidR="00A91989">
              <w:rPr>
                <w:sz w:val="18"/>
                <w:szCs w:val="18"/>
              </w:rPr>
              <w:t>помощника (</w:t>
            </w:r>
            <w:r w:rsidRPr="00283CDC">
              <w:rPr>
                <w:sz w:val="18"/>
                <w:szCs w:val="18"/>
              </w:rPr>
              <w:fldChar w:fldCharType="begin"/>
            </w:r>
            <w:r w:rsidRPr="00283CDC">
              <w:rPr>
                <w:sz w:val="18"/>
                <w:szCs w:val="18"/>
              </w:rPr>
              <w:instrText xml:space="preserve"> REF _Ref529873665 \h </w:instrText>
            </w:r>
            <w:r>
              <w:rPr>
                <w:sz w:val="18"/>
                <w:szCs w:val="18"/>
              </w:rPr>
              <w:instrText xml:space="preserve"> \* MERGEFORMAT </w:instrText>
            </w:r>
            <w:r w:rsidRPr="00283CDC">
              <w:rPr>
                <w:sz w:val="18"/>
                <w:szCs w:val="18"/>
              </w:rPr>
            </w:r>
            <w:r w:rsidRPr="00283CDC">
              <w:rPr>
                <w:sz w:val="18"/>
                <w:szCs w:val="18"/>
              </w:rPr>
              <w:fldChar w:fldCharType="separate"/>
            </w:r>
            <w:r w:rsidR="00CA0105" w:rsidRPr="00BD28E0">
              <w:rPr>
                <w:sz w:val="18"/>
                <w:szCs w:val="18"/>
              </w:rPr>
              <w:t>Диалоговое окно «Добавить/Изменить контакт»</w:t>
            </w:r>
            <w:r w:rsidRPr="00283CDC">
              <w:rPr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</w:t>
            </w:r>
          </w:p>
        </w:tc>
      </w:tr>
      <w:tr w:rsidR="00DF3169" w14:paraId="29249118" w14:textId="77777777" w:rsidTr="00DF3169">
        <w:tc>
          <w:tcPr>
            <w:tcW w:w="2093" w:type="dxa"/>
            <w:shd w:val="clear" w:color="auto" w:fill="auto"/>
          </w:tcPr>
          <w:p w14:paraId="0A57E951" w14:textId="77777777" w:rsidR="00DF3169" w:rsidRPr="004426D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Изменить </w:t>
            </w:r>
            <w:r>
              <w:object w:dxaOrig="285" w:dyaOrig="255" w14:anchorId="65B4C559">
                <v:shape id="_x0000_i1048" type="#_x0000_t75" style="width:15pt;height:15pt" o:ole="">
                  <v:imagedata r:id="rId22" o:title=""/>
                </v:shape>
                <o:OLEObject Type="Embed" ProgID="PBrush" ShapeID="_x0000_i1048" DrawAspect="Content" ObjectID="_1645015648" r:id="rId48"/>
              </w:object>
            </w:r>
          </w:p>
        </w:tc>
        <w:tc>
          <w:tcPr>
            <w:tcW w:w="1276" w:type="dxa"/>
          </w:tcPr>
          <w:p w14:paraId="699E838B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202" w:type="dxa"/>
            <w:shd w:val="clear" w:color="auto" w:fill="auto"/>
          </w:tcPr>
          <w:p w14:paraId="01295167" w14:textId="350DDA20" w:rsidR="00DF3169" w:rsidRPr="005003E0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При нажатии на кнопку открывается ЭФ изменения выбранного контакта для </w:t>
            </w:r>
            <w:r w:rsidR="00A91989">
              <w:rPr>
                <w:sz w:val="18"/>
                <w:szCs w:val="18"/>
              </w:rPr>
              <w:t>помощника (</w:t>
            </w:r>
            <w:r w:rsidRPr="00936C8D">
              <w:rPr>
                <w:sz w:val="18"/>
                <w:szCs w:val="18"/>
              </w:rPr>
              <w:fldChar w:fldCharType="begin"/>
            </w:r>
            <w:r w:rsidRPr="00936C8D">
              <w:rPr>
                <w:sz w:val="18"/>
                <w:szCs w:val="18"/>
              </w:rPr>
              <w:instrText xml:space="preserve"> REF _Ref529873665 \h </w:instrText>
            </w:r>
            <w:r>
              <w:rPr>
                <w:sz w:val="18"/>
                <w:szCs w:val="18"/>
              </w:rPr>
              <w:instrText xml:space="preserve"> \* MERGEFORMAT </w:instrText>
            </w:r>
            <w:r w:rsidRPr="00936C8D">
              <w:rPr>
                <w:sz w:val="18"/>
                <w:szCs w:val="18"/>
              </w:rPr>
            </w:r>
            <w:r w:rsidRPr="00936C8D">
              <w:rPr>
                <w:sz w:val="18"/>
                <w:szCs w:val="18"/>
              </w:rPr>
              <w:fldChar w:fldCharType="separate"/>
            </w:r>
            <w:r w:rsidR="00CA0105" w:rsidRPr="00BD28E0">
              <w:rPr>
                <w:sz w:val="18"/>
                <w:szCs w:val="18"/>
              </w:rPr>
              <w:t>Диалоговое окно «Добавить/Изменить контакт»</w:t>
            </w:r>
            <w:r w:rsidRPr="00936C8D">
              <w:rPr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</w:t>
            </w:r>
          </w:p>
        </w:tc>
      </w:tr>
      <w:tr w:rsidR="00DF3169" w14:paraId="26973C79" w14:textId="77777777" w:rsidTr="00DF3169">
        <w:tc>
          <w:tcPr>
            <w:tcW w:w="2093" w:type="dxa"/>
            <w:shd w:val="clear" w:color="auto" w:fill="auto"/>
          </w:tcPr>
          <w:p w14:paraId="7ADF13CB" w14:textId="77777777" w:rsidR="00DF3169" w:rsidRPr="004426D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Удалить </w:t>
            </w:r>
            <w:r>
              <w:object w:dxaOrig="285" w:dyaOrig="255" w14:anchorId="6303C6B7">
                <v:shape id="_x0000_i1049" type="#_x0000_t75" style="width:15pt;height:15pt" o:ole="">
                  <v:imagedata r:id="rId24" o:title=""/>
                </v:shape>
                <o:OLEObject Type="Embed" ProgID="PBrush" ShapeID="_x0000_i1049" DrawAspect="Content" ObjectID="_1645015649" r:id="rId49"/>
              </w:object>
            </w:r>
          </w:p>
        </w:tc>
        <w:tc>
          <w:tcPr>
            <w:tcW w:w="1276" w:type="dxa"/>
          </w:tcPr>
          <w:p w14:paraId="5B07426D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202" w:type="dxa"/>
            <w:shd w:val="clear" w:color="auto" w:fill="auto"/>
          </w:tcPr>
          <w:p w14:paraId="408C3294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удаляется выбранный контакт помощника.</w:t>
            </w:r>
          </w:p>
          <w:p w14:paraId="5D7D2F95" w14:textId="77777777" w:rsidR="00DF3169" w:rsidRPr="005003E0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Удаление контакта должно быть явно подтверждено пользователем через запрос «Вы действительно хотите удалить выбранный контакт? Да/Нет».</w:t>
            </w:r>
          </w:p>
        </w:tc>
      </w:tr>
      <w:tr w:rsidR="00DF3169" w14:paraId="4614D627" w14:textId="77777777" w:rsidTr="00DF3169">
        <w:tc>
          <w:tcPr>
            <w:tcW w:w="9571" w:type="dxa"/>
            <w:gridSpan w:val="3"/>
            <w:shd w:val="clear" w:color="auto" w:fill="auto"/>
          </w:tcPr>
          <w:p w14:paraId="12F7C387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 w:rsidRPr="001C5B33">
              <w:rPr>
                <w:b/>
                <w:sz w:val="18"/>
                <w:szCs w:val="18"/>
              </w:rPr>
              <w:t>Таблица «Контакты помощника (</w:t>
            </w:r>
            <w:r>
              <w:rPr>
                <w:b/>
                <w:sz w:val="18"/>
                <w:szCs w:val="18"/>
              </w:rPr>
              <w:t>адреса</w:t>
            </w:r>
            <w:r w:rsidRPr="001C5B33">
              <w:rPr>
                <w:b/>
                <w:sz w:val="18"/>
                <w:szCs w:val="18"/>
              </w:rPr>
              <w:t>)»</w:t>
            </w:r>
          </w:p>
        </w:tc>
      </w:tr>
      <w:tr w:rsidR="00DF3169" w14:paraId="4DB8825D" w14:textId="77777777" w:rsidTr="00DF3169">
        <w:tc>
          <w:tcPr>
            <w:tcW w:w="2093" w:type="dxa"/>
            <w:shd w:val="clear" w:color="auto" w:fill="auto"/>
          </w:tcPr>
          <w:p w14:paraId="28687448" w14:textId="77777777" w:rsidR="00DF3169" w:rsidRPr="00C3618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адреса</w:t>
            </w:r>
          </w:p>
        </w:tc>
        <w:tc>
          <w:tcPr>
            <w:tcW w:w="1276" w:type="dxa"/>
          </w:tcPr>
          <w:p w14:paraId="4A41A707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53B18C36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информацию о типе адреса для коммуникации с помощником.</w:t>
            </w:r>
          </w:p>
          <w:p w14:paraId="5D5CD732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адреса должен браться из справочника «Тип адреса».</w:t>
            </w:r>
          </w:p>
        </w:tc>
      </w:tr>
      <w:tr w:rsidR="00DF3169" w14:paraId="2B24BCC1" w14:textId="77777777" w:rsidTr="00DF3169">
        <w:tc>
          <w:tcPr>
            <w:tcW w:w="2093" w:type="dxa"/>
            <w:shd w:val="clear" w:color="auto" w:fill="auto"/>
          </w:tcPr>
          <w:p w14:paraId="3A6E0486" w14:textId="77777777" w:rsidR="00DF3169" w:rsidRPr="00C3618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Адрес</w:t>
            </w:r>
          </w:p>
        </w:tc>
        <w:tc>
          <w:tcPr>
            <w:tcW w:w="1276" w:type="dxa"/>
          </w:tcPr>
          <w:p w14:paraId="29B0613F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6E8F7C2F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информация о полном адресе контакта для коммуникации с помощником.</w:t>
            </w:r>
          </w:p>
          <w:p w14:paraId="119C1029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Должна быть возможность копирования информации в буфер обмена.</w:t>
            </w:r>
          </w:p>
        </w:tc>
      </w:tr>
      <w:tr w:rsidR="00DF3169" w14:paraId="1E9BD38A" w14:textId="77777777" w:rsidTr="00DF3169">
        <w:tc>
          <w:tcPr>
            <w:tcW w:w="2093" w:type="dxa"/>
            <w:shd w:val="clear" w:color="auto" w:fill="auto"/>
          </w:tcPr>
          <w:p w14:paraId="3B69F302" w14:textId="77777777" w:rsidR="00DF3169" w:rsidRPr="00C3618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Основной</w:t>
            </w:r>
          </w:p>
        </w:tc>
        <w:tc>
          <w:tcPr>
            <w:tcW w:w="1276" w:type="dxa"/>
          </w:tcPr>
          <w:p w14:paraId="6A9C64B9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6202" w:type="dxa"/>
            <w:shd w:val="clear" w:color="auto" w:fill="auto"/>
          </w:tcPr>
          <w:p w14:paraId="0CD0F49D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информацию о признаке контактного адреса «Основной».</w:t>
            </w:r>
          </w:p>
          <w:p w14:paraId="4744D1A0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Редактируемое поле. Позволяет установить признак «Основной» для выбранного адреса.</w:t>
            </w:r>
          </w:p>
          <w:p w14:paraId="362AAF82" w14:textId="77777777" w:rsidR="00DF3169" w:rsidRPr="005003E0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Признак «Основной» может быть установлен только у одного из адресов. При установке признака «Основной» для одного адреса данный признак должен очищаться у всех остальных адресов.</w:t>
            </w:r>
          </w:p>
        </w:tc>
      </w:tr>
      <w:tr w:rsidR="00DF3169" w14:paraId="413E6C1F" w14:textId="77777777" w:rsidTr="00DF3169">
        <w:tc>
          <w:tcPr>
            <w:tcW w:w="2093" w:type="dxa"/>
            <w:shd w:val="clear" w:color="auto" w:fill="auto"/>
          </w:tcPr>
          <w:p w14:paraId="5B0F0948" w14:textId="3A83C36A" w:rsidR="00DF3169" w:rsidRPr="00C36184" w:rsidRDefault="00612C41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Почтовый</w:t>
            </w:r>
          </w:p>
        </w:tc>
        <w:tc>
          <w:tcPr>
            <w:tcW w:w="1276" w:type="dxa"/>
          </w:tcPr>
          <w:p w14:paraId="6AE3F92D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6202" w:type="dxa"/>
            <w:shd w:val="clear" w:color="auto" w:fill="auto"/>
          </w:tcPr>
          <w:p w14:paraId="46DB3460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информацию о признаке адреса «Почтовый».</w:t>
            </w:r>
          </w:p>
          <w:p w14:paraId="6275189F" w14:textId="77777777" w:rsidR="00DF3169" w:rsidRPr="005003E0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Редактируемое поле. Позволяет установить признак «Почтовый» для выбранного адреса.</w:t>
            </w:r>
          </w:p>
        </w:tc>
      </w:tr>
      <w:tr w:rsidR="00DF3169" w14:paraId="6AA90146" w14:textId="77777777" w:rsidTr="00DF3169">
        <w:tc>
          <w:tcPr>
            <w:tcW w:w="9571" w:type="dxa"/>
            <w:gridSpan w:val="3"/>
            <w:shd w:val="clear" w:color="auto" w:fill="auto"/>
          </w:tcPr>
          <w:p w14:paraId="12C6AB5E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 w:rsidRPr="004426D4">
              <w:rPr>
                <w:b/>
                <w:sz w:val="18"/>
                <w:szCs w:val="18"/>
              </w:rPr>
              <w:t>Командные кнопки таблицы «</w:t>
            </w:r>
            <w:r>
              <w:rPr>
                <w:b/>
                <w:sz w:val="18"/>
                <w:szCs w:val="18"/>
              </w:rPr>
              <w:t>К</w:t>
            </w:r>
            <w:r w:rsidRPr="004426D4">
              <w:rPr>
                <w:b/>
                <w:sz w:val="18"/>
                <w:szCs w:val="18"/>
              </w:rPr>
              <w:t>онтакты</w:t>
            </w:r>
            <w:r>
              <w:rPr>
                <w:b/>
                <w:sz w:val="18"/>
                <w:szCs w:val="18"/>
              </w:rPr>
              <w:t xml:space="preserve"> </w:t>
            </w:r>
            <w:r w:rsidRPr="001C5B33">
              <w:rPr>
                <w:b/>
                <w:sz w:val="18"/>
                <w:szCs w:val="18"/>
              </w:rPr>
              <w:t xml:space="preserve">помощника </w:t>
            </w:r>
            <w:r>
              <w:rPr>
                <w:b/>
                <w:sz w:val="18"/>
                <w:szCs w:val="18"/>
              </w:rPr>
              <w:t>(адреса)</w:t>
            </w:r>
            <w:r w:rsidRPr="004426D4">
              <w:rPr>
                <w:b/>
                <w:sz w:val="18"/>
                <w:szCs w:val="18"/>
              </w:rPr>
              <w:t>»</w:t>
            </w:r>
          </w:p>
        </w:tc>
      </w:tr>
      <w:tr w:rsidR="00DF3169" w14:paraId="128D2178" w14:textId="77777777" w:rsidTr="00DF3169">
        <w:tc>
          <w:tcPr>
            <w:tcW w:w="2093" w:type="dxa"/>
            <w:shd w:val="clear" w:color="auto" w:fill="auto"/>
          </w:tcPr>
          <w:p w14:paraId="70A2C93F" w14:textId="77777777" w:rsidR="00DF3169" w:rsidRPr="004426D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Добавить </w:t>
            </w:r>
            <w:r>
              <w:object w:dxaOrig="255" w:dyaOrig="240" w14:anchorId="22EB3D17">
                <v:shape id="_x0000_i1050" type="#_x0000_t75" style="width:15pt;height:15pt" o:ole="">
                  <v:imagedata r:id="rId20" o:title=""/>
                </v:shape>
                <o:OLEObject Type="Embed" ProgID="PBrush" ShapeID="_x0000_i1050" DrawAspect="Content" ObjectID="_1645015650" r:id="rId50"/>
              </w:object>
            </w:r>
          </w:p>
        </w:tc>
        <w:tc>
          <w:tcPr>
            <w:tcW w:w="1276" w:type="dxa"/>
          </w:tcPr>
          <w:p w14:paraId="300F6887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202" w:type="dxa"/>
            <w:shd w:val="clear" w:color="auto" w:fill="auto"/>
          </w:tcPr>
          <w:p w14:paraId="5A29D995" w14:textId="4AEF2498" w:rsidR="00DF3169" w:rsidRPr="005003E0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При нажатии на кнопку открывается ЭФ добавления нового адреса </w:t>
            </w:r>
            <w:r w:rsidR="00A91989">
              <w:rPr>
                <w:sz w:val="18"/>
                <w:szCs w:val="18"/>
              </w:rPr>
              <w:t>помощника (</w:t>
            </w:r>
            <w:r w:rsidRPr="004A2A51">
              <w:rPr>
                <w:sz w:val="18"/>
                <w:szCs w:val="18"/>
              </w:rPr>
              <w:fldChar w:fldCharType="begin"/>
            </w:r>
            <w:r w:rsidRPr="00D475DF">
              <w:rPr>
                <w:sz w:val="18"/>
                <w:szCs w:val="18"/>
              </w:rPr>
              <w:instrText xml:space="preserve"> REF _Ref529880366 \h </w:instrText>
            </w:r>
            <w:r>
              <w:rPr>
                <w:sz w:val="18"/>
                <w:szCs w:val="18"/>
              </w:rPr>
              <w:instrText xml:space="preserve"> \* MERGEFORMAT </w:instrText>
            </w:r>
            <w:r w:rsidRPr="004A2A51">
              <w:rPr>
                <w:sz w:val="18"/>
                <w:szCs w:val="18"/>
              </w:rPr>
            </w:r>
            <w:r w:rsidRPr="004A2A51">
              <w:rPr>
                <w:sz w:val="18"/>
                <w:szCs w:val="18"/>
              </w:rPr>
              <w:fldChar w:fldCharType="separate"/>
            </w:r>
            <w:r w:rsidR="00CA0105" w:rsidRPr="00BD28E0">
              <w:rPr>
                <w:sz w:val="18"/>
                <w:szCs w:val="18"/>
              </w:rPr>
              <w:t>Диалоговое окно «Добавить/Изменить адрес»</w:t>
            </w:r>
            <w:r w:rsidRPr="004A2A51">
              <w:rPr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</w:t>
            </w:r>
          </w:p>
        </w:tc>
      </w:tr>
      <w:tr w:rsidR="00DF3169" w14:paraId="265BEA5A" w14:textId="77777777" w:rsidTr="00DF3169">
        <w:tc>
          <w:tcPr>
            <w:tcW w:w="2093" w:type="dxa"/>
            <w:shd w:val="clear" w:color="auto" w:fill="auto"/>
          </w:tcPr>
          <w:p w14:paraId="4B49A121" w14:textId="77777777" w:rsidR="00DF3169" w:rsidRPr="004426D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Изменить </w:t>
            </w:r>
            <w:r>
              <w:object w:dxaOrig="285" w:dyaOrig="255" w14:anchorId="35935055">
                <v:shape id="_x0000_i1051" type="#_x0000_t75" style="width:15pt;height:15pt" o:ole="">
                  <v:imagedata r:id="rId22" o:title=""/>
                </v:shape>
                <o:OLEObject Type="Embed" ProgID="PBrush" ShapeID="_x0000_i1051" DrawAspect="Content" ObjectID="_1645015651" r:id="rId51"/>
              </w:object>
            </w:r>
          </w:p>
        </w:tc>
        <w:tc>
          <w:tcPr>
            <w:tcW w:w="1276" w:type="dxa"/>
          </w:tcPr>
          <w:p w14:paraId="62B75317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202" w:type="dxa"/>
            <w:shd w:val="clear" w:color="auto" w:fill="auto"/>
          </w:tcPr>
          <w:p w14:paraId="2DFB8CF9" w14:textId="4140DF50" w:rsidR="00DF3169" w:rsidRPr="005003E0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При нажатии на кнопку открывается ЭФ изменения выбранного адреса </w:t>
            </w:r>
            <w:r w:rsidR="00A91989">
              <w:rPr>
                <w:sz w:val="18"/>
                <w:szCs w:val="18"/>
              </w:rPr>
              <w:t>помощника (</w:t>
            </w:r>
            <w:r w:rsidRPr="00936C8D">
              <w:rPr>
                <w:sz w:val="18"/>
                <w:szCs w:val="18"/>
              </w:rPr>
              <w:fldChar w:fldCharType="begin"/>
            </w:r>
            <w:r w:rsidRPr="00936C8D">
              <w:rPr>
                <w:sz w:val="18"/>
                <w:szCs w:val="18"/>
              </w:rPr>
              <w:instrText xml:space="preserve"> REF _Ref529880366 \h </w:instrText>
            </w:r>
            <w:r>
              <w:rPr>
                <w:sz w:val="18"/>
                <w:szCs w:val="18"/>
              </w:rPr>
              <w:instrText xml:space="preserve"> \* MERGEFORMAT </w:instrText>
            </w:r>
            <w:r w:rsidRPr="00936C8D">
              <w:rPr>
                <w:sz w:val="18"/>
                <w:szCs w:val="18"/>
              </w:rPr>
            </w:r>
            <w:r w:rsidRPr="00936C8D">
              <w:rPr>
                <w:sz w:val="18"/>
                <w:szCs w:val="18"/>
              </w:rPr>
              <w:fldChar w:fldCharType="separate"/>
            </w:r>
            <w:r w:rsidR="00CA0105" w:rsidRPr="00BD28E0">
              <w:rPr>
                <w:sz w:val="18"/>
                <w:szCs w:val="18"/>
              </w:rPr>
              <w:t>Диалоговое окно «Добавить/Изменить адрес»</w:t>
            </w:r>
            <w:r w:rsidRPr="00936C8D">
              <w:rPr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</w:t>
            </w:r>
          </w:p>
        </w:tc>
      </w:tr>
      <w:tr w:rsidR="00DF3169" w14:paraId="0BD61D6A" w14:textId="77777777" w:rsidTr="00DF3169">
        <w:tc>
          <w:tcPr>
            <w:tcW w:w="2093" w:type="dxa"/>
            <w:shd w:val="clear" w:color="auto" w:fill="auto"/>
          </w:tcPr>
          <w:p w14:paraId="2F3A3385" w14:textId="77777777" w:rsidR="00DF3169" w:rsidRPr="004426D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Удалить </w:t>
            </w:r>
            <w:r>
              <w:object w:dxaOrig="285" w:dyaOrig="255" w14:anchorId="6F7D9076">
                <v:shape id="_x0000_i1052" type="#_x0000_t75" style="width:15pt;height:15pt" o:ole="">
                  <v:imagedata r:id="rId24" o:title=""/>
                </v:shape>
                <o:OLEObject Type="Embed" ProgID="PBrush" ShapeID="_x0000_i1052" DrawAspect="Content" ObjectID="_1645015652" r:id="rId52"/>
              </w:object>
            </w:r>
          </w:p>
        </w:tc>
        <w:tc>
          <w:tcPr>
            <w:tcW w:w="1276" w:type="dxa"/>
          </w:tcPr>
          <w:p w14:paraId="66D75154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202" w:type="dxa"/>
            <w:shd w:val="clear" w:color="auto" w:fill="auto"/>
          </w:tcPr>
          <w:p w14:paraId="6D57DF73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удаляется выбранный адрес помощника.</w:t>
            </w:r>
          </w:p>
          <w:p w14:paraId="5F243A1C" w14:textId="77777777" w:rsidR="00DF3169" w:rsidRPr="005003E0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Удаление адреса помощника должно быть явно подтверждено пользователем через запрос «Вы действительно хотите удалить выбранный адрес помощника? Да/Нет».</w:t>
            </w:r>
          </w:p>
        </w:tc>
      </w:tr>
      <w:tr w:rsidR="00DF3169" w14:paraId="3624051B" w14:textId="77777777" w:rsidTr="00DF3169">
        <w:tc>
          <w:tcPr>
            <w:tcW w:w="9571" w:type="dxa"/>
            <w:gridSpan w:val="3"/>
            <w:shd w:val="clear" w:color="auto" w:fill="auto"/>
          </w:tcPr>
          <w:p w14:paraId="30332BCC" w14:textId="77777777" w:rsidR="00DF3169" w:rsidRPr="00450444" w:rsidRDefault="00DF3169" w:rsidP="00DF3169">
            <w:pPr>
              <w:ind w:firstLine="0"/>
              <w:rPr>
                <w:b/>
                <w:sz w:val="18"/>
                <w:szCs w:val="18"/>
              </w:rPr>
            </w:pPr>
            <w:r w:rsidRPr="00450444">
              <w:rPr>
                <w:b/>
                <w:sz w:val="18"/>
                <w:szCs w:val="18"/>
              </w:rPr>
              <w:t>Командные кнопки ЭФ «Добавить/Изменить помощника»</w:t>
            </w:r>
          </w:p>
        </w:tc>
      </w:tr>
      <w:tr w:rsidR="00DF3169" w14:paraId="6F07654D" w14:textId="77777777" w:rsidTr="00DF3169">
        <w:tc>
          <w:tcPr>
            <w:tcW w:w="2093" w:type="dxa"/>
            <w:shd w:val="clear" w:color="auto" w:fill="auto"/>
          </w:tcPr>
          <w:p w14:paraId="1EE4A80A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ОК</w:t>
            </w:r>
          </w:p>
        </w:tc>
        <w:tc>
          <w:tcPr>
            <w:tcW w:w="1276" w:type="dxa"/>
          </w:tcPr>
          <w:p w14:paraId="450F4932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202" w:type="dxa"/>
            <w:shd w:val="clear" w:color="auto" w:fill="auto"/>
          </w:tcPr>
          <w:p w14:paraId="7677DA87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внесенные изменения сохраняются в базу данных.</w:t>
            </w:r>
          </w:p>
        </w:tc>
      </w:tr>
      <w:tr w:rsidR="00DF3169" w14:paraId="24B2651D" w14:textId="77777777" w:rsidTr="00DF3169">
        <w:tc>
          <w:tcPr>
            <w:tcW w:w="2093" w:type="dxa"/>
            <w:shd w:val="clear" w:color="auto" w:fill="auto"/>
          </w:tcPr>
          <w:p w14:paraId="09C62958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Отмена</w:t>
            </w:r>
          </w:p>
        </w:tc>
        <w:tc>
          <w:tcPr>
            <w:tcW w:w="1276" w:type="dxa"/>
          </w:tcPr>
          <w:p w14:paraId="122CDDE1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202" w:type="dxa"/>
            <w:shd w:val="clear" w:color="auto" w:fill="auto"/>
          </w:tcPr>
          <w:p w14:paraId="5E48AA19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закрывается текущее диалоговое окно без сохранения внесенных изменений.</w:t>
            </w:r>
          </w:p>
        </w:tc>
      </w:tr>
    </w:tbl>
    <w:p w14:paraId="266B3FB2" w14:textId="070E19B4" w:rsidR="00DF3169" w:rsidRDefault="00DF3169">
      <w:pPr>
        <w:spacing w:after="200" w:line="276" w:lineRule="auto"/>
        <w:ind w:firstLine="0"/>
        <w:jc w:val="left"/>
      </w:pPr>
    </w:p>
    <w:p w14:paraId="5F5C42CF" w14:textId="77777777" w:rsidR="00DF3169" w:rsidRDefault="00DF3169" w:rsidP="00DF3169">
      <w:pPr>
        <w:pStyle w:val="3"/>
      </w:pPr>
      <w:bookmarkStart w:id="78" w:name="_Ref529873665"/>
      <w:bookmarkStart w:id="79" w:name="_Toc25317503"/>
      <w:r>
        <w:t>Диалоговое окно «Добавить/Изменить контакт»</w:t>
      </w:r>
      <w:bookmarkEnd w:id="78"/>
      <w:bookmarkEnd w:id="79"/>
    </w:p>
    <w:p w14:paraId="717BF8CE" w14:textId="65609C98" w:rsidR="00DF3169" w:rsidRPr="003730B0" w:rsidRDefault="00DF3169" w:rsidP="00DF3169">
      <w:pPr>
        <w:ind w:firstLine="0"/>
      </w:pPr>
      <w:r>
        <w:t xml:space="preserve">Эскиз диалогового окна для добавления и изменения контакта клиента представлен на </w:t>
      </w:r>
      <w:r w:rsidRPr="00E53984">
        <w:rPr>
          <w:b/>
        </w:rPr>
        <w:fldChar w:fldCharType="begin"/>
      </w:r>
      <w:r w:rsidRPr="00E53984">
        <w:rPr>
          <w:b/>
        </w:rPr>
        <w:instrText xml:space="preserve"> REF _Ref529882436 \h </w:instrText>
      </w:r>
      <w:r>
        <w:rPr>
          <w:b/>
        </w:rPr>
        <w:instrText xml:space="preserve"> \* MERGEFORMAT </w:instrText>
      </w:r>
      <w:r w:rsidRPr="00E53984">
        <w:rPr>
          <w:b/>
        </w:rPr>
      </w:r>
      <w:r w:rsidRPr="00E53984">
        <w:rPr>
          <w:b/>
        </w:rPr>
        <w:fldChar w:fldCharType="separate"/>
      </w:r>
      <w:r w:rsidR="00CA0105" w:rsidRPr="00BD28E0">
        <w:rPr>
          <w:b/>
          <w:sz w:val="18"/>
          <w:szCs w:val="18"/>
        </w:rPr>
        <w:t xml:space="preserve">Рисунок </w:t>
      </w:r>
      <w:r w:rsidR="00CA0105" w:rsidRPr="00BD28E0">
        <w:rPr>
          <w:b/>
          <w:noProof/>
          <w:sz w:val="18"/>
          <w:szCs w:val="18"/>
        </w:rPr>
        <w:t>6</w:t>
      </w:r>
      <w:r w:rsidRPr="00E53984">
        <w:rPr>
          <w:b/>
        </w:rPr>
        <w:fldChar w:fldCharType="end"/>
      </w:r>
      <w:r>
        <w:t>.</w:t>
      </w:r>
    </w:p>
    <w:p w14:paraId="3C04EF79" w14:textId="5714B68B" w:rsidR="00DF3169" w:rsidRDefault="00DF3169" w:rsidP="00DF3169">
      <w:pPr>
        <w:jc w:val="center"/>
      </w:pPr>
      <w:r>
        <w:rPr>
          <w:noProof/>
        </w:rPr>
        <w:drawing>
          <wp:inline distT="0" distB="0" distL="0" distR="0" wp14:anchorId="522202A8" wp14:editId="1C5ED12B">
            <wp:extent cx="3545587" cy="3881887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4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473" cy="389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3B985" w14:textId="05F88A82" w:rsidR="00DF3169" w:rsidRPr="00BF349B" w:rsidRDefault="00DF3169" w:rsidP="00DF3169">
      <w:pPr>
        <w:pStyle w:val="ae"/>
        <w:jc w:val="center"/>
        <w:rPr>
          <w:sz w:val="18"/>
          <w:szCs w:val="18"/>
        </w:rPr>
      </w:pPr>
      <w:bookmarkStart w:id="80" w:name="_Ref529882436"/>
      <w:r w:rsidRPr="00BF349B">
        <w:rPr>
          <w:sz w:val="18"/>
          <w:szCs w:val="18"/>
        </w:rPr>
        <w:lastRenderedPageBreak/>
        <w:t xml:space="preserve">Рисунок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Рисунок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6</w:t>
      </w:r>
      <w:r w:rsidRPr="00BF349B">
        <w:rPr>
          <w:noProof/>
          <w:sz w:val="18"/>
          <w:szCs w:val="18"/>
        </w:rPr>
        <w:fldChar w:fldCharType="end"/>
      </w:r>
      <w:bookmarkEnd w:id="80"/>
      <w:r w:rsidRPr="00BF349B">
        <w:rPr>
          <w:sz w:val="18"/>
          <w:szCs w:val="18"/>
        </w:rPr>
        <w:t>. Эскиз диалогового окна «</w:t>
      </w:r>
      <w:r>
        <w:rPr>
          <w:sz w:val="18"/>
          <w:szCs w:val="18"/>
        </w:rPr>
        <w:t>Добавить/Изменить контакт</w:t>
      </w:r>
      <w:r w:rsidRPr="00BF349B">
        <w:rPr>
          <w:sz w:val="18"/>
          <w:szCs w:val="18"/>
        </w:rPr>
        <w:t>»</w:t>
      </w:r>
    </w:p>
    <w:p w14:paraId="20D0DE83" w14:textId="5C8023B6" w:rsidR="00DF3169" w:rsidRPr="00BF349B" w:rsidRDefault="00DF3169" w:rsidP="00DF3169">
      <w:pPr>
        <w:pStyle w:val="ae"/>
        <w:rPr>
          <w:sz w:val="18"/>
          <w:szCs w:val="18"/>
        </w:rPr>
      </w:pPr>
      <w:r w:rsidRPr="00BF349B">
        <w:rPr>
          <w:sz w:val="18"/>
          <w:szCs w:val="18"/>
        </w:rPr>
        <w:t xml:space="preserve">Таблица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Таблица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6</w:t>
      </w:r>
      <w:r w:rsidRPr="00BF349B">
        <w:rPr>
          <w:noProof/>
          <w:sz w:val="18"/>
          <w:szCs w:val="18"/>
        </w:rPr>
        <w:fldChar w:fldCharType="end"/>
      </w:r>
      <w:r w:rsidRPr="00BF349B">
        <w:rPr>
          <w:sz w:val="18"/>
          <w:szCs w:val="18"/>
        </w:rPr>
        <w:t>. Описание полей диалогового окна «</w:t>
      </w:r>
      <w:r>
        <w:rPr>
          <w:sz w:val="18"/>
          <w:szCs w:val="18"/>
        </w:rPr>
        <w:t>Добавить/Изменить контакт</w:t>
      </w:r>
      <w:r w:rsidRPr="00BF349B">
        <w:rPr>
          <w:sz w:val="18"/>
          <w:szCs w:val="18"/>
        </w:rPr>
        <w:t>»</w:t>
      </w:r>
    </w:p>
    <w:tbl>
      <w:tblPr>
        <w:tblStyle w:val="af4"/>
        <w:tblW w:w="0" w:type="auto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417"/>
        <w:gridCol w:w="1560"/>
        <w:gridCol w:w="4394"/>
      </w:tblGrid>
      <w:tr w:rsidR="00DF3169" w:rsidRPr="000557D6" w14:paraId="6F8D58FB" w14:textId="77777777" w:rsidTr="00DF3169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07F50E1A" w14:textId="77777777" w:rsidR="00DF3169" w:rsidRPr="002E0FCE" w:rsidRDefault="00DF3169" w:rsidP="00DF3169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  <w:r>
              <w:rPr>
                <w:b/>
                <w:sz w:val="18"/>
                <w:szCs w:val="18"/>
              </w:rPr>
              <w:t>/Кнопка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5F2AABFF" w14:textId="77777777" w:rsidR="00DF3169" w:rsidRPr="002E0FCE" w:rsidRDefault="00DF3169" w:rsidP="00DF3169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03154A74" w14:textId="77777777" w:rsidR="00DF3169" w:rsidRDefault="00DF3169" w:rsidP="00DF3169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62D5FE6F" w14:textId="77777777" w:rsidR="00DF3169" w:rsidRPr="002E0FCE" w:rsidRDefault="00DF3169" w:rsidP="00DF3169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14:paraId="468ECE4E" w14:textId="77777777" w:rsidR="00DF3169" w:rsidRPr="002E0FCE" w:rsidRDefault="00DF3169" w:rsidP="00DF3169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DF3169" w14:paraId="47BE3F05" w14:textId="77777777" w:rsidTr="00DF3169">
        <w:tc>
          <w:tcPr>
            <w:tcW w:w="2093" w:type="dxa"/>
            <w:shd w:val="clear" w:color="auto" w:fill="auto"/>
          </w:tcPr>
          <w:p w14:paraId="1C9B7C70" w14:textId="77777777" w:rsidR="00DF3169" w:rsidRPr="00E238F3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контакта</w:t>
            </w:r>
          </w:p>
        </w:tc>
        <w:tc>
          <w:tcPr>
            <w:tcW w:w="1417" w:type="dxa"/>
          </w:tcPr>
          <w:p w14:paraId="140193DB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Справочник</w:t>
            </w:r>
          </w:p>
        </w:tc>
        <w:tc>
          <w:tcPr>
            <w:tcW w:w="1560" w:type="dxa"/>
          </w:tcPr>
          <w:p w14:paraId="1B91F0C2" w14:textId="77777777" w:rsidR="00DF3169" w:rsidRPr="000C0FCF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 w:rsidRPr="000C0FCF">
              <w:rPr>
                <w:sz w:val="18"/>
                <w:szCs w:val="18"/>
              </w:rPr>
              <w:t>Тел. мобильный</w:t>
            </w:r>
          </w:p>
          <w:p w14:paraId="48CDFECB" w14:textId="77777777" w:rsidR="00DF3169" w:rsidRPr="000C0FCF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 w:rsidRPr="000C0FCF">
              <w:rPr>
                <w:sz w:val="18"/>
                <w:szCs w:val="18"/>
              </w:rPr>
              <w:t>(для официальной коммуникации ГПБ)</w:t>
            </w:r>
          </w:p>
          <w:p w14:paraId="21B4940E" w14:textId="77777777" w:rsidR="00DF3169" w:rsidRPr="000C0FCF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 w:rsidRPr="000C0FCF">
              <w:rPr>
                <w:sz w:val="18"/>
                <w:szCs w:val="18"/>
              </w:rPr>
              <w:t xml:space="preserve">Тел. мобильный </w:t>
            </w:r>
            <w:proofErr w:type="spellStart"/>
            <w:r w:rsidRPr="000C0FCF">
              <w:rPr>
                <w:sz w:val="18"/>
                <w:szCs w:val="18"/>
              </w:rPr>
              <w:t>Private</w:t>
            </w:r>
            <w:proofErr w:type="spellEnd"/>
          </w:p>
          <w:p w14:paraId="27A09C8D" w14:textId="77777777" w:rsidR="00DF3169" w:rsidRPr="000C0FCF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 w:rsidRPr="000C0FCF">
              <w:rPr>
                <w:sz w:val="18"/>
                <w:szCs w:val="18"/>
              </w:rPr>
              <w:t>(для общения с КМ)</w:t>
            </w:r>
          </w:p>
          <w:p w14:paraId="57A2A14B" w14:textId="77777777" w:rsidR="00DF3169" w:rsidRPr="000C0FCF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 w:rsidRPr="000C0FCF">
              <w:rPr>
                <w:sz w:val="18"/>
                <w:szCs w:val="18"/>
              </w:rPr>
              <w:t>Тел. домашний</w:t>
            </w:r>
          </w:p>
          <w:p w14:paraId="15128C72" w14:textId="77777777" w:rsidR="00DF3169" w:rsidRPr="000C0FCF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 w:rsidRPr="000C0FCF">
              <w:rPr>
                <w:sz w:val="18"/>
                <w:szCs w:val="18"/>
              </w:rPr>
              <w:t>Тел. рабочий</w:t>
            </w:r>
          </w:p>
          <w:p w14:paraId="03A2AEDC" w14:textId="77777777" w:rsidR="00DF3169" w:rsidRPr="000C0FCF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 w:rsidRPr="000C0FCF">
              <w:rPr>
                <w:sz w:val="18"/>
                <w:szCs w:val="18"/>
              </w:rPr>
              <w:t>E-</w:t>
            </w:r>
            <w:proofErr w:type="spellStart"/>
            <w:r w:rsidRPr="000C0FCF">
              <w:rPr>
                <w:sz w:val="18"/>
                <w:szCs w:val="18"/>
              </w:rPr>
              <w:t>mail</w:t>
            </w:r>
            <w:proofErr w:type="spellEnd"/>
            <w:r w:rsidRPr="000C0FCF">
              <w:rPr>
                <w:sz w:val="18"/>
                <w:szCs w:val="18"/>
              </w:rPr>
              <w:t xml:space="preserve"> личный</w:t>
            </w:r>
          </w:p>
          <w:p w14:paraId="131ADF4D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 w:rsidRPr="000C0FCF">
              <w:rPr>
                <w:sz w:val="18"/>
                <w:szCs w:val="18"/>
              </w:rPr>
              <w:t>E-</w:t>
            </w:r>
            <w:proofErr w:type="spellStart"/>
            <w:r w:rsidRPr="000C0FCF">
              <w:rPr>
                <w:sz w:val="18"/>
                <w:szCs w:val="18"/>
              </w:rPr>
              <w:t>mail</w:t>
            </w:r>
            <w:proofErr w:type="spellEnd"/>
            <w:r w:rsidRPr="000C0FCF">
              <w:rPr>
                <w:sz w:val="18"/>
                <w:szCs w:val="18"/>
              </w:rPr>
              <w:t xml:space="preserve"> рабочий</w:t>
            </w:r>
          </w:p>
        </w:tc>
        <w:tc>
          <w:tcPr>
            <w:tcW w:w="4394" w:type="dxa"/>
            <w:shd w:val="clear" w:color="auto" w:fill="auto"/>
          </w:tcPr>
          <w:p w14:paraId="08F55B5A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Выбор типа контакта из справочника «Тип контакта».</w:t>
            </w:r>
          </w:p>
        </w:tc>
      </w:tr>
      <w:tr w:rsidR="00DF3169" w14:paraId="54787B18" w14:textId="77777777" w:rsidTr="00DF3169">
        <w:tc>
          <w:tcPr>
            <w:tcW w:w="2093" w:type="dxa"/>
            <w:shd w:val="clear" w:color="auto" w:fill="auto"/>
          </w:tcPr>
          <w:p w14:paraId="68848CEA" w14:textId="77777777" w:rsidR="00DF3169" w:rsidRPr="00E238F3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Контакт</w:t>
            </w:r>
          </w:p>
        </w:tc>
        <w:tc>
          <w:tcPr>
            <w:tcW w:w="1417" w:type="dxa"/>
          </w:tcPr>
          <w:p w14:paraId="401ECEA4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  <w:p w14:paraId="78EA370D" w14:textId="77777777" w:rsidR="00DF3169" w:rsidRPr="00F6314A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60" w:type="dxa"/>
          </w:tcPr>
          <w:p w14:paraId="4C4EE6E2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 w:rsidRPr="00A375F6">
              <w:rPr>
                <w:sz w:val="18"/>
                <w:szCs w:val="18"/>
              </w:rPr>
              <w:t>+#-###-###-##-##</w:t>
            </w:r>
          </w:p>
          <w:p w14:paraId="09FC3B01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или</w:t>
            </w:r>
          </w:p>
          <w:p w14:paraId="2C70531B" w14:textId="77777777" w:rsidR="00DF3169" w:rsidRDefault="00606DE8" w:rsidP="00DF3169">
            <w:pPr>
              <w:ind w:firstLine="0"/>
              <w:jc w:val="center"/>
              <w:rPr>
                <w:sz w:val="18"/>
                <w:szCs w:val="18"/>
              </w:rPr>
            </w:pPr>
            <w:hyperlink r:id="rId54" w:history="1">
              <w:r w:rsidR="00DF3169" w:rsidRPr="009D608F">
                <w:rPr>
                  <w:rStyle w:val="af"/>
                  <w:sz w:val="18"/>
                  <w:szCs w:val="18"/>
                  <w:lang w:val="en-US"/>
                </w:rPr>
                <w:t>email</w:t>
              </w:r>
              <w:r w:rsidR="00DF3169" w:rsidRPr="009D608F">
                <w:rPr>
                  <w:rStyle w:val="af"/>
                  <w:sz w:val="18"/>
                  <w:szCs w:val="18"/>
                </w:rPr>
                <w:t>@</w:t>
              </w:r>
              <w:r w:rsidR="00DF3169" w:rsidRPr="009D608F">
                <w:rPr>
                  <w:rStyle w:val="af"/>
                  <w:sz w:val="18"/>
                  <w:szCs w:val="18"/>
                  <w:lang w:val="en-US"/>
                </w:rPr>
                <w:t>email</w:t>
              </w:r>
              <w:r w:rsidR="00DF3169" w:rsidRPr="009D608F">
                <w:rPr>
                  <w:rStyle w:val="af"/>
                  <w:sz w:val="18"/>
                  <w:szCs w:val="18"/>
                </w:rPr>
                <w:t>.</w:t>
              </w:r>
              <w:proofErr w:type="spellStart"/>
              <w:r w:rsidR="00DF3169" w:rsidRPr="009D608F">
                <w:rPr>
                  <w:rStyle w:val="af"/>
                  <w:sz w:val="18"/>
                  <w:szCs w:val="18"/>
                  <w:lang w:val="en-US"/>
                </w:rPr>
                <w:t>ru</w:t>
              </w:r>
              <w:proofErr w:type="spellEnd"/>
            </w:hyperlink>
          </w:p>
          <w:p w14:paraId="6C31000F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или</w:t>
            </w:r>
          </w:p>
          <w:p w14:paraId="2EDC23B4" w14:textId="77777777" w:rsidR="00DF3169" w:rsidRPr="008213CD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Добавить контакт</w:t>
            </w:r>
          </w:p>
        </w:tc>
        <w:tc>
          <w:tcPr>
            <w:tcW w:w="4394" w:type="dxa"/>
            <w:shd w:val="clear" w:color="auto" w:fill="auto"/>
          </w:tcPr>
          <w:p w14:paraId="4E528BBA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информации о контакте.</w:t>
            </w:r>
          </w:p>
          <w:p w14:paraId="4FC74885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диалоговая форма вызывается в режиме добавления контакта, то по умолчанию отображаться текст подсказку «…Добавить контакт…».</w:t>
            </w:r>
          </w:p>
          <w:p w14:paraId="2B35EA03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Выбранный элемент управления должен поддерживать контекстный поиск при вводе текста, а также выбор из выпадающего списка. Контекстный поиск выполняется по справочнику контактов клиента с таким же типом, как и у текущего добавляемого/изменяемого контакта. Условие поиска «содержит».</w:t>
            </w:r>
          </w:p>
          <w:p w14:paraId="4E5F4ACF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пользователь выбирает один из найденных контактов, то диалоговое окно заполняется данными этого контакта и переходит в режим редактирования. Если пользователь не выбрал ни одного контакта из контекстного поиска, то диалоговое окно остается в режиме редактирования текущего контакта.</w:t>
            </w:r>
          </w:p>
          <w:p w14:paraId="38C5B93F" w14:textId="77777777" w:rsidR="00DF3169" w:rsidRPr="00A375F6" w:rsidRDefault="00DF3169" w:rsidP="00DF3169">
            <w:pPr>
              <w:ind w:firstLine="0"/>
              <w:rPr>
                <w:sz w:val="18"/>
                <w:szCs w:val="18"/>
              </w:rPr>
            </w:pPr>
            <w:r w:rsidRPr="00A375F6">
              <w:rPr>
                <w:sz w:val="18"/>
                <w:szCs w:val="18"/>
              </w:rPr>
              <w:t>Формат отображения/маска ввода телефона: +#-###-###-##-##.</w:t>
            </w:r>
          </w:p>
          <w:p w14:paraId="14607BC2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 w:rsidRPr="00A375F6">
              <w:rPr>
                <w:sz w:val="18"/>
                <w:szCs w:val="18"/>
              </w:rPr>
              <w:t>Формат отображения/маска ввода e-</w:t>
            </w:r>
            <w:proofErr w:type="spellStart"/>
            <w:r w:rsidRPr="00A375F6">
              <w:rPr>
                <w:sz w:val="18"/>
                <w:szCs w:val="18"/>
              </w:rPr>
              <w:t>mail</w:t>
            </w:r>
            <w:proofErr w:type="spellEnd"/>
            <w:r w:rsidRPr="00A375F6">
              <w:rPr>
                <w:sz w:val="18"/>
                <w:szCs w:val="18"/>
              </w:rPr>
              <w:t xml:space="preserve">: </w:t>
            </w:r>
            <w:hyperlink r:id="rId55" w:history="1">
              <w:r w:rsidRPr="009D608F">
                <w:rPr>
                  <w:rStyle w:val="af"/>
                  <w:sz w:val="18"/>
                  <w:szCs w:val="18"/>
                </w:rPr>
                <w:t>xxxx@xxx.xx</w:t>
              </w:r>
            </w:hyperlink>
            <w:r w:rsidRPr="00A375F6">
              <w:rPr>
                <w:sz w:val="18"/>
                <w:szCs w:val="18"/>
              </w:rPr>
              <w:t>.</w:t>
            </w:r>
          </w:p>
        </w:tc>
      </w:tr>
      <w:tr w:rsidR="00DF3169" w14:paraId="2962990B" w14:textId="77777777" w:rsidTr="00DF3169">
        <w:tc>
          <w:tcPr>
            <w:tcW w:w="2093" w:type="dxa"/>
            <w:shd w:val="clear" w:color="auto" w:fill="auto"/>
          </w:tcPr>
          <w:p w14:paraId="2D173BB6" w14:textId="77777777" w:rsidR="00DF3169" w:rsidRPr="00E238F3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Основной контакт</w:t>
            </w:r>
          </w:p>
        </w:tc>
        <w:tc>
          <w:tcPr>
            <w:tcW w:w="1417" w:type="dxa"/>
          </w:tcPr>
          <w:p w14:paraId="6F5A6F7C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1560" w:type="dxa"/>
          </w:tcPr>
          <w:p w14:paraId="7B73D4FD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394" w:type="dxa"/>
            <w:shd w:val="clear" w:color="auto" w:fill="auto"/>
          </w:tcPr>
          <w:p w14:paraId="25BEF24F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информации о признаке контакта «Основной».</w:t>
            </w:r>
          </w:p>
        </w:tc>
      </w:tr>
      <w:tr w:rsidR="00DF3169" w14:paraId="02F13BA4" w14:textId="77777777" w:rsidTr="00DF3169">
        <w:tc>
          <w:tcPr>
            <w:tcW w:w="2093" w:type="dxa"/>
            <w:shd w:val="clear" w:color="auto" w:fill="auto"/>
          </w:tcPr>
          <w:p w14:paraId="4695F464" w14:textId="77777777" w:rsidR="00DF3169" w:rsidRPr="00E238F3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Комментарий</w:t>
            </w:r>
          </w:p>
        </w:tc>
        <w:tc>
          <w:tcPr>
            <w:tcW w:w="1417" w:type="dxa"/>
          </w:tcPr>
          <w:p w14:paraId="01CD7F6B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60" w:type="dxa"/>
          </w:tcPr>
          <w:p w14:paraId="439DCC3D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394" w:type="dxa"/>
            <w:shd w:val="clear" w:color="auto" w:fill="auto"/>
          </w:tcPr>
          <w:p w14:paraId="17B12BFD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комментария к контакту.</w:t>
            </w:r>
          </w:p>
        </w:tc>
      </w:tr>
      <w:tr w:rsidR="00DF3169" w14:paraId="57C8CFE5" w14:textId="77777777" w:rsidTr="00DF3169">
        <w:tc>
          <w:tcPr>
            <w:tcW w:w="2093" w:type="dxa"/>
            <w:shd w:val="clear" w:color="auto" w:fill="auto"/>
          </w:tcPr>
          <w:p w14:paraId="7B89B4ED" w14:textId="77777777" w:rsidR="00DF3169" w:rsidRPr="00E238F3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Источник</w:t>
            </w:r>
          </w:p>
        </w:tc>
        <w:tc>
          <w:tcPr>
            <w:tcW w:w="1417" w:type="dxa"/>
          </w:tcPr>
          <w:p w14:paraId="6CEEEAB3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60" w:type="dxa"/>
          </w:tcPr>
          <w:p w14:paraId="24AEB683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394" w:type="dxa"/>
            <w:shd w:val="clear" w:color="auto" w:fill="auto"/>
          </w:tcPr>
          <w:p w14:paraId="5D9C7F34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 доступно для редактирования. Отображается наименование источника.</w:t>
            </w:r>
          </w:p>
        </w:tc>
      </w:tr>
      <w:tr w:rsidR="00DF3169" w:rsidDel="003000F3" w14:paraId="33C2605B" w14:textId="77777777" w:rsidTr="00DF3169">
        <w:tc>
          <w:tcPr>
            <w:tcW w:w="9464" w:type="dxa"/>
            <w:gridSpan w:val="4"/>
            <w:shd w:val="clear" w:color="auto" w:fill="auto"/>
          </w:tcPr>
          <w:p w14:paraId="4DDC7482" w14:textId="77777777" w:rsidR="00DF3169" w:rsidRDefault="00DF3169" w:rsidP="00DF3169">
            <w:pPr>
              <w:ind w:firstLine="0"/>
              <w:rPr>
                <w:b/>
                <w:sz w:val="18"/>
                <w:szCs w:val="18"/>
              </w:rPr>
            </w:pPr>
            <w:r w:rsidRPr="006259A6">
              <w:rPr>
                <w:b/>
                <w:sz w:val="18"/>
                <w:szCs w:val="18"/>
              </w:rPr>
              <w:t>Таблица «Коммуникации»</w:t>
            </w:r>
          </w:p>
          <w:p w14:paraId="1D6E83C8" w14:textId="51708305" w:rsidR="00DF3169" w:rsidDel="003000F3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 зависимости от «типа контакта» в таблицу должны загружаться все типы коммуникации (из справочника «Типы коммуникации», см. </w:t>
            </w:r>
            <w:r w:rsidRPr="00AD7EFC">
              <w:rPr>
                <w:b/>
                <w:sz w:val="18"/>
                <w:szCs w:val="18"/>
              </w:rPr>
              <w:fldChar w:fldCharType="begin"/>
            </w:r>
            <w:r w:rsidRPr="00247A98">
              <w:rPr>
                <w:b/>
                <w:sz w:val="18"/>
                <w:szCs w:val="18"/>
              </w:rPr>
              <w:instrText xml:space="preserve"> REF _Ref18077245 \h  \* MERGEFORMAT </w:instrText>
            </w:r>
            <w:r w:rsidRPr="00AD7EFC">
              <w:rPr>
                <w:b/>
                <w:sz w:val="18"/>
                <w:szCs w:val="18"/>
              </w:rPr>
            </w:r>
            <w:r w:rsidRPr="00AD7EFC">
              <w:rPr>
                <w:b/>
                <w:sz w:val="18"/>
                <w:szCs w:val="18"/>
              </w:rPr>
              <w:fldChar w:fldCharType="separate"/>
            </w:r>
            <w:r w:rsidR="00CA0105" w:rsidRPr="007D63BC">
              <w:rPr>
                <w:b/>
                <w:sz w:val="18"/>
                <w:szCs w:val="18"/>
              </w:rPr>
              <w:t>Новый справочник «Типы коммуникации»</w:t>
            </w:r>
            <w:r w:rsidRPr="00AD7EFC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 с типом «Телефон» или «Электронная почта».</w:t>
            </w:r>
          </w:p>
        </w:tc>
      </w:tr>
      <w:tr w:rsidR="00DF3169" w:rsidDel="003000F3" w14:paraId="06793C00" w14:textId="77777777" w:rsidTr="00DF3169">
        <w:tc>
          <w:tcPr>
            <w:tcW w:w="2093" w:type="dxa"/>
            <w:shd w:val="clear" w:color="auto" w:fill="auto"/>
          </w:tcPr>
          <w:p w14:paraId="42F74E96" w14:textId="77777777" w:rsidR="00DF3169" w:rsidDel="003000F3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коммуникации</w:t>
            </w:r>
          </w:p>
        </w:tc>
        <w:tc>
          <w:tcPr>
            <w:tcW w:w="1417" w:type="dxa"/>
          </w:tcPr>
          <w:p w14:paraId="248EADEE" w14:textId="77777777" w:rsidR="00DF3169" w:rsidDel="003000F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60" w:type="dxa"/>
          </w:tcPr>
          <w:p w14:paraId="10B34A59" w14:textId="77777777" w:rsidR="00DF3169" w:rsidRPr="00B07E04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 w:rsidRPr="00B07E04">
              <w:rPr>
                <w:sz w:val="18"/>
                <w:szCs w:val="18"/>
              </w:rPr>
              <w:t>Маркетинг</w:t>
            </w:r>
          </w:p>
          <w:p w14:paraId="4937E55D" w14:textId="77777777" w:rsidR="00DF3169" w:rsidRPr="00B07E04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 w:rsidRPr="00B07E04">
              <w:rPr>
                <w:sz w:val="18"/>
                <w:szCs w:val="18"/>
              </w:rPr>
              <w:t>Инф. рассылка</w:t>
            </w:r>
          </w:p>
          <w:p w14:paraId="006700FF" w14:textId="77777777" w:rsidR="00DF3169" w:rsidRPr="00B07E04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proofErr w:type="spellStart"/>
            <w:r w:rsidRPr="00B07E04">
              <w:rPr>
                <w:sz w:val="18"/>
                <w:szCs w:val="18"/>
              </w:rPr>
              <w:t>Конф</w:t>
            </w:r>
            <w:proofErr w:type="spellEnd"/>
            <w:r>
              <w:rPr>
                <w:sz w:val="18"/>
                <w:szCs w:val="18"/>
              </w:rPr>
              <w:t>.</w:t>
            </w:r>
            <w:r w:rsidRPr="00B07E04">
              <w:rPr>
                <w:sz w:val="18"/>
                <w:szCs w:val="18"/>
              </w:rPr>
              <w:t xml:space="preserve"> инф-</w:t>
            </w:r>
            <w:proofErr w:type="spellStart"/>
            <w:r w:rsidRPr="00B07E04">
              <w:rPr>
                <w:sz w:val="18"/>
                <w:szCs w:val="18"/>
              </w:rPr>
              <w:t>ция</w:t>
            </w:r>
            <w:proofErr w:type="spellEnd"/>
          </w:p>
          <w:p w14:paraId="0A9DF2CF" w14:textId="77777777" w:rsidR="00DF3169" w:rsidRPr="00B07E04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 w:rsidRPr="00B07E04">
              <w:rPr>
                <w:sz w:val="18"/>
                <w:szCs w:val="18"/>
              </w:rPr>
              <w:t>ПФК</w:t>
            </w:r>
          </w:p>
          <w:p w14:paraId="68789D34" w14:textId="77777777" w:rsidR="00DF3169" w:rsidDel="003000F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 w:rsidRPr="00B07E04">
              <w:rPr>
                <w:sz w:val="18"/>
                <w:szCs w:val="18"/>
              </w:rPr>
              <w:lastRenderedPageBreak/>
              <w:t>Телефонный банкинг</w:t>
            </w:r>
          </w:p>
        </w:tc>
        <w:tc>
          <w:tcPr>
            <w:tcW w:w="4394" w:type="dxa"/>
            <w:shd w:val="clear" w:color="auto" w:fill="auto"/>
          </w:tcPr>
          <w:p w14:paraId="7633D056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Отображение наименования типа коммуникации без возможности редактирования.</w:t>
            </w:r>
          </w:p>
          <w:p w14:paraId="3CCC58D8" w14:textId="77777777" w:rsidR="00DF3169" w:rsidDel="003000F3" w:rsidRDefault="00DF3169" w:rsidP="00DF3169">
            <w:pPr>
              <w:ind w:firstLine="0"/>
              <w:rPr>
                <w:sz w:val="18"/>
                <w:szCs w:val="18"/>
              </w:rPr>
            </w:pPr>
          </w:p>
        </w:tc>
      </w:tr>
      <w:tr w:rsidR="00DF3169" w:rsidDel="003000F3" w14:paraId="1FCB26F1" w14:textId="77777777" w:rsidTr="00DF3169">
        <w:tc>
          <w:tcPr>
            <w:tcW w:w="2093" w:type="dxa"/>
            <w:shd w:val="clear" w:color="auto" w:fill="auto"/>
          </w:tcPr>
          <w:p w14:paraId="73FF8432" w14:textId="77777777" w:rsidR="00DF3169" w:rsidDel="003000F3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Статус</w:t>
            </w:r>
          </w:p>
        </w:tc>
        <w:tc>
          <w:tcPr>
            <w:tcW w:w="1417" w:type="dxa"/>
          </w:tcPr>
          <w:p w14:paraId="2C7F54D9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Список</w:t>
            </w:r>
          </w:p>
          <w:p w14:paraId="2BE6C4DA" w14:textId="77777777" w:rsidR="00DF3169" w:rsidDel="003000F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560" w:type="dxa"/>
          </w:tcPr>
          <w:p w14:paraId="4F1AA5A1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Согласие/</w:t>
            </w:r>
          </w:p>
          <w:p w14:paraId="4C50E170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Отказ/</w:t>
            </w:r>
          </w:p>
          <w:p w14:paraId="55E55842" w14:textId="77777777" w:rsidR="00DF3169" w:rsidDel="003000F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Пусто</w:t>
            </w:r>
          </w:p>
        </w:tc>
        <w:tc>
          <w:tcPr>
            <w:tcW w:w="4394" w:type="dxa"/>
            <w:shd w:val="clear" w:color="auto" w:fill="auto"/>
          </w:tcPr>
          <w:p w14:paraId="5A77BC42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Выпадающий список статуса коммуникации.</w:t>
            </w:r>
          </w:p>
          <w:p w14:paraId="3E7E197A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Для выбора должны быть доступны следующие значения:</w:t>
            </w:r>
          </w:p>
          <w:p w14:paraId="06A42D93" w14:textId="77777777" w:rsidR="00DF3169" w:rsidRDefault="00DF3169" w:rsidP="009D096F">
            <w:pPr>
              <w:pStyle w:val="af5"/>
              <w:numPr>
                <w:ilvl w:val="0"/>
                <w:numId w:val="19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Согласие;</w:t>
            </w:r>
          </w:p>
          <w:p w14:paraId="6375021E" w14:textId="77777777" w:rsidR="00DF3169" w:rsidRDefault="00DF3169" w:rsidP="009D096F">
            <w:pPr>
              <w:pStyle w:val="af5"/>
              <w:numPr>
                <w:ilvl w:val="0"/>
                <w:numId w:val="19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Отказ;</w:t>
            </w:r>
          </w:p>
          <w:p w14:paraId="1ADF2F10" w14:textId="77777777" w:rsidR="00DF3169" w:rsidRDefault="00DF3169" w:rsidP="009D096F">
            <w:pPr>
              <w:pStyle w:val="af5"/>
              <w:numPr>
                <w:ilvl w:val="0"/>
                <w:numId w:val="19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Пусто (пустая строка).</w:t>
            </w:r>
          </w:p>
          <w:p w14:paraId="7F1D3D71" w14:textId="77777777" w:rsidR="00DF3169" w:rsidRPr="00383994" w:rsidDel="003000F3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Для типа коммуникации «</w:t>
            </w:r>
            <w:r w:rsidRPr="003927B0">
              <w:rPr>
                <w:sz w:val="18"/>
                <w:szCs w:val="18"/>
              </w:rPr>
              <w:t>Телефонный банкинг</w:t>
            </w:r>
            <w:r>
              <w:rPr>
                <w:sz w:val="18"/>
                <w:szCs w:val="18"/>
              </w:rPr>
              <w:t>» изменение статуса должно быть запрещено, соответствующая строка таблицы выделена серой цветовой заливкой.</w:t>
            </w:r>
          </w:p>
        </w:tc>
      </w:tr>
      <w:tr w:rsidR="00DF3169" w14:paraId="089D875A" w14:textId="77777777" w:rsidTr="00DF3169">
        <w:tc>
          <w:tcPr>
            <w:tcW w:w="9464" w:type="dxa"/>
            <w:gridSpan w:val="4"/>
          </w:tcPr>
          <w:p w14:paraId="4FA1AE03" w14:textId="77777777" w:rsidR="00DF3169" w:rsidRPr="00B55964" w:rsidRDefault="00DF3169" w:rsidP="00DF3169">
            <w:pPr>
              <w:ind w:firstLine="0"/>
              <w:jc w:val="left"/>
              <w:rPr>
                <w:sz w:val="18"/>
                <w:szCs w:val="18"/>
              </w:rPr>
            </w:pPr>
            <w:r w:rsidRPr="00450444">
              <w:rPr>
                <w:b/>
                <w:sz w:val="18"/>
                <w:szCs w:val="18"/>
              </w:rPr>
              <w:t xml:space="preserve">Командные кнопки ЭФ «Добавить/Изменить </w:t>
            </w:r>
            <w:r>
              <w:rPr>
                <w:b/>
                <w:sz w:val="18"/>
                <w:szCs w:val="18"/>
              </w:rPr>
              <w:t>контакт</w:t>
            </w:r>
            <w:r w:rsidRPr="00450444">
              <w:rPr>
                <w:b/>
                <w:sz w:val="18"/>
                <w:szCs w:val="18"/>
              </w:rPr>
              <w:t>»</w:t>
            </w:r>
          </w:p>
        </w:tc>
      </w:tr>
      <w:tr w:rsidR="00DF3169" w14:paraId="33B9E22D" w14:textId="77777777" w:rsidTr="00DF3169">
        <w:tc>
          <w:tcPr>
            <w:tcW w:w="2093" w:type="dxa"/>
            <w:shd w:val="clear" w:color="auto" w:fill="auto"/>
          </w:tcPr>
          <w:p w14:paraId="1E5E4E81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Печать заявления</w:t>
            </w:r>
          </w:p>
        </w:tc>
        <w:tc>
          <w:tcPr>
            <w:tcW w:w="1417" w:type="dxa"/>
          </w:tcPr>
          <w:p w14:paraId="22F6774B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60" w:type="dxa"/>
          </w:tcPr>
          <w:p w14:paraId="644B3636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394" w:type="dxa"/>
            <w:shd w:val="clear" w:color="auto" w:fill="auto"/>
          </w:tcPr>
          <w:p w14:paraId="346B97C6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 w:rsidRPr="00E85A28">
              <w:rPr>
                <w:sz w:val="18"/>
                <w:szCs w:val="18"/>
              </w:rPr>
              <w:t xml:space="preserve">При нажатии на кнопку </w:t>
            </w:r>
            <w:r>
              <w:rPr>
                <w:sz w:val="18"/>
                <w:szCs w:val="18"/>
              </w:rPr>
              <w:t xml:space="preserve">необходимо </w:t>
            </w:r>
            <w:r w:rsidRPr="00E85A28">
              <w:rPr>
                <w:sz w:val="18"/>
                <w:szCs w:val="18"/>
              </w:rPr>
              <w:t>формировать печатную форму</w:t>
            </w:r>
            <w:r>
              <w:rPr>
                <w:sz w:val="18"/>
                <w:szCs w:val="18"/>
              </w:rPr>
              <w:t>-</w:t>
            </w:r>
            <w:r w:rsidRPr="00E85A28">
              <w:rPr>
                <w:sz w:val="18"/>
                <w:szCs w:val="18"/>
              </w:rPr>
              <w:t>заявление на изменение</w:t>
            </w:r>
            <w:r>
              <w:rPr>
                <w:sz w:val="18"/>
                <w:szCs w:val="18"/>
              </w:rPr>
              <w:t xml:space="preserve"> контакта и/или данных в таблице коммуникации. </w:t>
            </w:r>
          </w:p>
          <w:p w14:paraId="1EAA5ED3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коммуникации «Телефонный банкинг» должен быть исключен из заявления.</w:t>
            </w:r>
          </w:p>
          <w:p w14:paraId="09047A9B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На данный момент бизнес-процесс подтверждения коммуникации «Телефонный банкинг» выполняется преимущественно через карточку продукта «Телефонный банкинг», настоящим документом требования к этому процессу не изменяются.</w:t>
            </w:r>
          </w:p>
          <w:p w14:paraId="0BE03765" w14:textId="77777777" w:rsidR="00DF3169" w:rsidRPr="001B15A0" w:rsidRDefault="00DF3169" w:rsidP="00DF3169">
            <w:pPr>
              <w:ind w:firstLine="0"/>
              <w:rPr>
                <w:sz w:val="18"/>
                <w:szCs w:val="18"/>
              </w:rPr>
            </w:pPr>
          </w:p>
        </w:tc>
      </w:tr>
      <w:tr w:rsidR="00DF3169" w14:paraId="45B65C93" w14:textId="77777777" w:rsidTr="00DF3169">
        <w:tc>
          <w:tcPr>
            <w:tcW w:w="2093" w:type="dxa"/>
            <w:shd w:val="clear" w:color="auto" w:fill="auto"/>
          </w:tcPr>
          <w:p w14:paraId="7D26B2EF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ОК</w:t>
            </w:r>
          </w:p>
        </w:tc>
        <w:tc>
          <w:tcPr>
            <w:tcW w:w="1417" w:type="dxa"/>
          </w:tcPr>
          <w:p w14:paraId="50AB6BD1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60" w:type="dxa"/>
          </w:tcPr>
          <w:p w14:paraId="5B540777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394" w:type="dxa"/>
            <w:shd w:val="clear" w:color="auto" w:fill="auto"/>
          </w:tcPr>
          <w:p w14:paraId="41AF5891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внесенные изменения сохраняются в базу данных.</w:t>
            </w:r>
          </w:p>
          <w:p w14:paraId="7EE58192" w14:textId="77777777" w:rsidR="00DF3169" w:rsidRPr="00E151CE" w:rsidRDefault="00DF3169" w:rsidP="00DF3169">
            <w:pPr>
              <w:ind w:firstLine="0"/>
              <w:rPr>
                <w:sz w:val="18"/>
                <w:szCs w:val="18"/>
              </w:rPr>
            </w:pPr>
            <w:r w:rsidRPr="00E151CE">
              <w:rPr>
                <w:sz w:val="18"/>
                <w:szCs w:val="18"/>
              </w:rPr>
              <w:t xml:space="preserve">Изменение контакта должно быть явно подтверждено пользователем через запрос «Вы действительно хотите изменить информацию о контакте? Да/Нет </w:t>
            </w:r>
          </w:p>
          <w:p w14:paraId="45A8C882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 случае если для телефона контакта установлен/изменен признак «</w:t>
            </w:r>
            <w:proofErr w:type="gramStart"/>
            <w:r>
              <w:rPr>
                <w:sz w:val="18"/>
                <w:szCs w:val="18"/>
              </w:rPr>
              <w:t>Основной»=</w:t>
            </w:r>
            <w:proofErr w:type="gramEnd"/>
            <w:r>
              <w:rPr>
                <w:sz w:val="18"/>
                <w:szCs w:val="18"/>
              </w:rPr>
              <w:t>«Да», у всех прочих телефонов контактов признак «Основной» должен быть очищен («Основной»= «Нет»).</w:t>
            </w:r>
          </w:p>
          <w:p w14:paraId="7720F079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 случае если для </w:t>
            </w:r>
            <w:r>
              <w:rPr>
                <w:sz w:val="18"/>
                <w:szCs w:val="18"/>
                <w:lang w:val="en-US"/>
              </w:rPr>
              <w:t>e</w:t>
            </w:r>
            <w:r w:rsidRPr="00D112D7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  <w:lang w:val="en-US"/>
              </w:rPr>
              <w:t>mail</w:t>
            </w:r>
            <w:r>
              <w:rPr>
                <w:sz w:val="18"/>
                <w:szCs w:val="18"/>
              </w:rPr>
              <w:t xml:space="preserve"> контакта установлен/изменен признак «Основной»=«Да», у всех прочих </w:t>
            </w:r>
            <w:r>
              <w:rPr>
                <w:sz w:val="18"/>
                <w:szCs w:val="18"/>
                <w:lang w:val="en-US"/>
              </w:rPr>
              <w:t>e</w:t>
            </w:r>
            <w:r w:rsidRPr="00D112D7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  <w:lang w:val="en-US"/>
              </w:rPr>
              <w:t>mail</w:t>
            </w:r>
            <w:r w:rsidRPr="00D112D7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контактов признак «Основной» должен быть очищен («Основной»= «Нет»).</w:t>
            </w:r>
          </w:p>
        </w:tc>
      </w:tr>
      <w:tr w:rsidR="00DF3169" w14:paraId="6B2D4C4E" w14:textId="77777777" w:rsidTr="00DF3169">
        <w:tc>
          <w:tcPr>
            <w:tcW w:w="2093" w:type="dxa"/>
            <w:shd w:val="clear" w:color="auto" w:fill="auto"/>
          </w:tcPr>
          <w:p w14:paraId="000A4EBF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Отмена</w:t>
            </w:r>
          </w:p>
        </w:tc>
        <w:tc>
          <w:tcPr>
            <w:tcW w:w="1417" w:type="dxa"/>
          </w:tcPr>
          <w:p w14:paraId="267B929C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60" w:type="dxa"/>
          </w:tcPr>
          <w:p w14:paraId="6DB43E5E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394" w:type="dxa"/>
            <w:shd w:val="clear" w:color="auto" w:fill="auto"/>
          </w:tcPr>
          <w:p w14:paraId="36C97F81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закрывается текущее диалоговое окно без сохранения внесенных изменений.</w:t>
            </w:r>
          </w:p>
        </w:tc>
      </w:tr>
    </w:tbl>
    <w:p w14:paraId="43D54160" w14:textId="77777777" w:rsidR="00DF3169" w:rsidRPr="00D112D7" w:rsidRDefault="00DF3169" w:rsidP="00DF3169">
      <w:pPr>
        <w:pStyle w:val="3"/>
      </w:pPr>
      <w:bookmarkStart w:id="81" w:name="_Ref529880366"/>
      <w:bookmarkStart w:id="82" w:name="_Toc25317504"/>
      <w:r>
        <w:t>Диалоговое окно «Добавить/Изменить адрес»</w:t>
      </w:r>
      <w:bookmarkEnd w:id="81"/>
      <w:bookmarkEnd w:id="82"/>
    </w:p>
    <w:p w14:paraId="6739CF39" w14:textId="79329302" w:rsidR="00DF3169" w:rsidRPr="003730B0" w:rsidRDefault="00DF3169" w:rsidP="00DF3169">
      <w:pPr>
        <w:ind w:firstLine="0"/>
      </w:pPr>
      <w:r>
        <w:t xml:space="preserve">Эскиз диалогового окна для добавления и изменения адреса клиента представлен на </w:t>
      </w:r>
      <w:r w:rsidRPr="00E53984">
        <w:rPr>
          <w:b/>
        </w:rPr>
        <w:fldChar w:fldCharType="begin"/>
      </w:r>
      <w:r w:rsidRPr="00E53984">
        <w:rPr>
          <w:b/>
        </w:rPr>
        <w:instrText xml:space="preserve"> REF _Ref529882444 \h </w:instrText>
      </w:r>
      <w:r>
        <w:rPr>
          <w:b/>
        </w:rPr>
        <w:instrText xml:space="preserve"> \* MERGEFORMAT </w:instrText>
      </w:r>
      <w:r w:rsidRPr="00E53984">
        <w:rPr>
          <w:b/>
        </w:rPr>
      </w:r>
      <w:r w:rsidRPr="00E53984">
        <w:rPr>
          <w:b/>
        </w:rPr>
        <w:fldChar w:fldCharType="separate"/>
      </w:r>
      <w:r w:rsidR="00CA0105" w:rsidRPr="007D63BC">
        <w:rPr>
          <w:b/>
          <w:sz w:val="18"/>
          <w:szCs w:val="18"/>
        </w:rPr>
        <w:t xml:space="preserve">Рисунок </w:t>
      </w:r>
      <w:r w:rsidR="00CA0105" w:rsidRPr="007D63BC">
        <w:rPr>
          <w:b/>
          <w:noProof/>
          <w:sz w:val="18"/>
          <w:szCs w:val="18"/>
        </w:rPr>
        <w:t>7</w:t>
      </w:r>
      <w:r w:rsidRPr="00E53984">
        <w:rPr>
          <w:b/>
        </w:rPr>
        <w:fldChar w:fldCharType="end"/>
      </w:r>
      <w:r>
        <w:t>.</w:t>
      </w:r>
    </w:p>
    <w:p w14:paraId="2FCFA542" w14:textId="77777777" w:rsidR="00DF3169" w:rsidRDefault="00DF3169" w:rsidP="00DF3169">
      <w:pPr>
        <w:jc w:val="center"/>
      </w:pPr>
      <w:r>
        <w:rPr>
          <w:noProof/>
        </w:rPr>
        <w:lastRenderedPageBreak/>
        <w:drawing>
          <wp:inline distT="0" distB="0" distL="0" distR="0" wp14:anchorId="40389EA8" wp14:editId="572B57AA">
            <wp:extent cx="3992245" cy="4087495"/>
            <wp:effectExtent l="0" t="0" r="825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408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3AFDD" w14:textId="2A970E75" w:rsidR="00DF3169" w:rsidRDefault="00DF3169" w:rsidP="00DF3169">
      <w:pPr>
        <w:pStyle w:val="ae"/>
        <w:jc w:val="center"/>
        <w:rPr>
          <w:sz w:val="18"/>
          <w:szCs w:val="18"/>
        </w:rPr>
      </w:pPr>
      <w:bookmarkStart w:id="83" w:name="_Ref529882444"/>
      <w:r w:rsidRPr="00BF349B">
        <w:rPr>
          <w:sz w:val="18"/>
          <w:szCs w:val="18"/>
        </w:rPr>
        <w:t xml:space="preserve">Рисунок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Рисунок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7</w:t>
      </w:r>
      <w:r w:rsidRPr="00BF349B">
        <w:rPr>
          <w:noProof/>
          <w:sz w:val="18"/>
          <w:szCs w:val="18"/>
        </w:rPr>
        <w:fldChar w:fldCharType="end"/>
      </w:r>
      <w:bookmarkEnd w:id="83"/>
      <w:r w:rsidRPr="00BF349B">
        <w:rPr>
          <w:sz w:val="18"/>
          <w:szCs w:val="18"/>
        </w:rPr>
        <w:t>. Эскиз диалогового окна «</w:t>
      </w:r>
      <w:r>
        <w:rPr>
          <w:sz w:val="18"/>
          <w:szCs w:val="18"/>
        </w:rPr>
        <w:t>Добавить/Изменить контактный адрес</w:t>
      </w:r>
      <w:r w:rsidRPr="00BF349B">
        <w:rPr>
          <w:sz w:val="18"/>
          <w:szCs w:val="18"/>
        </w:rPr>
        <w:t>»</w:t>
      </w:r>
    </w:p>
    <w:p w14:paraId="447E97CA" w14:textId="14D37525" w:rsidR="00DF3169" w:rsidRPr="00BF349B" w:rsidRDefault="00DF3169" w:rsidP="00DF3169">
      <w:pPr>
        <w:pStyle w:val="ae"/>
        <w:rPr>
          <w:sz w:val="18"/>
          <w:szCs w:val="18"/>
        </w:rPr>
      </w:pPr>
      <w:r w:rsidRPr="00BF349B">
        <w:rPr>
          <w:sz w:val="18"/>
          <w:szCs w:val="18"/>
        </w:rPr>
        <w:t xml:space="preserve">Таблица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Таблица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7</w:t>
      </w:r>
      <w:r w:rsidRPr="00BF349B">
        <w:rPr>
          <w:noProof/>
          <w:sz w:val="18"/>
          <w:szCs w:val="18"/>
        </w:rPr>
        <w:fldChar w:fldCharType="end"/>
      </w:r>
      <w:r w:rsidRPr="00BF349B">
        <w:rPr>
          <w:sz w:val="18"/>
          <w:szCs w:val="18"/>
        </w:rPr>
        <w:t>. Описание полей диалогового окна «</w:t>
      </w:r>
      <w:r>
        <w:rPr>
          <w:sz w:val="18"/>
          <w:szCs w:val="18"/>
        </w:rPr>
        <w:t>Добавить/Изменить контактный адрес</w:t>
      </w:r>
      <w:r w:rsidRPr="00BF349B">
        <w:rPr>
          <w:sz w:val="18"/>
          <w:szCs w:val="18"/>
        </w:rPr>
        <w:t>»</w:t>
      </w:r>
    </w:p>
    <w:tbl>
      <w:tblPr>
        <w:tblStyle w:val="af4"/>
        <w:tblW w:w="9605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417"/>
        <w:gridCol w:w="1701"/>
        <w:gridCol w:w="4394"/>
      </w:tblGrid>
      <w:tr w:rsidR="00DF3169" w:rsidRPr="000557D6" w14:paraId="358B787A" w14:textId="77777777" w:rsidTr="00DF3169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4791E671" w14:textId="77777777" w:rsidR="00DF3169" w:rsidRPr="002E0FCE" w:rsidRDefault="00DF3169" w:rsidP="00DF3169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  <w:r>
              <w:rPr>
                <w:b/>
                <w:sz w:val="18"/>
                <w:szCs w:val="18"/>
              </w:rPr>
              <w:t>/Кнопка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43425085" w14:textId="77777777" w:rsidR="00DF3169" w:rsidRPr="002E0FCE" w:rsidRDefault="00DF3169" w:rsidP="00DF3169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6217E57E" w14:textId="77777777" w:rsidR="00DF3169" w:rsidRDefault="00DF3169" w:rsidP="00DF3169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49CBF12F" w14:textId="77777777" w:rsidR="00DF3169" w:rsidRPr="002E0FCE" w:rsidRDefault="00DF3169" w:rsidP="00DF3169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14:paraId="2FF06CD2" w14:textId="77777777" w:rsidR="00DF3169" w:rsidRPr="002E0FCE" w:rsidRDefault="00DF3169" w:rsidP="00DF3169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DF3169" w14:paraId="309AFD7F" w14:textId="77777777" w:rsidTr="00DF3169">
        <w:tc>
          <w:tcPr>
            <w:tcW w:w="2093" w:type="dxa"/>
            <w:shd w:val="clear" w:color="auto" w:fill="auto"/>
          </w:tcPr>
          <w:p w14:paraId="42999F09" w14:textId="77777777" w:rsidR="00DF3169" w:rsidRPr="00276061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адреса</w:t>
            </w:r>
          </w:p>
        </w:tc>
        <w:tc>
          <w:tcPr>
            <w:tcW w:w="1417" w:type="dxa"/>
          </w:tcPr>
          <w:p w14:paraId="1A76F763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Справочник</w:t>
            </w:r>
          </w:p>
        </w:tc>
        <w:tc>
          <w:tcPr>
            <w:tcW w:w="1701" w:type="dxa"/>
          </w:tcPr>
          <w:p w14:paraId="60FD3FA5" w14:textId="77777777" w:rsidR="00DF3169" w:rsidRPr="00AA0C3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 w:rsidRPr="00AA0C33">
              <w:rPr>
                <w:sz w:val="18"/>
                <w:szCs w:val="18"/>
              </w:rPr>
              <w:t>Адрес проживания</w:t>
            </w:r>
          </w:p>
          <w:p w14:paraId="6E7F7CFF" w14:textId="77777777" w:rsidR="00DF3169" w:rsidRPr="00AA0C3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 w:rsidRPr="00AA0C33">
              <w:rPr>
                <w:sz w:val="18"/>
                <w:szCs w:val="18"/>
              </w:rPr>
              <w:t>(совпадает с регистрацией)</w:t>
            </w:r>
          </w:p>
          <w:p w14:paraId="2BEB3D98" w14:textId="77777777" w:rsidR="00DF3169" w:rsidRPr="00AA0C3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 w:rsidRPr="00AA0C33">
              <w:rPr>
                <w:sz w:val="18"/>
                <w:szCs w:val="18"/>
              </w:rPr>
              <w:t>Адрес рабочий1</w:t>
            </w:r>
          </w:p>
          <w:p w14:paraId="7AA6CCE7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 w:rsidRPr="00AA0C33">
              <w:rPr>
                <w:sz w:val="18"/>
                <w:szCs w:val="18"/>
              </w:rPr>
              <w:t>Адрес рабочий2</w:t>
            </w:r>
          </w:p>
        </w:tc>
        <w:tc>
          <w:tcPr>
            <w:tcW w:w="4394" w:type="dxa"/>
            <w:shd w:val="clear" w:color="auto" w:fill="auto"/>
          </w:tcPr>
          <w:p w14:paraId="6C0FAE34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Выбор типа адреса из справочника «Тип адреса».</w:t>
            </w:r>
          </w:p>
        </w:tc>
      </w:tr>
      <w:tr w:rsidR="00DF3169" w14:paraId="7B6DE414" w14:textId="77777777" w:rsidTr="00DF3169">
        <w:tc>
          <w:tcPr>
            <w:tcW w:w="2093" w:type="dxa"/>
            <w:shd w:val="clear" w:color="auto" w:fill="auto"/>
          </w:tcPr>
          <w:p w14:paraId="44FBCDAC" w14:textId="77777777" w:rsidR="00DF3169" w:rsidRPr="00276061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Основной</w:t>
            </w:r>
          </w:p>
        </w:tc>
        <w:tc>
          <w:tcPr>
            <w:tcW w:w="1417" w:type="dxa"/>
          </w:tcPr>
          <w:p w14:paraId="0B0E25D7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1701" w:type="dxa"/>
          </w:tcPr>
          <w:p w14:paraId="38CE613A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394" w:type="dxa"/>
            <w:shd w:val="clear" w:color="auto" w:fill="auto"/>
          </w:tcPr>
          <w:p w14:paraId="6074C9C8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информации о признаке адреса «Основной».</w:t>
            </w:r>
          </w:p>
        </w:tc>
      </w:tr>
      <w:tr w:rsidR="00DF3169" w14:paraId="0D5A0203" w14:textId="77777777" w:rsidTr="00DF3169">
        <w:tc>
          <w:tcPr>
            <w:tcW w:w="2093" w:type="dxa"/>
            <w:shd w:val="clear" w:color="auto" w:fill="auto"/>
          </w:tcPr>
          <w:p w14:paraId="41D3DF15" w14:textId="77777777" w:rsidR="00DF3169" w:rsidRPr="00AA6F83" w:rsidRDefault="00DF3169" w:rsidP="00DF3169">
            <w:pPr>
              <w:ind w:firstLine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Почтовый</w:t>
            </w:r>
          </w:p>
        </w:tc>
        <w:tc>
          <w:tcPr>
            <w:tcW w:w="1417" w:type="dxa"/>
          </w:tcPr>
          <w:p w14:paraId="7822005E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1701" w:type="dxa"/>
          </w:tcPr>
          <w:p w14:paraId="4B750AE3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394" w:type="dxa"/>
            <w:shd w:val="clear" w:color="auto" w:fill="auto"/>
          </w:tcPr>
          <w:p w14:paraId="642F804D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информации о признаке адреса «Почтовый».</w:t>
            </w:r>
          </w:p>
        </w:tc>
      </w:tr>
      <w:tr w:rsidR="00DF3169" w14:paraId="5D3BEFDC" w14:textId="77777777" w:rsidTr="00DF3169">
        <w:tc>
          <w:tcPr>
            <w:tcW w:w="2093" w:type="dxa"/>
            <w:shd w:val="clear" w:color="auto" w:fill="auto"/>
          </w:tcPr>
          <w:p w14:paraId="510BE01E" w14:textId="77777777" w:rsidR="00DF3169" w:rsidRPr="00E54447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Индекс</w:t>
            </w:r>
          </w:p>
        </w:tc>
        <w:tc>
          <w:tcPr>
            <w:tcW w:w="1417" w:type="dxa"/>
          </w:tcPr>
          <w:p w14:paraId="4FA1AD1F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701" w:type="dxa"/>
          </w:tcPr>
          <w:p w14:paraId="087B7062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123456</w:t>
            </w:r>
          </w:p>
        </w:tc>
        <w:tc>
          <w:tcPr>
            <w:tcW w:w="4394" w:type="dxa"/>
            <w:shd w:val="clear" w:color="auto" w:fill="auto"/>
          </w:tcPr>
          <w:p w14:paraId="02930538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информации об индексе адреса.</w:t>
            </w:r>
          </w:p>
        </w:tc>
      </w:tr>
      <w:tr w:rsidR="00DF3169" w14:paraId="479976E0" w14:textId="77777777" w:rsidTr="00DF3169">
        <w:tc>
          <w:tcPr>
            <w:tcW w:w="2093" w:type="dxa"/>
            <w:shd w:val="clear" w:color="auto" w:fill="auto"/>
          </w:tcPr>
          <w:p w14:paraId="5F6DC5CE" w14:textId="77777777" w:rsidR="00DF3169" w:rsidRPr="00E54447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Страна</w:t>
            </w:r>
          </w:p>
        </w:tc>
        <w:tc>
          <w:tcPr>
            <w:tcW w:w="1417" w:type="dxa"/>
          </w:tcPr>
          <w:p w14:paraId="114A5C7C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701" w:type="dxa"/>
          </w:tcPr>
          <w:p w14:paraId="6CCAC30E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Россия</w:t>
            </w:r>
          </w:p>
        </w:tc>
        <w:tc>
          <w:tcPr>
            <w:tcW w:w="4394" w:type="dxa"/>
            <w:shd w:val="clear" w:color="auto" w:fill="auto"/>
          </w:tcPr>
          <w:p w14:paraId="39A9F143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информации о стране адреса.</w:t>
            </w:r>
          </w:p>
        </w:tc>
      </w:tr>
      <w:tr w:rsidR="00DF3169" w14:paraId="6F27617A" w14:textId="77777777" w:rsidTr="00DF3169">
        <w:tc>
          <w:tcPr>
            <w:tcW w:w="2093" w:type="dxa"/>
            <w:shd w:val="clear" w:color="auto" w:fill="auto"/>
          </w:tcPr>
          <w:p w14:paraId="6572398D" w14:textId="77777777" w:rsidR="00DF3169" w:rsidRPr="00E54447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Субъект РФ</w:t>
            </w:r>
          </w:p>
        </w:tc>
        <w:tc>
          <w:tcPr>
            <w:tcW w:w="1417" w:type="dxa"/>
          </w:tcPr>
          <w:p w14:paraId="6A16CFAE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701" w:type="dxa"/>
          </w:tcPr>
          <w:p w14:paraId="082A30EA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Московская область</w:t>
            </w:r>
          </w:p>
        </w:tc>
        <w:tc>
          <w:tcPr>
            <w:tcW w:w="4394" w:type="dxa"/>
            <w:shd w:val="clear" w:color="auto" w:fill="auto"/>
          </w:tcPr>
          <w:p w14:paraId="55A3274C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информации о субъекте РФ адреса.</w:t>
            </w:r>
          </w:p>
        </w:tc>
      </w:tr>
      <w:tr w:rsidR="00DF3169" w14:paraId="1CDC1D60" w14:textId="77777777" w:rsidTr="00DF3169">
        <w:tc>
          <w:tcPr>
            <w:tcW w:w="2093" w:type="dxa"/>
            <w:shd w:val="clear" w:color="auto" w:fill="auto"/>
          </w:tcPr>
          <w:p w14:paraId="54D3817A" w14:textId="77777777" w:rsidR="00DF3169" w:rsidRPr="00ED061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Регион</w:t>
            </w:r>
          </w:p>
        </w:tc>
        <w:tc>
          <w:tcPr>
            <w:tcW w:w="1417" w:type="dxa"/>
          </w:tcPr>
          <w:p w14:paraId="511AFE69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701" w:type="dxa"/>
          </w:tcPr>
          <w:p w14:paraId="139EDADD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Московская обл.</w:t>
            </w:r>
          </w:p>
        </w:tc>
        <w:tc>
          <w:tcPr>
            <w:tcW w:w="4394" w:type="dxa"/>
            <w:shd w:val="clear" w:color="auto" w:fill="auto"/>
          </w:tcPr>
          <w:p w14:paraId="503F0628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информации о регионе адреса.</w:t>
            </w:r>
          </w:p>
        </w:tc>
      </w:tr>
      <w:tr w:rsidR="00DF3169" w14:paraId="6FEFDB61" w14:textId="77777777" w:rsidTr="00DF3169">
        <w:tc>
          <w:tcPr>
            <w:tcW w:w="2093" w:type="dxa"/>
            <w:shd w:val="clear" w:color="auto" w:fill="auto"/>
          </w:tcPr>
          <w:p w14:paraId="435FB47B" w14:textId="77777777" w:rsidR="00DF3169" w:rsidRPr="00ED061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Город</w:t>
            </w:r>
          </w:p>
        </w:tc>
        <w:tc>
          <w:tcPr>
            <w:tcW w:w="1417" w:type="dxa"/>
          </w:tcPr>
          <w:p w14:paraId="499BACE6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701" w:type="dxa"/>
          </w:tcPr>
          <w:p w14:paraId="7444C1B4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Москва</w:t>
            </w:r>
          </w:p>
        </w:tc>
        <w:tc>
          <w:tcPr>
            <w:tcW w:w="4394" w:type="dxa"/>
            <w:shd w:val="clear" w:color="auto" w:fill="auto"/>
          </w:tcPr>
          <w:p w14:paraId="0CC8018B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информации о городе адреса.</w:t>
            </w:r>
          </w:p>
        </w:tc>
      </w:tr>
      <w:tr w:rsidR="00DF3169" w14:paraId="584EF7E7" w14:textId="77777777" w:rsidTr="00DF3169">
        <w:tc>
          <w:tcPr>
            <w:tcW w:w="2093" w:type="dxa"/>
            <w:shd w:val="clear" w:color="auto" w:fill="auto"/>
          </w:tcPr>
          <w:p w14:paraId="5FC006AE" w14:textId="77777777" w:rsidR="00DF3169" w:rsidRPr="00C901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Улица/Квартал</w:t>
            </w:r>
          </w:p>
        </w:tc>
        <w:tc>
          <w:tcPr>
            <w:tcW w:w="1417" w:type="dxa"/>
          </w:tcPr>
          <w:p w14:paraId="64CD3785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Текст </w:t>
            </w:r>
          </w:p>
        </w:tc>
        <w:tc>
          <w:tcPr>
            <w:tcW w:w="1701" w:type="dxa"/>
          </w:tcPr>
          <w:p w14:paraId="2FD7E241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Улица имени города</w:t>
            </w:r>
          </w:p>
        </w:tc>
        <w:tc>
          <w:tcPr>
            <w:tcW w:w="4394" w:type="dxa"/>
            <w:shd w:val="clear" w:color="auto" w:fill="auto"/>
          </w:tcPr>
          <w:p w14:paraId="080F9189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информации об улице/квартале адреса.</w:t>
            </w:r>
          </w:p>
        </w:tc>
      </w:tr>
      <w:tr w:rsidR="00DF3169" w14:paraId="0648BAA6" w14:textId="77777777" w:rsidTr="00DF3169">
        <w:tc>
          <w:tcPr>
            <w:tcW w:w="2093" w:type="dxa"/>
            <w:shd w:val="clear" w:color="auto" w:fill="auto"/>
          </w:tcPr>
          <w:p w14:paraId="68894F87" w14:textId="77777777" w:rsidR="00DF3169" w:rsidRPr="00C901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Дом/Владение</w:t>
            </w:r>
          </w:p>
        </w:tc>
        <w:tc>
          <w:tcPr>
            <w:tcW w:w="1417" w:type="dxa"/>
          </w:tcPr>
          <w:p w14:paraId="76BCDC7C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701" w:type="dxa"/>
          </w:tcPr>
          <w:p w14:paraId="46637735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4394" w:type="dxa"/>
            <w:shd w:val="clear" w:color="auto" w:fill="auto"/>
          </w:tcPr>
          <w:p w14:paraId="70E11753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информации о доме/владении адреса.</w:t>
            </w:r>
          </w:p>
        </w:tc>
      </w:tr>
      <w:tr w:rsidR="00DF3169" w14:paraId="65DFA3FC" w14:textId="77777777" w:rsidTr="00DF3169">
        <w:tc>
          <w:tcPr>
            <w:tcW w:w="2093" w:type="dxa"/>
            <w:shd w:val="clear" w:color="auto" w:fill="auto"/>
          </w:tcPr>
          <w:p w14:paraId="2F2D3092" w14:textId="77777777" w:rsidR="00DF3169" w:rsidRPr="00C901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Корпус/Строение</w:t>
            </w:r>
          </w:p>
        </w:tc>
        <w:tc>
          <w:tcPr>
            <w:tcW w:w="1417" w:type="dxa"/>
          </w:tcPr>
          <w:p w14:paraId="73AD28B4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701" w:type="dxa"/>
          </w:tcPr>
          <w:p w14:paraId="54FF6F29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</w:p>
        </w:tc>
        <w:tc>
          <w:tcPr>
            <w:tcW w:w="4394" w:type="dxa"/>
            <w:shd w:val="clear" w:color="auto" w:fill="auto"/>
          </w:tcPr>
          <w:p w14:paraId="665855C7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информации о корпусе/строении адреса.</w:t>
            </w:r>
          </w:p>
        </w:tc>
      </w:tr>
      <w:tr w:rsidR="00DF3169" w14:paraId="29E84BF3" w14:textId="77777777" w:rsidTr="00DF3169">
        <w:tc>
          <w:tcPr>
            <w:tcW w:w="2093" w:type="dxa"/>
            <w:shd w:val="clear" w:color="auto" w:fill="auto"/>
          </w:tcPr>
          <w:p w14:paraId="4FA2DB94" w14:textId="77777777" w:rsidR="00DF3169" w:rsidRPr="00C901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Офис/Квартира</w:t>
            </w:r>
          </w:p>
        </w:tc>
        <w:tc>
          <w:tcPr>
            <w:tcW w:w="1417" w:type="dxa"/>
          </w:tcPr>
          <w:p w14:paraId="35CE9F39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701" w:type="dxa"/>
          </w:tcPr>
          <w:p w14:paraId="52BF1B1B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</w:t>
            </w:r>
          </w:p>
        </w:tc>
        <w:tc>
          <w:tcPr>
            <w:tcW w:w="4394" w:type="dxa"/>
            <w:shd w:val="clear" w:color="auto" w:fill="auto"/>
          </w:tcPr>
          <w:p w14:paraId="087FCD01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информации об офисе/квартире адреса.</w:t>
            </w:r>
          </w:p>
        </w:tc>
      </w:tr>
      <w:tr w:rsidR="00DF3169" w14:paraId="26A87EA8" w14:textId="77777777" w:rsidTr="00DF3169">
        <w:tc>
          <w:tcPr>
            <w:tcW w:w="2093" w:type="dxa"/>
            <w:shd w:val="clear" w:color="auto" w:fill="auto"/>
          </w:tcPr>
          <w:p w14:paraId="4FB65FAD" w14:textId="77777777" w:rsidR="00DF3169" w:rsidRPr="00832812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Адрес одной строкой</w:t>
            </w:r>
          </w:p>
        </w:tc>
        <w:tc>
          <w:tcPr>
            <w:tcW w:w="1417" w:type="dxa"/>
          </w:tcPr>
          <w:p w14:paraId="228144BE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701" w:type="dxa"/>
          </w:tcPr>
          <w:p w14:paraId="5436FF25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394" w:type="dxa"/>
            <w:shd w:val="clear" w:color="auto" w:fill="auto"/>
          </w:tcPr>
          <w:p w14:paraId="5CE70B47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информации об адреса одной строкой.</w:t>
            </w:r>
          </w:p>
        </w:tc>
      </w:tr>
      <w:tr w:rsidR="00DF3169" w14:paraId="5DC35D74" w14:textId="77777777" w:rsidTr="00DF3169">
        <w:tc>
          <w:tcPr>
            <w:tcW w:w="2093" w:type="dxa"/>
            <w:shd w:val="clear" w:color="auto" w:fill="auto"/>
          </w:tcPr>
          <w:p w14:paraId="290FC109" w14:textId="77777777" w:rsidR="00DF3169" w:rsidRPr="00A721C1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Источник</w:t>
            </w:r>
          </w:p>
        </w:tc>
        <w:tc>
          <w:tcPr>
            <w:tcW w:w="1417" w:type="dxa"/>
          </w:tcPr>
          <w:p w14:paraId="5C6D2D1E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 w:rsidRPr="008842BA">
              <w:rPr>
                <w:sz w:val="18"/>
                <w:szCs w:val="18"/>
              </w:rPr>
              <w:t>Текст</w:t>
            </w:r>
          </w:p>
        </w:tc>
        <w:tc>
          <w:tcPr>
            <w:tcW w:w="1701" w:type="dxa"/>
          </w:tcPr>
          <w:p w14:paraId="6368B03D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394" w:type="dxa"/>
            <w:shd w:val="clear" w:color="auto" w:fill="auto"/>
          </w:tcPr>
          <w:p w14:paraId="423DF3EB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 доступно для редактирования. Отображается наименование источника.</w:t>
            </w:r>
          </w:p>
        </w:tc>
      </w:tr>
      <w:tr w:rsidR="00DF3169" w14:paraId="31DFA19F" w14:textId="77777777" w:rsidTr="00DF3169">
        <w:tc>
          <w:tcPr>
            <w:tcW w:w="9605" w:type="dxa"/>
            <w:gridSpan w:val="4"/>
          </w:tcPr>
          <w:p w14:paraId="2AE5183D" w14:textId="77777777" w:rsidR="00DF3169" w:rsidRPr="00B55964" w:rsidRDefault="00DF3169" w:rsidP="00DF3169">
            <w:pPr>
              <w:ind w:firstLine="0"/>
              <w:jc w:val="left"/>
              <w:rPr>
                <w:sz w:val="18"/>
                <w:szCs w:val="18"/>
              </w:rPr>
            </w:pPr>
            <w:r w:rsidRPr="00450444">
              <w:rPr>
                <w:b/>
                <w:sz w:val="18"/>
                <w:szCs w:val="18"/>
              </w:rPr>
              <w:t xml:space="preserve">Командные кнопки ЭФ «Добавить/Изменить </w:t>
            </w:r>
            <w:r>
              <w:rPr>
                <w:b/>
                <w:sz w:val="18"/>
                <w:szCs w:val="18"/>
              </w:rPr>
              <w:t>контактный адрес</w:t>
            </w:r>
            <w:r w:rsidRPr="00450444">
              <w:rPr>
                <w:b/>
                <w:sz w:val="18"/>
                <w:szCs w:val="18"/>
              </w:rPr>
              <w:t>»</w:t>
            </w:r>
          </w:p>
        </w:tc>
      </w:tr>
      <w:tr w:rsidR="00DF3169" w14:paraId="08BEC659" w14:textId="77777777" w:rsidTr="00DF3169">
        <w:tc>
          <w:tcPr>
            <w:tcW w:w="2093" w:type="dxa"/>
            <w:shd w:val="clear" w:color="auto" w:fill="auto"/>
          </w:tcPr>
          <w:p w14:paraId="6B4812D9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Печать заявления</w:t>
            </w:r>
          </w:p>
        </w:tc>
        <w:tc>
          <w:tcPr>
            <w:tcW w:w="1417" w:type="dxa"/>
          </w:tcPr>
          <w:p w14:paraId="4707F09D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701" w:type="dxa"/>
          </w:tcPr>
          <w:p w14:paraId="16A69287" w14:textId="77777777" w:rsidR="00DF3169" w:rsidRPr="00FB5C62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394" w:type="dxa"/>
            <w:shd w:val="clear" w:color="auto" w:fill="auto"/>
          </w:tcPr>
          <w:p w14:paraId="0F4FF034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 w:rsidRPr="00FB5C62">
              <w:rPr>
                <w:sz w:val="18"/>
                <w:szCs w:val="18"/>
              </w:rPr>
              <w:t>При нажатии на кнопку формировать печатную форму заявление на изменение контакта.</w:t>
            </w:r>
          </w:p>
        </w:tc>
      </w:tr>
      <w:tr w:rsidR="00DF3169" w14:paraId="79FBA482" w14:textId="77777777" w:rsidTr="00DF3169">
        <w:tc>
          <w:tcPr>
            <w:tcW w:w="2093" w:type="dxa"/>
            <w:shd w:val="clear" w:color="auto" w:fill="auto"/>
          </w:tcPr>
          <w:p w14:paraId="19CBF470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ОК</w:t>
            </w:r>
          </w:p>
        </w:tc>
        <w:tc>
          <w:tcPr>
            <w:tcW w:w="1417" w:type="dxa"/>
          </w:tcPr>
          <w:p w14:paraId="406D37B1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701" w:type="dxa"/>
          </w:tcPr>
          <w:p w14:paraId="38FE5452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394" w:type="dxa"/>
            <w:shd w:val="clear" w:color="auto" w:fill="auto"/>
          </w:tcPr>
          <w:p w14:paraId="0FF5B186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внесенные изменения сохраняются в базу данных.</w:t>
            </w:r>
          </w:p>
          <w:p w14:paraId="5FA80C16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 w:rsidRPr="00E151CE">
              <w:rPr>
                <w:sz w:val="18"/>
                <w:szCs w:val="18"/>
              </w:rPr>
              <w:t>Изменение контакта должно быть явно подтверждено пользователем через запрос «Вы действительно хотите изменить информацию</w:t>
            </w:r>
            <w:r>
              <w:rPr>
                <w:sz w:val="18"/>
                <w:szCs w:val="18"/>
              </w:rPr>
              <w:t xml:space="preserve"> об адресе</w:t>
            </w:r>
            <w:r w:rsidRPr="00E151CE">
              <w:rPr>
                <w:sz w:val="18"/>
                <w:szCs w:val="18"/>
              </w:rPr>
              <w:t xml:space="preserve">? Да/Нет </w:t>
            </w:r>
          </w:p>
          <w:p w14:paraId="4CE4A0DA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 случае если для контактного адреса установлен/изменен признак «Основной»=«Да», у всех прочих адресов признак «Основной» должен быть очищен («Основной»= «Нет»).</w:t>
            </w:r>
          </w:p>
        </w:tc>
      </w:tr>
      <w:tr w:rsidR="00DF3169" w14:paraId="1624D632" w14:textId="77777777" w:rsidTr="00DF3169">
        <w:tc>
          <w:tcPr>
            <w:tcW w:w="2093" w:type="dxa"/>
            <w:shd w:val="clear" w:color="auto" w:fill="auto"/>
          </w:tcPr>
          <w:p w14:paraId="45E2FCD9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Отмена</w:t>
            </w:r>
          </w:p>
        </w:tc>
        <w:tc>
          <w:tcPr>
            <w:tcW w:w="1417" w:type="dxa"/>
          </w:tcPr>
          <w:p w14:paraId="300AE0C8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701" w:type="dxa"/>
          </w:tcPr>
          <w:p w14:paraId="2C5E2B3B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394" w:type="dxa"/>
            <w:shd w:val="clear" w:color="auto" w:fill="auto"/>
          </w:tcPr>
          <w:p w14:paraId="33AD305B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закрывается текущее диалоговое окно без сохранения внесенных изменений.</w:t>
            </w:r>
          </w:p>
        </w:tc>
      </w:tr>
    </w:tbl>
    <w:p w14:paraId="42FCD4C0" w14:textId="77777777" w:rsidR="00DF3169" w:rsidRDefault="00DF3169">
      <w:pPr>
        <w:spacing w:after="200" w:line="276" w:lineRule="auto"/>
        <w:ind w:firstLine="0"/>
        <w:jc w:val="left"/>
      </w:pPr>
      <w:r>
        <w:br w:type="page"/>
      </w:r>
    </w:p>
    <w:p w14:paraId="7BD3CA8A" w14:textId="77777777" w:rsidR="00DF3169" w:rsidRDefault="00DF3169">
      <w:pPr>
        <w:spacing w:after="200" w:line="276" w:lineRule="auto"/>
        <w:ind w:firstLine="0"/>
        <w:jc w:val="left"/>
      </w:pPr>
    </w:p>
    <w:p w14:paraId="342C5BBD" w14:textId="77777777" w:rsidR="00DB7B57" w:rsidRDefault="00DB7B57" w:rsidP="00DB7B57">
      <w:pPr>
        <w:pStyle w:val="2"/>
      </w:pPr>
      <w:bookmarkStart w:id="84" w:name="_Toc25317505"/>
      <w:r>
        <w:t>Требования к закладке «Филиалы» ОЭФ Клиенты</w:t>
      </w:r>
      <w:bookmarkEnd w:id="67"/>
      <w:bookmarkEnd w:id="84"/>
    </w:p>
    <w:p w14:paraId="43C1DEE0" w14:textId="69179718" w:rsidR="00B313A4" w:rsidRDefault="00CA0120" w:rsidP="00CA0120">
      <w:pPr>
        <w:ind w:firstLine="0"/>
      </w:pPr>
      <w:r>
        <w:t xml:space="preserve">Эскиз закладки </w:t>
      </w:r>
      <w:r w:rsidR="000C5764">
        <w:t>«</w:t>
      </w:r>
      <w:r>
        <w:t>Филиалы</w:t>
      </w:r>
      <w:r w:rsidR="000C5764">
        <w:t>»</w:t>
      </w:r>
      <w:r>
        <w:t xml:space="preserve"> ОЭФ Клиенты представлен на </w:t>
      </w:r>
      <w:r w:rsidR="00A8089F" w:rsidRPr="00A8089F">
        <w:rPr>
          <w:b/>
        </w:rPr>
        <w:fldChar w:fldCharType="begin"/>
      </w:r>
      <w:r w:rsidR="00A8089F" w:rsidRPr="00A8089F">
        <w:rPr>
          <w:b/>
        </w:rPr>
        <w:instrText xml:space="preserve"> REF _Ref528844589 \h </w:instrText>
      </w:r>
      <w:r w:rsidR="00A8089F">
        <w:rPr>
          <w:b/>
        </w:rPr>
        <w:instrText xml:space="preserve"> \* MERGEFORMAT </w:instrText>
      </w:r>
      <w:r w:rsidR="00A8089F" w:rsidRPr="00A8089F">
        <w:rPr>
          <w:b/>
        </w:rPr>
      </w:r>
      <w:r w:rsidR="00A8089F" w:rsidRPr="00A8089F">
        <w:rPr>
          <w:b/>
        </w:rPr>
        <w:fldChar w:fldCharType="separate"/>
      </w:r>
      <w:r w:rsidR="00CA0105" w:rsidRPr="007D63BC">
        <w:rPr>
          <w:b/>
        </w:rPr>
        <w:t xml:space="preserve">Рисунок </w:t>
      </w:r>
      <w:r w:rsidR="00CA0105" w:rsidRPr="007D63BC">
        <w:rPr>
          <w:b/>
          <w:noProof/>
        </w:rPr>
        <w:t>8</w:t>
      </w:r>
      <w:r w:rsidR="00A8089F" w:rsidRPr="00A8089F">
        <w:rPr>
          <w:b/>
        </w:rPr>
        <w:fldChar w:fldCharType="end"/>
      </w:r>
      <w:r>
        <w:t>.</w:t>
      </w:r>
      <w:r w:rsidR="00AF7593">
        <w:t xml:space="preserve"> </w:t>
      </w:r>
      <w:r w:rsidR="00AF7593" w:rsidRPr="00AF7593">
        <w:t>В закладке отображается информация о том, в каких филиалах / городах / площадках у клиента есть открытые продукты и/или клиентские менеджеры.</w:t>
      </w:r>
    </w:p>
    <w:p w14:paraId="24C83249" w14:textId="0F2A89DA" w:rsidR="00CA0120" w:rsidRPr="00CA0120" w:rsidRDefault="00CA0120" w:rsidP="00CA0120">
      <w:pPr>
        <w:ind w:firstLine="0"/>
      </w:pPr>
    </w:p>
    <w:p w14:paraId="2F3DDF15" w14:textId="43451C62" w:rsidR="00FB1B8D" w:rsidRDefault="00247279" w:rsidP="002637F9">
      <w:pPr>
        <w:ind w:firstLine="0"/>
        <w:jc w:val="center"/>
      </w:pPr>
      <w:r>
        <w:rPr>
          <w:noProof/>
        </w:rPr>
        <w:drawing>
          <wp:inline distT="0" distB="0" distL="0" distR="0" wp14:anchorId="38CB07E0" wp14:editId="767737C3">
            <wp:extent cx="5362220" cy="206270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986" cy="206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3E3D2" w14:textId="32F2416A" w:rsidR="00FB1B8D" w:rsidRDefault="00FB1B8D" w:rsidP="00FB1B8D">
      <w:pPr>
        <w:pStyle w:val="ae"/>
        <w:jc w:val="center"/>
        <w:rPr>
          <w:sz w:val="18"/>
          <w:szCs w:val="18"/>
        </w:rPr>
      </w:pPr>
      <w:bookmarkStart w:id="85" w:name="_Ref528844589"/>
      <w:r w:rsidRPr="002634FF">
        <w:rPr>
          <w:sz w:val="18"/>
          <w:szCs w:val="18"/>
        </w:rPr>
        <w:t xml:space="preserve">Рисунок </w:t>
      </w:r>
      <w:r w:rsidRPr="002634FF">
        <w:rPr>
          <w:sz w:val="18"/>
          <w:szCs w:val="18"/>
        </w:rPr>
        <w:fldChar w:fldCharType="begin"/>
      </w:r>
      <w:r w:rsidRPr="002634FF">
        <w:rPr>
          <w:sz w:val="18"/>
          <w:szCs w:val="18"/>
        </w:rPr>
        <w:instrText xml:space="preserve"> SEQ Рисунок \* ARABIC </w:instrText>
      </w:r>
      <w:r w:rsidRPr="002634FF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8</w:t>
      </w:r>
      <w:r w:rsidRPr="002634FF">
        <w:rPr>
          <w:noProof/>
          <w:sz w:val="18"/>
          <w:szCs w:val="18"/>
        </w:rPr>
        <w:fldChar w:fldCharType="end"/>
      </w:r>
      <w:bookmarkEnd w:id="85"/>
      <w:r w:rsidRPr="002634FF">
        <w:rPr>
          <w:sz w:val="18"/>
          <w:szCs w:val="18"/>
        </w:rPr>
        <w:t xml:space="preserve">. Эскиз </w:t>
      </w:r>
      <w:r w:rsidR="000C5764" w:rsidRPr="002634FF">
        <w:rPr>
          <w:sz w:val="18"/>
          <w:szCs w:val="18"/>
        </w:rPr>
        <w:t>закладки «Филиалы» ОЭФ Клиенты</w:t>
      </w:r>
    </w:p>
    <w:p w14:paraId="3875E7E3" w14:textId="0469AEC6" w:rsidR="00FB1B8D" w:rsidRPr="002634FF" w:rsidRDefault="00FB1B8D" w:rsidP="00FB1B8D">
      <w:pPr>
        <w:pStyle w:val="ae"/>
        <w:rPr>
          <w:sz w:val="18"/>
          <w:szCs w:val="18"/>
        </w:rPr>
      </w:pPr>
      <w:r w:rsidRPr="002634FF">
        <w:rPr>
          <w:sz w:val="18"/>
          <w:szCs w:val="18"/>
        </w:rPr>
        <w:t xml:space="preserve">Таблица </w:t>
      </w:r>
      <w:r w:rsidRPr="002634FF">
        <w:rPr>
          <w:sz w:val="18"/>
          <w:szCs w:val="18"/>
        </w:rPr>
        <w:fldChar w:fldCharType="begin"/>
      </w:r>
      <w:r w:rsidRPr="002634FF">
        <w:rPr>
          <w:sz w:val="18"/>
          <w:szCs w:val="18"/>
        </w:rPr>
        <w:instrText xml:space="preserve"> SEQ Таблица \* ARABIC </w:instrText>
      </w:r>
      <w:r w:rsidRPr="002634FF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8</w:t>
      </w:r>
      <w:r w:rsidRPr="002634FF">
        <w:rPr>
          <w:noProof/>
          <w:sz w:val="18"/>
          <w:szCs w:val="18"/>
        </w:rPr>
        <w:fldChar w:fldCharType="end"/>
      </w:r>
      <w:r w:rsidRPr="002634FF">
        <w:rPr>
          <w:sz w:val="18"/>
          <w:szCs w:val="18"/>
        </w:rPr>
        <w:t xml:space="preserve">. Описание полей </w:t>
      </w:r>
      <w:r w:rsidR="00632B6D" w:rsidRPr="002634FF">
        <w:rPr>
          <w:sz w:val="18"/>
          <w:szCs w:val="18"/>
        </w:rPr>
        <w:t>закладки «Филиалы» ОЭФ Клиенты</w:t>
      </w:r>
    </w:p>
    <w:tbl>
      <w:tblPr>
        <w:tblStyle w:val="af4"/>
        <w:tblW w:w="9571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6202"/>
      </w:tblGrid>
      <w:tr w:rsidR="00FB1B8D" w:rsidRPr="000557D6" w14:paraId="06F6EE5E" w14:textId="77777777" w:rsidTr="003662D4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1E4DC4F6" w14:textId="77777777" w:rsidR="00FB1B8D" w:rsidRPr="002E0FCE" w:rsidRDefault="00FB1B8D" w:rsidP="00514960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  <w:r>
              <w:rPr>
                <w:b/>
                <w:sz w:val="18"/>
                <w:szCs w:val="18"/>
              </w:rPr>
              <w:t>/Кнопка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2889CE83" w14:textId="77777777" w:rsidR="00FB1B8D" w:rsidRPr="002E0FCE" w:rsidRDefault="00FB1B8D" w:rsidP="00514960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6202" w:type="dxa"/>
            <w:shd w:val="clear" w:color="auto" w:fill="D9D9D9" w:themeFill="background1" w:themeFillShade="D9"/>
          </w:tcPr>
          <w:p w14:paraId="49C43375" w14:textId="77777777" w:rsidR="00FB1B8D" w:rsidRPr="002E0FCE" w:rsidRDefault="00FB1B8D" w:rsidP="00514960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04347B" w14:paraId="08AD9C44" w14:textId="77777777" w:rsidTr="003662D4">
        <w:tc>
          <w:tcPr>
            <w:tcW w:w="9571" w:type="dxa"/>
            <w:gridSpan w:val="3"/>
            <w:shd w:val="clear" w:color="auto" w:fill="auto"/>
          </w:tcPr>
          <w:p w14:paraId="0372FA8F" w14:textId="26F477F3" w:rsidR="0004347B" w:rsidRDefault="0004347B" w:rsidP="00F962D7">
            <w:pPr>
              <w:ind w:firstLine="0"/>
              <w:rPr>
                <w:b/>
                <w:sz w:val="18"/>
                <w:szCs w:val="18"/>
              </w:rPr>
            </w:pPr>
            <w:r w:rsidRPr="00142004">
              <w:rPr>
                <w:b/>
                <w:sz w:val="18"/>
                <w:szCs w:val="18"/>
              </w:rPr>
              <w:t xml:space="preserve">Таблица </w:t>
            </w:r>
            <w:r w:rsidR="00F962D7" w:rsidRPr="00142004">
              <w:rPr>
                <w:b/>
                <w:sz w:val="18"/>
                <w:szCs w:val="18"/>
              </w:rPr>
              <w:t>«Ф</w:t>
            </w:r>
            <w:r w:rsidRPr="00142004">
              <w:rPr>
                <w:b/>
                <w:sz w:val="18"/>
                <w:szCs w:val="18"/>
              </w:rPr>
              <w:t>илиа</w:t>
            </w:r>
            <w:r w:rsidR="00F962D7" w:rsidRPr="00142004">
              <w:rPr>
                <w:b/>
                <w:sz w:val="18"/>
                <w:szCs w:val="18"/>
              </w:rPr>
              <w:t>лы»</w:t>
            </w:r>
          </w:p>
          <w:p w14:paraId="0B635DCF" w14:textId="77777777" w:rsidR="002165A5" w:rsidRDefault="002165A5" w:rsidP="002165A5">
            <w:pPr>
              <w:ind w:firstLine="0"/>
              <w:rPr>
                <w:sz w:val="18"/>
                <w:szCs w:val="18"/>
              </w:rPr>
            </w:pPr>
            <w:r w:rsidRPr="002165A5">
              <w:rPr>
                <w:sz w:val="18"/>
                <w:szCs w:val="18"/>
              </w:rPr>
              <w:t>В таблиц</w:t>
            </w:r>
            <w:r>
              <w:rPr>
                <w:sz w:val="18"/>
                <w:szCs w:val="18"/>
              </w:rPr>
              <w:t>е</w:t>
            </w:r>
            <w:r w:rsidRPr="002165A5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должны отображаться все филиалы клиента, удовлетворяющие следующим условиям:</w:t>
            </w:r>
          </w:p>
          <w:p w14:paraId="23AC603B" w14:textId="77777777" w:rsidR="002165A5" w:rsidRDefault="002165A5" w:rsidP="002165A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«Начало </w:t>
            </w:r>
            <w:proofErr w:type="gramStart"/>
            <w:r>
              <w:rPr>
                <w:sz w:val="18"/>
                <w:szCs w:val="18"/>
              </w:rPr>
              <w:t>обслуживания»</w:t>
            </w:r>
            <w:r w:rsidRPr="00CA6CD0">
              <w:rPr>
                <w:sz w:val="18"/>
                <w:szCs w:val="18"/>
              </w:rPr>
              <w:t>&lt;</w:t>
            </w:r>
            <w:proofErr w:type="gramEnd"/>
            <w:r w:rsidRPr="00CA6CD0">
              <w:rPr>
                <w:sz w:val="18"/>
                <w:szCs w:val="18"/>
              </w:rPr>
              <w:t>&gt;</w:t>
            </w:r>
            <w:r>
              <w:rPr>
                <w:sz w:val="18"/>
                <w:szCs w:val="18"/>
              </w:rPr>
              <w:t>«Пусто»;</w:t>
            </w:r>
          </w:p>
          <w:p w14:paraId="28C0F0C1" w14:textId="034D2DA9" w:rsidR="002165A5" w:rsidRDefault="002165A5" w:rsidP="002165A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«Завершение </w:t>
            </w:r>
            <w:proofErr w:type="gramStart"/>
            <w:r>
              <w:rPr>
                <w:sz w:val="18"/>
                <w:szCs w:val="18"/>
              </w:rPr>
              <w:t>обслуживания»=</w:t>
            </w:r>
            <w:proofErr w:type="gramEnd"/>
            <w:r>
              <w:rPr>
                <w:sz w:val="18"/>
                <w:szCs w:val="18"/>
              </w:rPr>
              <w:t>«Пусто»;</w:t>
            </w:r>
          </w:p>
          <w:p w14:paraId="07E21E35" w14:textId="3620659B" w:rsidR="002165A5" w:rsidRPr="002165A5" w:rsidRDefault="002165A5" w:rsidP="002165A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«Дата открепления»=«Пусто».</w:t>
            </w:r>
          </w:p>
        </w:tc>
      </w:tr>
      <w:tr w:rsidR="00437FB4" w14:paraId="2AA30E90" w14:textId="77777777" w:rsidTr="003662D4">
        <w:tc>
          <w:tcPr>
            <w:tcW w:w="2093" w:type="dxa"/>
            <w:shd w:val="clear" w:color="auto" w:fill="auto"/>
          </w:tcPr>
          <w:p w14:paraId="711E2FAC" w14:textId="14435512" w:rsidR="00437FB4" w:rsidRDefault="00437FB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ГО/ФС</w:t>
            </w:r>
          </w:p>
        </w:tc>
        <w:tc>
          <w:tcPr>
            <w:tcW w:w="1276" w:type="dxa"/>
          </w:tcPr>
          <w:p w14:paraId="2E17BB31" w14:textId="76234942" w:rsidR="00437FB4" w:rsidRDefault="00437FB4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42BE723F" w14:textId="77777777" w:rsidR="00437FB4" w:rsidRDefault="00437FB4" w:rsidP="002637F9">
            <w:pPr>
              <w:ind w:firstLine="0"/>
              <w:rPr>
                <w:sz w:val="18"/>
                <w:szCs w:val="18"/>
              </w:rPr>
            </w:pPr>
            <w:r w:rsidRPr="00017CD6">
              <w:rPr>
                <w:sz w:val="18"/>
                <w:szCs w:val="18"/>
              </w:rPr>
              <w:t>Для филиала «Газпромбанк (Акционерное общество)» отображать «ГО», в противном случае – «ФС»</w:t>
            </w:r>
            <w:r>
              <w:rPr>
                <w:sz w:val="18"/>
                <w:szCs w:val="18"/>
              </w:rPr>
              <w:t>.</w:t>
            </w:r>
          </w:p>
          <w:p w14:paraId="5F751B3E" w14:textId="1F31ABBD" w:rsidR="00437FB4" w:rsidRDefault="00437FB4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 умолчанию, при открытии закладки столбец скрыт.</w:t>
            </w:r>
          </w:p>
        </w:tc>
      </w:tr>
      <w:tr w:rsidR="00437FB4" w14:paraId="7D1751E2" w14:textId="77777777" w:rsidTr="003662D4">
        <w:tc>
          <w:tcPr>
            <w:tcW w:w="2093" w:type="dxa"/>
            <w:shd w:val="clear" w:color="auto" w:fill="auto"/>
          </w:tcPr>
          <w:p w14:paraId="4A345F2E" w14:textId="4F9624C3" w:rsidR="00437FB4" w:rsidRDefault="00437FB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Филиал</w:t>
            </w:r>
          </w:p>
        </w:tc>
        <w:tc>
          <w:tcPr>
            <w:tcW w:w="1276" w:type="dxa"/>
          </w:tcPr>
          <w:p w14:paraId="56345328" w14:textId="4E0D2208" w:rsidR="00437FB4" w:rsidRDefault="00437FB4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30671181" w14:textId="68DF7AE6" w:rsidR="00437FB4" w:rsidRDefault="00437FB4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н</w:t>
            </w:r>
            <w:r w:rsidRPr="00732D88">
              <w:rPr>
                <w:sz w:val="18"/>
                <w:szCs w:val="18"/>
              </w:rPr>
              <w:t>аименование филиала</w:t>
            </w:r>
          </w:p>
        </w:tc>
      </w:tr>
      <w:tr w:rsidR="00437FB4" w14:paraId="57698980" w14:textId="77777777" w:rsidTr="003662D4">
        <w:tc>
          <w:tcPr>
            <w:tcW w:w="2093" w:type="dxa"/>
            <w:shd w:val="clear" w:color="auto" w:fill="auto"/>
          </w:tcPr>
          <w:p w14:paraId="1D23A633" w14:textId="607ABC45" w:rsidR="00437FB4" w:rsidRDefault="00437FB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Город</w:t>
            </w:r>
          </w:p>
        </w:tc>
        <w:tc>
          <w:tcPr>
            <w:tcW w:w="1276" w:type="dxa"/>
          </w:tcPr>
          <w:p w14:paraId="7BABB07D" w14:textId="5F95806D" w:rsidR="00437FB4" w:rsidRDefault="00437FB4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049EB3EF" w14:textId="056CBBE1" w:rsidR="00437FB4" w:rsidRDefault="00437FB4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наименование города</w:t>
            </w:r>
          </w:p>
        </w:tc>
      </w:tr>
      <w:tr w:rsidR="00437FB4" w14:paraId="7341627A" w14:textId="77777777" w:rsidTr="003662D4">
        <w:tc>
          <w:tcPr>
            <w:tcW w:w="2093" w:type="dxa"/>
            <w:shd w:val="clear" w:color="auto" w:fill="auto"/>
          </w:tcPr>
          <w:p w14:paraId="42195159" w14:textId="377057E4" w:rsidR="00437FB4" w:rsidRDefault="00437FB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Площадка</w:t>
            </w:r>
          </w:p>
        </w:tc>
        <w:tc>
          <w:tcPr>
            <w:tcW w:w="1276" w:type="dxa"/>
          </w:tcPr>
          <w:p w14:paraId="60529647" w14:textId="6BE8A5A9" w:rsidR="00437FB4" w:rsidRDefault="00437FB4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5B5BFE8E" w14:textId="48B80E39" w:rsidR="00437FB4" w:rsidRDefault="00437FB4" w:rsidP="00A91989">
            <w:pPr>
              <w:tabs>
                <w:tab w:val="left" w:pos="3495"/>
              </w:tabs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наименование площадки</w:t>
            </w:r>
            <w:ins w:id="86" w:author="Коварский Яков Николаевич" w:date="2019-09-24T03:15:00Z">
              <w:r w:rsidR="005707BC">
                <w:rPr>
                  <w:sz w:val="18"/>
                  <w:szCs w:val="18"/>
                </w:rPr>
                <w:tab/>
              </w:r>
            </w:ins>
          </w:p>
        </w:tc>
      </w:tr>
      <w:tr w:rsidR="00437FB4" w14:paraId="582BAADD" w14:textId="77777777" w:rsidTr="003662D4">
        <w:tc>
          <w:tcPr>
            <w:tcW w:w="2093" w:type="dxa"/>
            <w:shd w:val="clear" w:color="auto" w:fill="auto"/>
          </w:tcPr>
          <w:p w14:paraId="3B74D989" w14:textId="3AF1408A" w:rsidR="00437FB4" w:rsidRDefault="00437FB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Код филиала</w:t>
            </w:r>
          </w:p>
        </w:tc>
        <w:tc>
          <w:tcPr>
            <w:tcW w:w="1276" w:type="dxa"/>
          </w:tcPr>
          <w:p w14:paraId="0CCA2681" w14:textId="5445C1E7" w:rsidR="00437FB4" w:rsidRDefault="00437FB4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132C979B" w14:textId="77777777" w:rsidR="00437FB4" w:rsidRDefault="00437FB4" w:rsidP="002637F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код филиала.</w:t>
            </w:r>
          </w:p>
          <w:p w14:paraId="4233CC26" w14:textId="30C0E33C" w:rsidR="00437FB4" w:rsidRDefault="00437FB4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 умолчанию, при открытии закладки столбец скрыт.</w:t>
            </w:r>
          </w:p>
        </w:tc>
      </w:tr>
      <w:tr w:rsidR="00437FB4" w14:paraId="4CBB32BA" w14:textId="77777777" w:rsidTr="003662D4">
        <w:tc>
          <w:tcPr>
            <w:tcW w:w="2093" w:type="dxa"/>
            <w:shd w:val="clear" w:color="auto" w:fill="auto"/>
          </w:tcPr>
          <w:p w14:paraId="5D631B46" w14:textId="72DA4B09" w:rsidR="00437FB4" w:rsidRDefault="00437FB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Основной город</w:t>
            </w:r>
          </w:p>
        </w:tc>
        <w:tc>
          <w:tcPr>
            <w:tcW w:w="1276" w:type="dxa"/>
          </w:tcPr>
          <w:p w14:paraId="3E1A34E1" w14:textId="3B7D9B18" w:rsidR="00437FB4" w:rsidRDefault="00437FB4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6202" w:type="dxa"/>
            <w:shd w:val="clear" w:color="auto" w:fill="auto"/>
          </w:tcPr>
          <w:p w14:paraId="0E6B7D86" w14:textId="5CB3C740" w:rsidR="00437FB4" w:rsidRDefault="00437FB4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значение признака «Основной»</w:t>
            </w:r>
          </w:p>
        </w:tc>
      </w:tr>
      <w:tr w:rsidR="00437FB4" w14:paraId="77B2B985" w14:textId="77777777" w:rsidTr="003662D4">
        <w:tc>
          <w:tcPr>
            <w:tcW w:w="2093" w:type="dxa"/>
            <w:shd w:val="clear" w:color="auto" w:fill="auto"/>
          </w:tcPr>
          <w:p w14:paraId="1D76DC9F" w14:textId="77EFD2CA" w:rsidR="00437FB4" w:rsidRDefault="00437FB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Начало обслуживания</w:t>
            </w:r>
          </w:p>
        </w:tc>
        <w:tc>
          <w:tcPr>
            <w:tcW w:w="1276" w:type="dxa"/>
          </w:tcPr>
          <w:p w14:paraId="73FA81D8" w14:textId="467688D7" w:rsidR="00437FB4" w:rsidRDefault="00437FB4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</w:t>
            </w:r>
          </w:p>
        </w:tc>
        <w:tc>
          <w:tcPr>
            <w:tcW w:w="6202" w:type="dxa"/>
            <w:shd w:val="clear" w:color="auto" w:fill="auto"/>
          </w:tcPr>
          <w:p w14:paraId="4C6C8AE1" w14:textId="77777777" w:rsidR="00437FB4" w:rsidRDefault="00437FB4" w:rsidP="002637F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дата начала обслуживания.</w:t>
            </w:r>
          </w:p>
          <w:p w14:paraId="6C54439C" w14:textId="7B18AD5B" w:rsidR="00437FB4" w:rsidRDefault="00437FB4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Формат отображения даты: ДД.ММ.ГГГГ.</w:t>
            </w:r>
          </w:p>
        </w:tc>
      </w:tr>
      <w:tr w:rsidR="00437FB4" w14:paraId="3E209135" w14:textId="77777777" w:rsidTr="003662D4">
        <w:tc>
          <w:tcPr>
            <w:tcW w:w="2093" w:type="dxa"/>
            <w:shd w:val="clear" w:color="auto" w:fill="auto"/>
          </w:tcPr>
          <w:p w14:paraId="4EF9C704" w14:textId="121DEE08" w:rsidR="00437FB4" w:rsidRDefault="00437FB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ФИО КМ</w:t>
            </w:r>
          </w:p>
        </w:tc>
        <w:tc>
          <w:tcPr>
            <w:tcW w:w="1276" w:type="dxa"/>
          </w:tcPr>
          <w:p w14:paraId="5F54D12C" w14:textId="21416C45" w:rsidR="00437FB4" w:rsidRDefault="00437FB4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12EFFDBC" w14:textId="77777777" w:rsidR="00691C47" w:rsidRDefault="00437FB4" w:rsidP="0017113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ФИО КМ в филиале</w:t>
            </w:r>
            <w:r w:rsidR="0017113C">
              <w:rPr>
                <w:sz w:val="18"/>
                <w:szCs w:val="18"/>
              </w:rPr>
              <w:t xml:space="preserve">. </w:t>
            </w:r>
          </w:p>
          <w:p w14:paraId="53E97454" w14:textId="51867D10" w:rsidR="00437FB4" w:rsidRDefault="0017113C" w:rsidP="00691C47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информация о закреплении за филиалом пришла из АБС</w:t>
            </w:r>
            <w:r w:rsidR="00691C47">
              <w:rPr>
                <w:sz w:val="18"/>
                <w:szCs w:val="18"/>
              </w:rPr>
              <w:t xml:space="preserve"> и</w:t>
            </w:r>
            <w:r>
              <w:rPr>
                <w:sz w:val="18"/>
                <w:szCs w:val="18"/>
              </w:rPr>
              <w:t xml:space="preserve"> менеджер в АБС </w:t>
            </w:r>
            <w:r w:rsidR="00691C47">
              <w:rPr>
                <w:sz w:val="18"/>
                <w:szCs w:val="18"/>
              </w:rPr>
              <w:t xml:space="preserve">не </w:t>
            </w:r>
            <w:r>
              <w:rPr>
                <w:sz w:val="18"/>
                <w:szCs w:val="18"/>
              </w:rPr>
              <w:t>является менеджер</w:t>
            </w:r>
            <w:r w:rsidR="00691C47">
              <w:rPr>
                <w:sz w:val="18"/>
                <w:szCs w:val="18"/>
              </w:rPr>
              <w:t>ом</w:t>
            </w:r>
            <w:r>
              <w:rPr>
                <w:sz w:val="18"/>
                <w:szCs w:val="18"/>
              </w:rPr>
              <w:t xml:space="preserve"> ЧБ, то должно отображаться ФИО менеджера в АБС. </w:t>
            </w:r>
          </w:p>
        </w:tc>
      </w:tr>
      <w:tr w:rsidR="00437FB4" w14:paraId="6DB6FF93" w14:textId="77777777" w:rsidTr="003662D4">
        <w:tc>
          <w:tcPr>
            <w:tcW w:w="2093" w:type="dxa"/>
            <w:shd w:val="clear" w:color="auto" w:fill="auto"/>
          </w:tcPr>
          <w:p w14:paraId="5CF98BC1" w14:textId="5CC820A3" w:rsidR="00437FB4" w:rsidRDefault="00437FB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Дата закрепления</w:t>
            </w:r>
          </w:p>
        </w:tc>
        <w:tc>
          <w:tcPr>
            <w:tcW w:w="1276" w:type="dxa"/>
          </w:tcPr>
          <w:p w14:paraId="6C7346F9" w14:textId="04990481" w:rsidR="00437FB4" w:rsidRDefault="00437FB4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</w:t>
            </w:r>
          </w:p>
        </w:tc>
        <w:tc>
          <w:tcPr>
            <w:tcW w:w="6202" w:type="dxa"/>
            <w:shd w:val="clear" w:color="auto" w:fill="auto"/>
          </w:tcPr>
          <w:p w14:paraId="7D4E82EE" w14:textId="77777777" w:rsidR="00437FB4" w:rsidRDefault="00437FB4" w:rsidP="002637F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дата начала периода закрепления КМ.</w:t>
            </w:r>
          </w:p>
          <w:p w14:paraId="1D76B2D3" w14:textId="4801DBE5" w:rsidR="00437FB4" w:rsidRDefault="00437FB4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Формат отображения даты: ДД.ММ.ГГГГ.</w:t>
            </w:r>
          </w:p>
        </w:tc>
      </w:tr>
      <w:tr w:rsidR="00F962D7" w14:paraId="2AD798C1" w14:textId="77777777" w:rsidTr="003662D4">
        <w:tc>
          <w:tcPr>
            <w:tcW w:w="9571" w:type="dxa"/>
            <w:gridSpan w:val="3"/>
            <w:shd w:val="clear" w:color="auto" w:fill="auto"/>
          </w:tcPr>
          <w:p w14:paraId="5306116E" w14:textId="77777777" w:rsidR="00F962D7" w:rsidRPr="00142004" w:rsidRDefault="00F962D7" w:rsidP="00514960">
            <w:pPr>
              <w:ind w:firstLine="0"/>
              <w:rPr>
                <w:b/>
                <w:sz w:val="18"/>
                <w:szCs w:val="18"/>
              </w:rPr>
            </w:pPr>
            <w:r w:rsidRPr="00142004">
              <w:rPr>
                <w:b/>
                <w:sz w:val="18"/>
                <w:szCs w:val="18"/>
              </w:rPr>
              <w:t>Кнопки панели инструментов</w:t>
            </w:r>
          </w:p>
        </w:tc>
      </w:tr>
      <w:tr w:rsidR="0004347B" w14:paraId="1C4F2C61" w14:textId="77777777" w:rsidTr="003662D4">
        <w:tc>
          <w:tcPr>
            <w:tcW w:w="2093" w:type="dxa"/>
            <w:shd w:val="clear" w:color="auto" w:fill="auto"/>
          </w:tcPr>
          <w:p w14:paraId="2C0BFE41" w14:textId="538D4F70" w:rsidR="0004347B" w:rsidRDefault="00F962D7" w:rsidP="00F962D7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Добавить</w:t>
            </w:r>
            <w:r w:rsidR="00263A90">
              <w:rPr>
                <w:sz w:val="18"/>
                <w:szCs w:val="18"/>
              </w:rPr>
              <w:t xml:space="preserve"> </w:t>
            </w:r>
            <w:r w:rsidR="00263A90">
              <w:object w:dxaOrig="255" w:dyaOrig="255" w14:anchorId="1BACE9AD">
                <v:shape id="_x0000_i1053" type="#_x0000_t75" style="width:15pt;height:15pt" o:ole="">
                  <v:imagedata r:id="rId58" o:title=""/>
                </v:shape>
                <o:OLEObject Type="Embed" ProgID="PBrush" ShapeID="_x0000_i1053" DrawAspect="Content" ObjectID="_1645015653" r:id="rId59"/>
              </w:object>
            </w:r>
          </w:p>
        </w:tc>
        <w:tc>
          <w:tcPr>
            <w:tcW w:w="1276" w:type="dxa"/>
          </w:tcPr>
          <w:p w14:paraId="6325CACB" w14:textId="77777777" w:rsidR="0004347B" w:rsidRPr="00030EC3" w:rsidRDefault="00CF6331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202" w:type="dxa"/>
            <w:shd w:val="clear" w:color="auto" w:fill="auto"/>
          </w:tcPr>
          <w:p w14:paraId="5E1D122D" w14:textId="2DFCC10F" w:rsidR="00327B4A" w:rsidRPr="00A726A8" w:rsidRDefault="00327B4A" w:rsidP="00651F3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При нажатии на кнопку открывается диалоговое окно закрепления клиента за КМ в филиале </w:t>
            </w:r>
            <w:r w:rsidR="00651F3C" w:rsidRPr="00651F3C">
              <w:rPr>
                <w:b/>
                <w:sz w:val="18"/>
                <w:szCs w:val="18"/>
              </w:rPr>
              <w:fldChar w:fldCharType="begin"/>
            </w:r>
            <w:r w:rsidR="00651F3C" w:rsidRPr="00B313A4">
              <w:rPr>
                <w:b/>
                <w:sz w:val="18"/>
                <w:szCs w:val="18"/>
              </w:rPr>
              <w:instrText xml:space="preserve"> REF _Ref528860455 \h </w:instrText>
            </w:r>
            <w:r w:rsidR="00651F3C">
              <w:rPr>
                <w:b/>
                <w:sz w:val="18"/>
                <w:szCs w:val="18"/>
              </w:rPr>
              <w:instrText xml:space="preserve"> \* MERGEFORMAT </w:instrText>
            </w:r>
            <w:r w:rsidR="00651F3C" w:rsidRPr="00651F3C">
              <w:rPr>
                <w:b/>
                <w:sz w:val="18"/>
                <w:szCs w:val="18"/>
              </w:rPr>
            </w:r>
            <w:r w:rsidR="00651F3C" w:rsidRPr="00651F3C">
              <w:rPr>
                <w:b/>
                <w:sz w:val="18"/>
                <w:szCs w:val="18"/>
              </w:rPr>
              <w:fldChar w:fldCharType="separate"/>
            </w:r>
            <w:r w:rsidR="00CA0105" w:rsidRPr="00D9679B">
              <w:rPr>
                <w:b/>
                <w:sz w:val="18"/>
                <w:szCs w:val="18"/>
              </w:rPr>
              <w:t xml:space="preserve">Рисунок </w:t>
            </w:r>
            <w:r w:rsidR="00CA0105" w:rsidRPr="00D9679B">
              <w:rPr>
                <w:b/>
                <w:noProof/>
                <w:sz w:val="18"/>
                <w:szCs w:val="18"/>
              </w:rPr>
              <w:t>9</w:t>
            </w:r>
            <w:r w:rsidR="00651F3C" w:rsidRPr="00651F3C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.</w:t>
            </w:r>
          </w:p>
        </w:tc>
      </w:tr>
      <w:tr w:rsidR="0004347B" w14:paraId="12AD66B9" w14:textId="77777777" w:rsidTr="003662D4">
        <w:tc>
          <w:tcPr>
            <w:tcW w:w="2093" w:type="dxa"/>
            <w:shd w:val="clear" w:color="auto" w:fill="auto"/>
          </w:tcPr>
          <w:p w14:paraId="24664B86" w14:textId="53B9B35C" w:rsidR="0004347B" w:rsidRDefault="00F962D7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Изменить</w:t>
            </w:r>
            <w:r w:rsidR="00263A90">
              <w:rPr>
                <w:sz w:val="18"/>
                <w:szCs w:val="18"/>
              </w:rPr>
              <w:t xml:space="preserve"> </w:t>
            </w:r>
            <w:r w:rsidR="00263A90">
              <w:object w:dxaOrig="300" w:dyaOrig="285" w14:anchorId="232EC148">
                <v:shape id="_x0000_i1054" type="#_x0000_t75" style="width:15pt;height:15pt" o:ole="">
                  <v:imagedata r:id="rId60" o:title=""/>
                </v:shape>
                <o:OLEObject Type="Embed" ProgID="PBrush" ShapeID="_x0000_i1054" DrawAspect="Content" ObjectID="_1645015654" r:id="rId61"/>
              </w:object>
            </w:r>
          </w:p>
        </w:tc>
        <w:tc>
          <w:tcPr>
            <w:tcW w:w="1276" w:type="dxa"/>
          </w:tcPr>
          <w:p w14:paraId="036C15B2" w14:textId="77777777" w:rsidR="0004347B" w:rsidRPr="00030EC3" w:rsidRDefault="00CF6331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202" w:type="dxa"/>
            <w:shd w:val="clear" w:color="auto" w:fill="auto"/>
          </w:tcPr>
          <w:p w14:paraId="7722F211" w14:textId="6A3FF110" w:rsidR="00AC67CE" w:rsidRPr="00B55964" w:rsidRDefault="00AC67CE" w:rsidP="00AC67C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Открывается диалоговое окно изменения параметров выбранного </w:t>
            </w:r>
            <w:r w:rsidR="00F8441E">
              <w:rPr>
                <w:sz w:val="18"/>
                <w:szCs w:val="18"/>
              </w:rPr>
              <w:t xml:space="preserve">элемента </w:t>
            </w:r>
            <w:r w:rsidR="00FC5962">
              <w:rPr>
                <w:sz w:val="18"/>
                <w:szCs w:val="18"/>
              </w:rPr>
              <w:t xml:space="preserve">из </w:t>
            </w:r>
            <w:r w:rsidR="00F8441E">
              <w:rPr>
                <w:sz w:val="18"/>
                <w:szCs w:val="18"/>
              </w:rPr>
              <w:t>списка филиалов</w:t>
            </w:r>
            <w:r>
              <w:rPr>
                <w:sz w:val="18"/>
                <w:szCs w:val="18"/>
              </w:rPr>
              <w:t>.</w:t>
            </w:r>
          </w:p>
        </w:tc>
      </w:tr>
      <w:tr w:rsidR="0004347B" w14:paraId="1394D81A" w14:textId="77777777" w:rsidTr="003662D4">
        <w:tc>
          <w:tcPr>
            <w:tcW w:w="2093" w:type="dxa"/>
            <w:shd w:val="clear" w:color="auto" w:fill="auto"/>
          </w:tcPr>
          <w:p w14:paraId="214A7417" w14:textId="30D07EAA" w:rsidR="0004347B" w:rsidRDefault="00F962D7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Удалить</w:t>
            </w:r>
            <w:r w:rsidR="00263A90">
              <w:rPr>
                <w:sz w:val="18"/>
                <w:szCs w:val="18"/>
              </w:rPr>
              <w:t xml:space="preserve"> </w:t>
            </w:r>
            <w:r w:rsidR="00263A90">
              <w:object w:dxaOrig="285" w:dyaOrig="225" w14:anchorId="2027C580">
                <v:shape id="_x0000_i1055" type="#_x0000_t75" style="width:15pt;height:15pt" o:ole="">
                  <v:imagedata r:id="rId62" o:title=""/>
                </v:shape>
                <o:OLEObject Type="Embed" ProgID="PBrush" ShapeID="_x0000_i1055" DrawAspect="Content" ObjectID="_1645015655" r:id="rId63"/>
              </w:object>
            </w:r>
          </w:p>
        </w:tc>
        <w:tc>
          <w:tcPr>
            <w:tcW w:w="1276" w:type="dxa"/>
          </w:tcPr>
          <w:p w14:paraId="405468A1" w14:textId="77777777" w:rsidR="0004347B" w:rsidRPr="00030EC3" w:rsidRDefault="00CF6331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202" w:type="dxa"/>
            <w:shd w:val="clear" w:color="auto" w:fill="auto"/>
          </w:tcPr>
          <w:p w14:paraId="013EACE7" w14:textId="77777777" w:rsidR="0004347B" w:rsidRDefault="00403794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Удаление выбранной записи таблицы.</w:t>
            </w:r>
          </w:p>
          <w:p w14:paraId="5C7BC72C" w14:textId="77777777" w:rsidR="00403794" w:rsidRPr="00B55964" w:rsidRDefault="00403794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Удаление записи должно быть явно подтверждено пользователем.</w:t>
            </w:r>
          </w:p>
        </w:tc>
      </w:tr>
      <w:tr w:rsidR="00F962D7" w14:paraId="5347F1F5" w14:textId="77777777" w:rsidTr="003662D4">
        <w:tc>
          <w:tcPr>
            <w:tcW w:w="9571" w:type="dxa"/>
            <w:gridSpan w:val="3"/>
            <w:shd w:val="clear" w:color="auto" w:fill="auto"/>
          </w:tcPr>
          <w:p w14:paraId="1E8DB877" w14:textId="33E19BE8" w:rsidR="00F962D7" w:rsidRDefault="00F962D7" w:rsidP="00B313A4">
            <w:pPr>
              <w:ind w:firstLine="0"/>
              <w:rPr>
                <w:b/>
                <w:sz w:val="18"/>
                <w:szCs w:val="18"/>
              </w:rPr>
            </w:pPr>
            <w:r w:rsidRPr="00142004">
              <w:rPr>
                <w:b/>
                <w:sz w:val="18"/>
                <w:szCs w:val="18"/>
              </w:rPr>
              <w:t>Таблица</w:t>
            </w:r>
            <w:r w:rsidR="00B313A4">
              <w:rPr>
                <w:b/>
                <w:sz w:val="18"/>
                <w:szCs w:val="18"/>
              </w:rPr>
              <w:t xml:space="preserve"> «История изменения»</w:t>
            </w:r>
            <w:r w:rsidRPr="00142004">
              <w:rPr>
                <w:b/>
                <w:sz w:val="18"/>
                <w:szCs w:val="18"/>
              </w:rPr>
              <w:t xml:space="preserve"> </w:t>
            </w:r>
          </w:p>
          <w:p w14:paraId="734DEC83" w14:textId="77777777" w:rsidR="00B313A4" w:rsidRDefault="00B313A4" w:rsidP="00B313A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Должна быть обеспечена возможность сворачивать/разворачивать данную таблицу по кнопке. </w:t>
            </w:r>
            <w:r w:rsidRPr="00B313A4">
              <w:rPr>
                <w:sz w:val="18"/>
                <w:szCs w:val="18"/>
              </w:rPr>
              <w:t>По умолчанию</w:t>
            </w:r>
            <w:r>
              <w:rPr>
                <w:sz w:val="18"/>
                <w:szCs w:val="18"/>
              </w:rPr>
              <w:t>,</w:t>
            </w:r>
            <w:r w:rsidRPr="00B313A4">
              <w:rPr>
                <w:sz w:val="18"/>
                <w:szCs w:val="18"/>
              </w:rPr>
              <w:t xml:space="preserve"> при открытии закладки</w:t>
            </w:r>
            <w:r>
              <w:rPr>
                <w:sz w:val="18"/>
                <w:szCs w:val="18"/>
              </w:rPr>
              <w:t>, таблица должна быть свернута.</w:t>
            </w:r>
          </w:p>
          <w:p w14:paraId="503318B7" w14:textId="1776E75D" w:rsidR="00B313A4" w:rsidRPr="00B313A4" w:rsidRDefault="00B313A4" w:rsidP="003A56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 данной таблице должна отображаться история изменения </w:t>
            </w:r>
            <w:r w:rsidR="005138B7">
              <w:rPr>
                <w:sz w:val="18"/>
                <w:szCs w:val="18"/>
              </w:rPr>
              <w:t>состояний</w:t>
            </w:r>
            <w:r>
              <w:rPr>
                <w:sz w:val="18"/>
                <w:szCs w:val="18"/>
              </w:rPr>
              <w:t xml:space="preserve"> выбранного филиала</w:t>
            </w:r>
            <w:r w:rsidR="003A5660">
              <w:rPr>
                <w:sz w:val="18"/>
                <w:szCs w:val="18"/>
              </w:rPr>
              <w:t xml:space="preserve"> кроме актуального состояния.</w:t>
            </w:r>
            <w:r>
              <w:rPr>
                <w:sz w:val="18"/>
                <w:szCs w:val="18"/>
              </w:rPr>
              <w:t xml:space="preserve"> </w:t>
            </w:r>
            <w:r w:rsidR="003A5660">
              <w:rPr>
                <w:sz w:val="18"/>
                <w:szCs w:val="18"/>
              </w:rPr>
              <w:t xml:space="preserve">При выборе строки в </w:t>
            </w:r>
            <w:r>
              <w:rPr>
                <w:sz w:val="18"/>
                <w:szCs w:val="18"/>
              </w:rPr>
              <w:t>из основной таблицы «Филиалы»</w:t>
            </w:r>
            <w:r w:rsidR="003A5660">
              <w:rPr>
                <w:sz w:val="18"/>
                <w:szCs w:val="18"/>
              </w:rPr>
              <w:t xml:space="preserve"> в таблице «История изменения» должны отображаться данные для выбранного филиала</w:t>
            </w:r>
            <w:r>
              <w:rPr>
                <w:sz w:val="18"/>
                <w:szCs w:val="18"/>
              </w:rPr>
              <w:t>.</w:t>
            </w:r>
          </w:p>
        </w:tc>
      </w:tr>
      <w:tr w:rsidR="00B313A4" w14:paraId="10E85CBD" w14:textId="77777777" w:rsidTr="003662D4">
        <w:tc>
          <w:tcPr>
            <w:tcW w:w="2093" w:type="dxa"/>
            <w:shd w:val="clear" w:color="auto" w:fill="auto"/>
          </w:tcPr>
          <w:p w14:paraId="131F24CE" w14:textId="4C58B5AE" w:rsidR="00B313A4" w:rsidRDefault="00144ED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ГО/ФС</w:t>
            </w:r>
          </w:p>
        </w:tc>
        <w:tc>
          <w:tcPr>
            <w:tcW w:w="1276" w:type="dxa"/>
          </w:tcPr>
          <w:p w14:paraId="2CD3A856" w14:textId="1B38E418" w:rsidR="00B313A4" w:rsidRDefault="00144ED4" w:rsidP="00DF41A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702BF826" w14:textId="77777777" w:rsidR="00B313A4" w:rsidRDefault="00017CD6" w:rsidP="00017CD6">
            <w:pPr>
              <w:ind w:firstLine="0"/>
              <w:rPr>
                <w:sz w:val="18"/>
                <w:szCs w:val="18"/>
              </w:rPr>
            </w:pPr>
            <w:r w:rsidRPr="00017CD6">
              <w:rPr>
                <w:sz w:val="18"/>
                <w:szCs w:val="18"/>
              </w:rPr>
              <w:t>Для филиала «Газпромбанк (Акционерное общество)» отображать «ГО», в противном случае – «ФС»</w:t>
            </w:r>
            <w:r>
              <w:rPr>
                <w:sz w:val="18"/>
                <w:szCs w:val="18"/>
              </w:rPr>
              <w:t>.</w:t>
            </w:r>
          </w:p>
          <w:p w14:paraId="4EEDB93E" w14:textId="7E3FDAB8" w:rsidR="00017CD6" w:rsidRDefault="00017CD6" w:rsidP="00017CD6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 умолчанию, при открытии закладки столбец скрыт.</w:t>
            </w:r>
          </w:p>
        </w:tc>
      </w:tr>
      <w:tr w:rsidR="00B313A4" w14:paraId="4B20899C" w14:textId="77777777" w:rsidTr="003662D4">
        <w:tc>
          <w:tcPr>
            <w:tcW w:w="2093" w:type="dxa"/>
            <w:shd w:val="clear" w:color="auto" w:fill="auto"/>
          </w:tcPr>
          <w:p w14:paraId="13C9092B" w14:textId="61DBC655" w:rsidR="00B313A4" w:rsidRDefault="00144ED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Филиал</w:t>
            </w:r>
          </w:p>
        </w:tc>
        <w:tc>
          <w:tcPr>
            <w:tcW w:w="1276" w:type="dxa"/>
          </w:tcPr>
          <w:p w14:paraId="22718154" w14:textId="0D4D7600" w:rsidR="00B313A4" w:rsidRDefault="00144ED4" w:rsidP="00DF41A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777B2AA9" w14:textId="6E9599DC" w:rsidR="00B313A4" w:rsidRDefault="00732D88" w:rsidP="00732D88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н</w:t>
            </w:r>
            <w:r w:rsidRPr="00732D88">
              <w:rPr>
                <w:sz w:val="18"/>
                <w:szCs w:val="18"/>
              </w:rPr>
              <w:t>аименование филиала</w:t>
            </w:r>
          </w:p>
        </w:tc>
      </w:tr>
      <w:tr w:rsidR="00B313A4" w14:paraId="351F0B98" w14:textId="77777777" w:rsidTr="003662D4">
        <w:tc>
          <w:tcPr>
            <w:tcW w:w="2093" w:type="dxa"/>
            <w:shd w:val="clear" w:color="auto" w:fill="auto"/>
          </w:tcPr>
          <w:p w14:paraId="48E9ACEA" w14:textId="696AA667" w:rsidR="00B313A4" w:rsidRDefault="00144ED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Город</w:t>
            </w:r>
          </w:p>
        </w:tc>
        <w:tc>
          <w:tcPr>
            <w:tcW w:w="1276" w:type="dxa"/>
          </w:tcPr>
          <w:p w14:paraId="479B5DB5" w14:textId="3CF39DA6" w:rsidR="00B313A4" w:rsidRDefault="00144ED4" w:rsidP="00DF41A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2E66B448" w14:textId="57C17F6F" w:rsidR="00B313A4" w:rsidRDefault="004974B5" w:rsidP="00953B5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наименование города</w:t>
            </w:r>
          </w:p>
        </w:tc>
      </w:tr>
      <w:tr w:rsidR="00B313A4" w14:paraId="326A4D26" w14:textId="77777777" w:rsidTr="003662D4">
        <w:tc>
          <w:tcPr>
            <w:tcW w:w="2093" w:type="dxa"/>
            <w:shd w:val="clear" w:color="auto" w:fill="auto"/>
          </w:tcPr>
          <w:p w14:paraId="1F5634BC" w14:textId="69335BA7" w:rsidR="00B313A4" w:rsidRDefault="00144ED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Площадка</w:t>
            </w:r>
          </w:p>
        </w:tc>
        <w:tc>
          <w:tcPr>
            <w:tcW w:w="1276" w:type="dxa"/>
          </w:tcPr>
          <w:p w14:paraId="4931E62A" w14:textId="2AF1D6CC" w:rsidR="00B313A4" w:rsidRDefault="00144ED4" w:rsidP="00DF41A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1A57B93E" w14:textId="1DFE44B9" w:rsidR="00B313A4" w:rsidRDefault="004974B5" w:rsidP="00953B5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наименование п</w:t>
            </w:r>
            <w:r w:rsidR="00BE65D4">
              <w:rPr>
                <w:sz w:val="18"/>
                <w:szCs w:val="18"/>
              </w:rPr>
              <w:t>л</w:t>
            </w:r>
            <w:r>
              <w:rPr>
                <w:sz w:val="18"/>
                <w:szCs w:val="18"/>
              </w:rPr>
              <w:t>ощадки</w:t>
            </w:r>
          </w:p>
        </w:tc>
      </w:tr>
      <w:tr w:rsidR="00B313A4" w14:paraId="4C82793D" w14:textId="77777777" w:rsidTr="003662D4">
        <w:tc>
          <w:tcPr>
            <w:tcW w:w="2093" w:type="dxa"/>
            <w:shd w:val="clear" w:color="auto" w:fill="auto"/>
          </w:tcPr>
          <w:p w14:paraId="67136B11" w14:textId="118F62D3" w:rsidR="00B313A4" w:rsidRDefault="00144ED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Код филиала</w:t>
            </w:r>
          </w:p>
        </w:tc>
        <w:tc>
          <w:tcPr>
            <w:tcW w:w="1276" w:type="dxa"/>
          </w:tcPr>
          <w:p w14:paraId="6EFF5AE4" w14:textId="2C9816EE" w:rsidR="00B313A4" w:rsidRDefault="00144ED4" w:rsidP="00DF41A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5AA7D92E" w14:textId="77777777" w:rsidR="00B313A4" w:rsidRDefault="006D1FB7" w:rsidP="00A72F2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код филиала.</w:t>
            </w:r>
          </w:p>
          <w:p w14:paraId="554ED65C" w14:textId="189E70FB" w:rsidR="006D1FB7" w:rsidRDefault="006D1FB7" w:rsidP="00A72F2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 умолчанию, при открытии закладки столбец скрыт.</w:t>
            </w:r>
          </w:p>
        </w:tc>
      </w:tr>
      <w:tr w:rsidR="00B313A4" w14:paraId="18A1A3F5" w14:textId="77777777" w:rsidTr="003662D4">
        <w:tc>
          <w:tcPr>
            <w:tcW w:w="2093" w:type="dxa"/>
            <w:shd w:val="clear" w:color="auto" w:fill="auto"/>
          </w:tcPr>
          <w:p w14:paraId="7AA55F73" w14:textId="74439BF0" w:rsidR="00B313A4" w:rsidRDefault="00144ED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Основной город</w:t>
            </w:r>
          </w:p>
        </w:tc>
        <w:tc>
          <w:tcPr>
            <w:tcW w:w="1276" w:type="dxa"/>
          </w:tcPr>
          <w:p w14:paraId="354BAC79" w14:textId="6A2024BC" w:rsidR="00B313A4" w:rsidRDefault="00144ED4" w:rsidP="00DF41A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6202" w:type="dxa"/>
            <w:shd w:val="clear" w:color="auto" w:fill="auto"/>
          </w:tcPr>
          <w:p w14:paraId="332474CD" w14:textId="42CCC01B" w:rsidR="00B313A4" w:rsidRDefault="00BE65D4" w:rsidP="00BE65D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значение признака «Основной»</w:t>
            </w:r>
          </w:p>
        </w:tc>
      </w:tr>
      <w:tr w:rsidR="00B313A4" w14:paraId="0483E7D6" w14:textId="77777777" w:rsidTr="003662D4">
        <w:tc>
          <w:tcPr>
            <w:tcW w:w="2093" w:type="dxa"/>
            <w:shd w:val="clear" w:color="auto" w:fill="auto"/>
          </w:tcPr>
          <w:p w14:paraId="1902C5A2" w14:textId="476152DB" w:rsidR="00B313A4" w:rsidRDefault="00144ED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Начало обслуживания</w:t>
            </w:r>
          </w:p>
        </w:tc>
        <w:tc>
          <w:tcPr>
            <w:tcW w:w="1276" w:type="dxa"/>
          </w:tcPr>
          <w:p w14:paraId="1A6494EC" w14:textId="1ED33F46" w:rsidR="00B313A4" w:rsidRDefault="00144ED4" w:rsidP="00DF41A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</w:t>
            </w:r>
          </w:p>
        </w:tc>
        <w:tc>
          <w:tcPr>
            <w:tcW w:w="6202" w:type="dxa"/>
            <w:shd w:val="clear" w:color="auto" w:fill="auto"/>
          </w:tcPr>
          <w:p w14:paraId="44FB1B58" w14:textId="77777777" w:rsidR="00B313A4" w:rsidRDefault="002C3602" w:rsidP="00A72F2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дата начала обслуживания</w:t>
            </w:r>
            <w:r w:rsidR="0097109C">
              <w:rPr>
                <w:sz w:val="18"/>
                <w:szCs w:val="18"/>
              </w:rPr>
              <w:t>.</w:t>
            </w:r>
          </w:p>
          <w:p w14:paraId="1FB1D6A3" w14:textId="40634A1F" w:rsidR="0097109C" w:rsidRDefault="0097109C" w:rsidP="00A72F2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Формат отображения даты: ДД.ММ.ГГГГ.</w:t>
            </w:r>
          </w:p>
        </w:tc>
      </w:tr>
      <w:tr w:rsidR="00B313A4" w14:paraId="17E47F00" w14:textId="77777777" w:rsidTr="003662D4">
        <w:tc>
          <w:tcPr>
            <w:tcW w:w="2093" w:type="dxa"/>
            <w:shd w:val="clear" w:color="auto" w:fill="auto"/>
          </w:tcPr>
          <w:p w14:paraId="25023C6E" w14:textId="7054DDE6" w:rsidR="00B313A4" w:rsidRDefault="00144ED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Завершение обслуживания</w:t>
            </w:r>
          </w:p>
        </w:tc>
        <w:tc>
          <w:tcPr>
            <w:tcW w:w="1276" w:type="dxa"/>
          </w:tcPr>
          <w:p w14:paraId="61D51609" w14:textId="5606E99B" w:rsidR="00B313A4" w:rsidRDefault="00144ED4" w:rsidP="00DF41A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</w:t>
            </w:r>
          </w:p>
        </w:tc>
        <w:tc>
          <w:tcPr>
            <w:tcW w:w="6202" w:type="dxa"/>
            <w:shd w:val="clear" w:color="auto" w:fill="auto"/>
          </w:tcPr>
          <w:p w14:paraId="20D89009" w14:textId="77777777" w:rsidR="00B313A4" w:rsidRDefault="002C3602" w:rsidP="002C360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дата завершения обслуживания</w:t>
            </w:r>
            <w:r w:rsidR="0097109C">
              <w:rPr>
                <w:sz w:val="18"/>
                <w:szCs w:val="18"/>
              </w:rPr>
              <w:t>.</w:t>
            </w:r>
          </w:p>
          <w:p w14:paraId="46BB3B73" w14:textId="459AD26D" w:rsidR="0097109C" w:rsidRDefault="0097109C" w:rsidP="002C360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Формат отображения даты: ДД.ММ.ГГГГ.</w:t>
            </w:r>
          </w:p>
        </w:tc>
      </w:tr>
      <w:tr w:rsidR="00B313A4" w14:paraId="5B4D091B" w14:textId="77777777" w:rsidTr="003662D4">
        <w:tc>
          <w:tcPr>
            <w:tcW w:w="2093" w:type="dxa"/>
            <w:shd w:val="clear" w:color="auto" w:fill="auto"/>
          </w:tcPr>
          <w:p w14:paraId="2CEFFEE5" w14:textId="2F1A7A0B" w:rsidR="00B313A4" w:rsidRDefault="00144ED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ФИО КМ</w:t>
            </w:r>
          </w:p>
        </w:tc>
        <w:tc>
          <w:tcPr>
            <w:tcW w:w="1276" w:type="dxa"/>
          </w:tcPr>
          <w:p w14:paraId="0E126F03" w14:textId="740A5FDB" w:rsidR="00B313A4" w:rsidRDefault="00144ED4" w:rsidP="00144ED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74397511" w14:textId="53C72AC8" w:rsidR="00B313A4" w:rsidRDefault="00577BD9" w:rsidP="00A72F2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ФИО КМ в филиале</w:t>
            </w:r>
          </w:p>
        </w:tc>
      </w:tr>
      <w:tr w:rsidR="00B313A4" w14:paraId="7C145837" w14:textId="77777777" w:rsidTr="003662D4">
        <w:tc>
          <w:tcPr>
            <w:tcW w:w="2093" w:type="dxa"/>
            <w:shd w:val="clear" w:color="auto" w:fill="auto"/>
          </w:tcPr>
          <w:p w14:paraId="3A08EB4B" w14:textId="61F3327E" w:rsidR="00B313A4" w:rsidRDefault="00144ED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Дата закрепления</w:t>
            </w:r>
          </w:p>
        </w:tc>
        <w:tc>
          <w:tcPr>
            <w:tcW w:w="1276" w:type="dxa"/>
          </w:tcPr>
          <w:p w14:paraId="03378261" w14:textId="3CF5A494" w:rsidR="00B313A4" w:rsidRDefault="00144ED4" w:rsidP="00DF41A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</w:t>
            </w:r>
          </w:p>
        </w:tc>
        <w:tc>
          <w:tcPr>
            <w:tcW w:w="6202" w:type="dxa"/>
            <w:shd w:val="clear" w:color="auto" w:fill="auto"/>
          </w:tcPr>
          <w:p w14:paraId="52915071" w14:textId="77777777" w:rsidR="00B313A4" w:rsidRDefault="002C3602" w:rsidP="00A72F2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дата начала периода закрепления КМ</w:t>
            </w:r>
            <w:r w:rsidR="0097109C">
              <w:rPr>
                <w:sz w:val="18"/>
                <w:szCs w:val="18"/>
              </w:rPr>
              <w:t>.</w:t>
            </w:r>
          </w:p>
          <w:p w14:paraId="03916675" w14:textId="2A2960F5" w:rsidR="0097109C" w:rsidRDefault="0097109C" w:rsidP="00A72F2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Формат отображения даты: ДД.ММ.ГГГГ.</w:t>
            </w:r>
          </w:p>
        </w:tc>
      </w:tr>
      <w:tr w:rsidR="00B313A4" w14:paraId="4FE458BF" w14:textId="77777777" w:rsidTr="003662D4">
        <w:tc>
          <w:tcPr>
            <w:tcW w:w="2093" w:type="dxa"/>
            <w:shd w:val="clear" w:color="auto" w:fill="auto"/>
          </w:tcPr>
          <w:p w14:paraId="43EEE683" w14:textId="2BC7DF1C" w:rsidR="00B313A4" w:rsidRDefault="00144ED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Дата открепления</w:t>
            </w:r>
          </w:p>
        </w:tc>
        <w:tc>
          <w:tcPr>
            <w:tcW w:w="1276" w:type="dxa"/>
          </w:tcPr>
          <w:p w14:paraId="3F0E156B" w14:textId="275585E2" w:rsidR="00B313A4" w:rsidRDefault="00144ED4" w:rsidP="00DF41A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</w:t>
            </w:r>
          </w:p>
        </w:tc>
        <w:tc>
          <w:tcPr>
            <w:tcW w:w="6202" w:type="dxa"/>
            <w:shd w:val="clear" w:color="auto" w:fill="auto"/>
          </w:tcPr>
          <w:p w14:paraId="31B64B02" w14:textId="77777777" w:rsidR="00B313A4" w:rsidRDefault="002C3602" w:rsidP="002C360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дата окончания периода закрепления КМ</w:t>
            </w:r>
            <w:r w:rsidR="0097109C">
              <w:rPr>
                <w:sz w:val="18"/>
                <w:szCs w:val="18"/>
              </w:rPr>
              <w:t>.</w:t>
            </w:r>
          </w:p>
          <w:p w14:paraId="1A587DF1" w14:textId="54643EA8" w:rsidR="0097109C" w:rsidRDefault="0097109C" w:rsidP="002C360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Формат отображения даты: ДД.ММ.ГГГГ.</w:t>
            </w:r>
          </w:p>
        </w:tc>
      </w:tr>
    </w:tbl>
    <w:p w14:paraId="668E52F7" w14:textId="39684965" w:rsidR="00FB1B8D" w:rsidRDefault="00FB1B8D" w:rsidP="00FB1B8D"/>
    <w:p w14:paraId="320B207A" w14:textId="60882D84" w:rsidR="002F4B73" w:rsidRDefault="00ED0FB0" w:rsidP="00EB08FC">
      <w:pPr>
        <w:jc w:val="center"/>
      </w:pPr>
      <w:r>
        <w:rPr>
          <w:noProof/>
        </w:rPr>
        <w:drawing>
          <wp:inline distT="0" distB="0" distL="0" distR="0" wp14:anchorId="3B1BDD31" wp14:editId="733F5AB8">
            <wp:extent cx="3533140" cy="1953260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C3F4E" w14:textId="5E77EEBE" w:rsidR="00566A51" w:rsidRPr="004324D0" w:rsidRDefault="00566A51" w:rsidP="00566A51">
      <w:pPr>
        <w:pStyle w:val="ae"/>
        <w:jc w:val="center"/>
        <w:rPr>
          <w:sz w:val="18"/>
          <w:szCs w:val="18"/>
        </w:rPr>
      </w:pPr>
      <w:bookmarkStart w:id="87" w:name="_Ref528860455"/>
      <w:r w:rsidRPr="004324D0">
        <w:rPr>
          <w:sz w:val="18"/>
          <w:szCs w:val="18"/>
        </w:rPr>
        <w:lastRenderedPageBreak/>
        <w:t xml:space="preserve">Рисунок </w:t>
      </w:r>
      <w:r w:rsidRPr="004324D0">
        <w:rPr>
          <w:sz w:val="18"/>
          <w:szCs w:val="18"/>
        </w:rPr>
        <w:fldChar w:fldCharType="begin"/>
      </w:r>
      <w:r w:rsidRPr="004324D0">
        <w:rPr>
          <w:sz w:val="18"/>
          <w:szCs w:val="18"/>
        </w:rPr>
        <w:instrText xml:space="preserve"> SEQ Рисунок \* ARABIC </w:instrText>
      </w:r>
      <w:r w:rsidRPr="004324D0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9</w:t>
      </w:r>
      <w:r w:rsidRPr="004324D0">
        <w:rPr>
          <w:noProof/>
          <w:sz w:val="18"/>
          <w:szCs w:val="18"/>
        </w:rPr>
        <w:fldChar w:fldCharType="end"/>
      </w:r>
      <w:bookmarkEnd w:id="87"/>
      <w:r w:rsidRPr="004324D0">
        <w:rPr>
          <w:sz w:val="18"/>
          <w:szCs w:val="18"/>
        </w:rPr>
        <w:t xml:space="preserve">. Эскиз диалогового окна </w:t>
      </w:r>
      <w:r>
        <w:rPr>
          <w:sz w:val="18"/>
          <w:szCs w:val="18"/>
        </w:rPr>
        <w:t>Добавления/Изменения Филиала</w:t>
      </w:r>
    </w:p>
    <w:p w14:paraId="30FB9EDA" w14:textId="10894BA8" w:rsidR="00ED01BA" w:rsidRPr="002634FF" w:rsidRDefault="00ED01BA" w:rsidP="00ED01BA">
      <w:pPr>
        <w:pStyle w:val="ae"/>
        <w:rPr>
          <w:sz w:val="18"/>
          <w:szCs w:val="18"/>
        </w:rPr>
      </w:pPr>
      <w:r w:rsidRPr="002634FF">
        <w:rPr>
          <w:sz w:val="18"/>
          <w:szCs w:val="18"/>
        </w:rPr>
        <w:t xml:space="preserve">Таблица </w:t>
      </w:r>
      <w:r w:rsidRPr="002634FF">
        <w:rPr>
          <w:sz w:val="18"/>
          <w:szCs w:val="18"/>
        </w:rPr>
        <w:fldChar w:fldCharType="begin"/>
      </w:r>
      <w:r w:rsidRPr="002634FF">
        <w:rPr>
          <w:sz w:val="18"/>
          <w:szCs w:val="18"/>
        </w:rPr>
        <w:instrText xml:space="preserve"> SEQ Таблица \* ARABIC </w:instrText>
      </w:r>
      <w:r w:rsidRPr="002634FF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9</w:t>
      </w:r>
      <w:r w:rsidRPr="002634FF">
        <w:rPr>
          <w:noProof/>
          <w:sz w:val="18"/>
          <w:szCs w:val="18"/>
        </w:rPr>
        <w:fldChar w:fldCharType="end"/>
      </w:r>
      <w:r w:rsidRPr="002634FF">
        <w:rPr>
          <w:sz w:val="18"/>
          <w:szCs w:val="18"/>
        </w:rPr>
        <w:t xml:space="preserve">. Описание полей </w:t>
      </w:r>
      <w:r>
        <w:rPr>
          <w:sz w:val="18"/>
          <w:szCs w:val="18"/>
        </w:rPr>
        <w:t>диалогового окна</w:t>
      </w:r>
      <w:r w:rsidRPr="002634FF">
        <w:rPr>
          <w:sz w:val="18"/>
          <w:szCs w:val="18"/>
        </w:rPr>
        <w:t xml:space="preserve"> «Филиал»</w:t>
      </w:r>
    </w:p>
    <w:tbl>
      <w:tblPr>
        <w:tblStyle w:val="af4"/>
        <w:tblW w:w="0" w:type="auto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559"/>
        <w:gridCol w:w="5919"/>
      </w:tblGrid>
      <w:tr w:rsidR="00ED01BA" w:rsidRPr="000557D6" w14:paraId="7E5562E2" w14:textId="77777777" w:rsidTr="00D84899">
        <w:trPr>
          <w:tblHeader/>
        </w:trPr>
        <w:tc>
          <w:tcPr>
            <w:tcW w:w="209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009EE08" w14:textId="77777777" w:rsidR="00ED01BA" w:rsidRPr="002E0FCE" w:rsidRDefault="00ED01BA" w:rsidP="00332C0C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  <w:r>
              <w:rPr>
                <w:b/>
                <w:sz w:val="18"/>
                <w:szCs w:val="18"/>
              </w:rPr>
              <w:t>/Кнопка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7FD84C4" w14:textId="77777777" w:rsidR="00ED01BA" w:rsidRPr="002E0FCE" w:rsidRDefault="00ED01BA" w:rsidP="00332C0C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591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3DB4791" w14:textId="77777777" w:rsidR="00ED01BA" w:rsidRPr="002E0FCE" w:rsidRDefault="00ED01BA" w:rsidP="00332C0C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566A51" w:rsidRPr="000557D6" w14:paraId="6347D399" w14:textId="77777777" w:rsidTr="00D84899">
        <w:trPr>
          <w:tblHeader/>
        </w:trPr>
        <w:tc>
          <w:tcPr>
            <w:tcW w:w="2093" w:type="dxa"/>
            <w:tcBorders>
              <w:bottom w:val="single" w:sz="4" w:space="0" w:color="auto"/>
            </w:tcBorders>
            <w:shd w:val="clear" w:color="auto" w:fill="auto"/>
          </w:tcPr>
          <w:p w14:paraId="16F14C94" w14:textId="069FD170" w:rsidR="00566A51" w:rsidRPr="006C67DE" w:rsidRDefault="007D75A9" w:rsidP="007D75A9">
            <w:pPr>
              <w:ind w:firstLine="0"/>
              <w:jc w:val="left"/>
              <w:rPr>
                <w:sz w:val="18"/>
                <w:szCs w:val="18"/>
              </w:rPr>
            </w:pPr>
            <w:r w:rsidRPr="006C67DE">
              <w:rPr>
                <w:sz w:val="18"/>
                <w:szCs w:val="18"/>
              </w:rPr>
              <w:t>ФИО КМ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</w:tcPr>
          <w:p w14:paraId="42137F44" w14:textId="4ACB2177" w:rsidR="00566A51" w:rsidRPr="006C67DE" w:rsidRDefault="00796ADB" w:rsidP="00332C0C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Форма поиска</w:t>
            </w:r>
          </w:p>
        </w:tc>
        <w:tc>
          <w:tcPr>
            <w:tcW w:w="5919" w:type="dxa"/>
            <w:tcBorders>
              <w:bottom w:val="single" w:sz="4" w:space="0" w:color="auto"/>
            </w:tcBorders>
            <w:shd w:val="clear" w:color="auto" w:fill="auto"/>
          </w:tcPr>
          <w:p w14:paraId="0390F06A" w14:textId="77777777" w:rsidR="00566A51" w:rsidRDefault="00F240BD" w:rsidP="00F240BD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Выбор менеджера из справочника «Менеджеры ЧББ».</w:t>
            </w:r>
          </w:p>
          <w:p w14:paraId="010621B5" w14:textId="53750462" w:rsidR="00F240BD" w:rsidRPr="006C67DE" w:rsidRDefault="003A7A5F" w:rsidP="00F240BD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выборе менеджера автоматически заполняются поля «Филиал», «Площадка» и «Город» на основе связанных данных справочника «Менеджеры ЧББ».</w:t>
            </w:r>
          </w:p>
        </w:tc>
      </w:tr>
      <w:tr w:rsidR="00566A51" w:rsidRPr="000557D6" w14:paraId="685BE61B" w14:textId="77777777" w:rsidTr="00D84899">
        <w:trPr>
          <w:tblHeader/>
        </w:trPr>
        <w:tc>
          <w:tcPr>
            <w:tcW w:w="2093" w:type="dxa"/>
            <w:shd w:val="clear" w:color="auto" w:fill="auto"/>
          </w:tcPr>
          <w:p w14:paraId="02FAE753" w14:textId="6A63D2A5" w:rsidR="00566A51" w:rsidRPr="006C67DE" w:rsidRDefault="007D75A9" w:rsidP="007D75A9">
            <w:pPr>
              <w:ind w:firstLine="0"/>
              <w:jc w:val="left"/>
              <w:rPr>
                <w:sz w:val="18"/>
                <w:szCs w:val="18"/>
              </w:rPr>
            </w:pPr>
            <w:r w:rsidRPr="006C67DE">
              <w:rPr>
                <w:sz w:val="18"/>
                <w:szCs w:val="18"/>
              </w:rPr>
              <w:t>Филиал</w:t>
            </w:r>
          </w:p>
        </w:tc>
        <w:tc>
          <w:tcPr>
            <w:tcW w:w="1559" w:type="dxa"/>
            <w:shd w:val="clear" w:color="auto" w:fill="auto"/>
          </w:tcPr>
          <w:p w14:paraId="6E8908A2" w14:textId="11A82C73" w:rsidR="00566A51" w:rsidRPr="006C67DE" w:rsidRDefault="00ED0FB0" w:rsidP="00332C0C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5919" w:type="dxa"/>
            <w:shd w:val="clear" w:color="auto" w:fill="auto"/>
          </w:tcPr>
          <w:p w14:paraId="1A1D1283" w14:textId="60034011" w:rsidR="00566A51" w:rsidRPr="006C67DE" w:rsidRDefault="00AA7447" w:rsidP="00AA7447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наименование филиала. Не доступно для редактирования.</w:t>
            </w:r>
          </w:p>
        </w:tc>
      </w:tr>
      <w:tr w:rsidR="00566A51" w:rsidRPr="000557D6" w14:paraId="59D3D5EE" w14:textId="77777777" w:rsidTr="00D84899">
        <w:trPr>
          <w:tblHeader/>
        </w:trPr>
        <w:tc>
          <w:tcPr>
            <w:tcW w:w="2093" w:type="dxa"/>
            <w:shd w:val="clear" w:color="auto" w:fill="auto"/>
          </w:tcPr>
          <w:p w14:paraId="7EB809DE" w14:textId="6FA38345" w:rsidR="00566A51" w:rsidRPr="006C67DE" w:rsidRDefault="006C67DE" w:rsidP="007D75A9">
            <w:pPr>
              <w:ind w:firstLine="0"/>
              <w:jc w:val="left"/>
              <w:rPr>
                <w:sz w:val="18"/>
                <w:szCs w:val="18"/>
              </w:rPr>
            </w:pPr>
            <w:r w:rsidRPr="006C67DE">
              <w:rPr>
                <w:sz w:val="18"/>
                <w:szCs w:val="18"/>
              </w:rPr>
              <w:t>Площадка</w:t>
            </w:r>
          </w:p>
        </w:tc>
        <w:tc>
          <w:tcPr>
            <w:tcW w:w="1559" w:type="dxa"/>
            <w:shd w:val="clear" w:color="auto" w:fill="auto"/>
          </w:tcPr>
          <w:p w14:paraId="755F78D7" w14:textId="2A4B535E" w:rsidR="00566A51" w:rsidRPr="006C67DE" w:rsidRDefault="00796ADB" w:rsidP="00332C0C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5919" w:type="dxa"/>
            <w:shd w:val="clear" w:color="auto" w:fill="auto"/>
          </w:tcPr>
          <w:p w14:paraId="6AABBF39" w14:textId="0CE6CDE0" w:rsidR="00566A51" w:rsidRPr="006C67DE" w:rsidRDefault="00AA7447" w:rsidP="00AA7447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наименование площадки. Не доступно для редактирования.</w:t>
            </w:r>
          </w:p>
        </w:tc>
      </w:tr>
      <w:tr w:rsidR="00566A51" w:rsidRPr="000557D6" w14:paraId="00366DE9" w14:textId="77777777" w:rsidTr="00D84899">
        <w:trPr>
          <w:tblHeader/>
        </w:trPr>
        <w:tc>
          <w:tcPr>
            <w:tcW w:w="2093" w:type="dxa"/>
            <w:shd w:val="clear" w:color="auto" w:fill="auto"/>
          </w:tcPr>
          <w:p w14:paraId="51BFEBA2" w14:textId="74C394C1" w:rsidR="00566A51" w:rsidRPr="006C67DE" w:rsidRDefault="006C67DE" w:rsidP="006C67DE">
            <w:pPr>
              <w:ind w:firstLine="0"/>
              <w:jc w:val="left"/>
              <w:rPr>
                <w:sz w:val="18"/>
                <w:szCs w:val="18"/>
              </w:rPr>
            </w:pPr>
            <w:r w:rsidRPr="006C67DE">
              <w:rPr>
                <w:sz w:val="18"/>
                <w:szCs w:val="18"/>
              </w:rPr>
              <w:t>Город</w:t>
            </w:r>
          </w:p>
        </w:tc>
        <w:tc>
          <w:tcPr>
            <w:tcW w:w="1559" w:type="dxa"/>
            <w:shd w:val="clear" w:color="auto" w:fill="auto"/>
          </w:tcPr>
          <w:p w14:paraId="4ABF78CC" w14:textId="1B36B1FE" w:rsidR="00566A51" w:rsidRPr="006C67DE" w:rsidRDefault="00796ADB" w:rsidP="00796AD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5919" w:type="dxa"/>
            <w:shd w:val="clear" w:color="auto" w:fill="auto"/>
          </w:tcPr>
          <w:p w14:paraId="2E8A06DF" w14:textId="7C324111" w:rsidR="00566A51" w:rsidRPr="006C67DE" w:rsidRDefault="00AA7447" w:rsidP="00AA7447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наименование города. Не доступно для редактирования.</w:t>
            </w:r>
          </w:p>
        </w:tc>
      </w:tr>
      <w:tr w:rsidR="00566A51" w:rsidRPr="000557D6" w14:paraId="5F4F80F1" w14:textId="77777777" w:rsidTr="00D84899">
        <w:trPr>
          <w:tblHeader/>
        </w:trPr>
        <w:tc>
          <w:tcPr>
            <w:tcW w:w="2093" w:type="dxa"/>
            <w:shd w:val="clear" w:color="auto" w:fill="auto"/>
          </w:tcPr>
          <w:p w14:paraId="4838D521" w14:textId="1FEA931B" w:rsidR="00566A51" w:rsidRPr="006C67DE" w:rsidRDefault="006C67DE" w:rsidP="007D75A9">
            <w:pPr>
              <w:ind w:firstLine="0"/>
              <w:jc w:val="left"/>
              <w:rPr>
                <w:sz w:val="18"/>
                <w:szCs w:val="18"/>
              </w:rPr>
            </w:pPr>
            <w:commentRangeStart w:id="88"/>
            <w:r w:rsidRPr="006C67DE">
              <w:rPr>
                <w:sz w:val="18"/>
                <w:szCs w:val="18"/>
              </w:rPr>
              <w:t>Основной город</w:t>
            </w:r>
            <w:commentRangeEnd w:id="88"/>
            <w:r w:rsidR="00247788">
              <w:rPr>
                <w:rStyle w:val="af1"/>
              </w:rPr>
              <w:commentReference w:id="88"/>
            </w:r>
          </w:p>
        </w:tc>
        <w:tc>
          <w:tcPr>
            <w:tcW w:w="1559" w:type="dxa"/>
            <w:shd w:val="clear" w:color="auto" w:fill="auto"/>
          </w:tcPr>
          <w:p w14:paraId="47553D89" w14:textId="42BFA95B" w:rsidR="00566A51" w:rsidRPr="006C67DE" w:rsidRDefault="00796ADB" w:rsidP="00332C0C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5919" w:type="dxa"/>
            <w:shd w:val="clear" w:color="auto" w:fill="auto"/>
          </w:tcPr>
          <w:p w14:paraId="255CF669" w14:textId="77777777" w:rsidR="00566A51" w:rsidRDefault="007B3D1D" w:rsidP="007D75A9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состояние признака «Основной город».</w:t>
            </w:r>
          </w:p>
          <w:p w14:paraId="2C2695D9" w14:textId="15949168" w:rsidR="002C3C0F" w:rsidRPr="006C67DE" w:rsidRDefault="007B3D1D" w:rsidP="005F293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 доступен для редактирования только руководител</w:t>
            </w:r>
            <w:r w:rsidR="005F2934">
              <w:rPr>
                <w:sz w:val="18"/>
                <w:szCs w:val="18"/>
              </w:rPr>
              <w:t>ю</w:t>
            </w:r>
            <w:r>
              <w:rPr>
                <w:sz w:val="18"/>
                <w:szCs w:val="18"/>
              </w:rPr>
              <w:t xml:space="preserve"> ГО и </w:t>
            </w:r>
            <w:r w:rsidR="005F2934">
              <w:rPr>
                <w:sz w:val="18"/>
                <w:szCs w:val="18"/>
              </w:rPr>
              <w:t xml:space="preserve">руководителю </w:t>
            </w:r>
            <w:r>
              <w:rPr>
                <w:sz w:val="18"/>
                <w:szCs w:val="18"/>
              </w:rPr>
              <w:t>ФС.</w:t>
            </w:r>
          </w:p>
        </w:tc>
      </w:tr>
      <w:tr w:rsidR="006C67DE" w:rsidRPr="000557D6" w14:paraId="036A5E8A" w14:textId="77777777" w:rsidTr="00D84899">
        <w:trPr>
          <w:tblHeader/>
        </w:trPr>
        <w:tc>
          <w:tcPr>
            <w:tcW w:w="9571" w:type="dxa"/>
            <w:gridSpan w:val="3"/>
            <w:shd w:val="clear" w:color="auto" w:fill="auto"/>
          </w:tcPr>
          <w:p w14:paraId="4D885D26" w14:textId="7A65E4EB" w:rsidR="006C67DE" w:rsidRPr="002E0FCE" w:rsidRDefault="006C67DE" w:rsidP="007D75A9">
            <w:pPr>
              <w:ind w:firstLine="0"/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Кнопки диалогового окна</w:t>
            </w:r>
            <w:r w:rsidR="00E144E4">
              <w:rPr>
                <w:b/>
                <w:sz w:val="18"/>
                <w:szCs w:val="18"/>
              </w:rPr>
              <w:t xml:space="preserve"> «Филиал»</w:t>
            </w:r>
          </w:p>
        </w:tc>
      </w:tr>
      <w:tr w:rsidR="006C67DE" w:rsidRPr="000557D6" w14:paraId="29AA8AD0" w14:textId="77777777" w:rsidTr="00D84899">
        <w:trPr>
          <w:tblHeader/>
        </w:trPr>
        <w:tc>
          <w:tcPr>
            <w:tcW w:w="2093" w:type="dxa"/>
            <w:shd w:val="clear" w:color="auto" w:fill="auto"/>
          </w:tcPr>
          <w:p w14:paraId="340D9BCB" w14:textId="3CEBC001" w:rsidR="006C67DE" w:rsidRPr="006C67DE" w:rsidRDefault="00FF70DE" w:rsidP="007D75A9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Открепить КМ</w:t>
            </w:r>
          </w:p>
        </w:tc>
        <w:tc>
          <w:tcPr>
            <w:tcW w:w="1559" w:type="dxa"/>
            <w:shd w:val="clear" w:color="auto" w:fill="auto"/>
          </w:tcPr>
          <w:p w14:paraId="091E8408" w14:textId="7B9E09FA" w:rsidR="006C67DE" w:rsidRPr="006C67DE" w:rsidRDefault="00615EAF" w:rsidP="00332C0C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5919" w:type="dxa"/>
            <w:shd w:val="clear" w:color="auto" w:fill="auto"/>
          </w:tcPr>
          <w:p w14:paraId="52D31AE1" w14:textId="60B4D218" w:rsidR="003E6268" w:rsidRDefault="00DC5E76" w:rsidP="00DC5E76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При нажатии на кнопку </w:t>
            </w:r>
            <w:r w:rsidR="003E6268">
              <w:rPr>
                <w:sz w:val="18"/>
                <w:szCs w:val="18"/>
              </w:rPr>
              <w:t>должно появляться текстовое сообщение вида:</w:t>
            </w:r>
          </w:p>
          <w:p w14:paraId="72BBCCBE" w14:textId="1C0692DC" w:rsidR="002C3C0F" w:rsidRPr="006C67DE" w:rsidRDefault="003E6268" w:rsidP="0049599F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«</w:t>
            </w:r>
            <w:r w:rsidRPr="00BD5A54">
              <w:rPr>
                <w:i/>
                <w:sz w:val="18"/>
                <w:szCs w:val="18"/>
              </w:rPr>
              <w:t xml:space="preserve">Вы хотите открепить </w:t>
            </w:r>
            <w:r>
              <w:rPr>
                <w:i/>
                <w:sz w:val="18"/>
                <w:szCs w:val="18"/>
              </w:rPr>
              <w:t xml:space="preserve">текущего </w:t>
            </w:r>
            <w:r w:rsidRPr="00BD5A54">
              <w:rPr>
                <w:i/>
                <w:sz w:val="18"/>
                <w:szCs w:val="18"/>
              </w:rPr>
              <w:t>менеджера? Да/Нет</w:t>
            </w:r>
            <w:r>
              <w:rPr>
                <w:sz w:val="18"/>
                <w:szCs w:val="18"/>
              </w:rPr>
              <w:t xml:space="preserve">». Если пользователь выбирает вариант «Да», то </w:t>
            </w:r>
            <w:r w:rsidR="00DC5E76">
              <w:rPr>
                <w:sz w:val="18"/>
                <w:szCs w:val="18"/>
              </w:rPr>
              <w:t xml:space="preserve">менеджер </w:t>
            </w:r>
            <w:r>
              <w:rPr>
                <w:sz w:val="18"/>
                <w:szCs w:val="18"/>
              </w:rPr>
              <w:t xml:space="preserve">удаляется </w:t>
            </w:r>
            <w:r w:rsidR="00DC5E76">
              <w:rPr>
                <w:sz w:val="18"/>
                <w:szCs w:val="18"/>
              </w:rPr>
              <w:t>из поля «ФИО КМ»</w:t>
            </w:r>
            <w:r>
              <w:rPr>
                <w:sz w:val="18"/>
                <w:szCs w:val="18"/>
              </w:rPr>
              <w:t xml:space="preserve">, иначе </w:t>
            </w:r>
            <w:r w:rsidR="0049599F">
              <w:rPr>
                <w:sz w:val="18"/>
                <w:szCs w:val="18"/>
              </w:rPr>
              <w:t>удаления менеджера не про</w:t>
            </w:r>
            <w:r w:rsidR="00EF36D3">
              <w:rPr>
                <w:sz w:val="18"/>
                <w:szCs w:val="18"/>
              </w:rPr>
              <w:t>и</w:t>
            </w:r>
            <w:r w:rsidR="0049599F">
              <w:rPr>
                <w:sz w:val="18"/>
                <w:szCs w:val="18"/>
              </w:rPr>
              <w:t>сходит</w:t>
            </w:r>
            <w:r w:rsidR="00DC5E76">
              <w:rPr>
                <w:sz w:val="18"/>
                <w:szCs w:val="18"/>
              </w:rPr>
              <w:t>.</w:t>
            </w:r>
          </w:p>
        </w:tc>
      </w:tr>
      <w:tr w:rsidR="006C67DE" w:rsidRPr="000557D6" w14:paraId="283D4466" w14:textId="77777777" w:rsidTr="00D84899">
        <w:trPr>
          <w:tblHeader/>
        </w:trPr>
        <w:tc>
          <w:tcPr>
            <w:tcW w:w="2093" w:type="dxa"/>
            <w:shd w:val="clear" w:color="auto" w:fill="auto"/>
          </w:tcPr>
          <w:p w14:paraId="6C89C687" w14:textId="07BB00CF" w:rsidR="006C67DE" w:rsidRPr="006C67DE" w:rsidRDefault="00FF70DE" w:rsidP="007D75A9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ОК</w:t>
            </w:r>
          </w:p>
        </w:tc>
        <w:tc>
          <w:tcPr>
            <w:tcW w:w="1559" w:type="dxa"/>
            <w:shd w:val="clear" w:color="auto" w:fill="auto"/>
          </w:tcPr>
          <w:p w14:paraId="7C9211DD" w14:textId="00A4A0A1" w:rsidR="006C67DE" w:rsidRPr="006C67DE" w:rsidRDefault="00615EAF" w:rsidP="00332C0C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5919" w:type="dxa"/>
            <w:shd w:val="clear" w:color="auto" w:fill="auto"/>
          </w:tcPr>
          <w:p w14:paraId="0AC44FFD" w14:textId="6937A17F" w:rsidR="00F425B0" w:rsidRPr="007A3EED" w:rsidRDefault="007C2D3E" w:rsidP="003408CB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изменения сохраняются в базу данных.</w:t>
            </w:r>
            <w:r w:rsidR="003408CB">
              <w:rPr>
                <w:sz w:val="18"/>
                <w:szCs w:val="18"/>
              </w:rPr>
              <w:t xml:space="preserve"> Перед сохранение выполняются обязательные проверки, которые описаны ниже.</w:t>
            </w:r>
          </w:p>
        </w:tc>
      </w:tr>
      <w:tr w:rsidR="00566A51" w:rsidRPr="000557D6" w14:paraId="16F8649A" w14:textId="77777777" w:rsidTr="00D84899">
        <w:trPr>
          <w:tblHeader/>
        </w:trPr>
        <w:tc>
          <w:tcPr>
            <w:tcW w:w="2093" w:type="dxa"/>
            <w:shd w:val="clear" w:color="auto" w:fill="auto"/>
          </w:tcPr>
          <w:p w14:paraId="202D6863" w14:textId="49F79D92" w:rsidR="00566A51" w:rsidRPr="006C67DE" w:rsidRDefault="00FF70DE" w:rsidP="007D75A9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Отмена</w:t>
            </w:r>
          </w:p>
        </w:tc>
        <w:tc>
          <w:tcPr>
            <w:tcW w:w="1559" w:type="dxa"/>
            <w:shd w:val="clear" w:color="auto" w:fill="auto"/>
          </w:tcPr>
          <w:p w14:paraId="090A563D" w14:textId="1865AC9C" w:rsidR="00566A51" w:rsidRPr="006C67DE" w:rsidRDefault="00615EAF" w:rsidP="00332C0C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5919" w:type="dxa"/>
            <w:shd w:val="clear" w:color="auto" w:fill="auto"/>
          </w:tcPr>
          <w:p w14:paraId="6C9B2572" w14:textId="7B415F9A" w:rsidR="00566A51" w:rsidRPr="006C67DE" w:rsidRDefault="00CF5795" w:rsidP="007D75A9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закрывается текущее диалоговое окно.</w:t>
            </w:r>
          </w:p>
        </w:tc>
      </w:tr>
    </w:tbl>
    <w:p w14:paraId="294DBEBB" w14:textId="77777777" w:rsidR="00ED01BA" w:rsidRDefault="00ED01BA" w:rsidP="00EB08FC">
      <w:pPr>
        <w:jc w:val="center"/>
      </w:pPr>
    </w:p>
    <w:p w14:paraId="6CB7981F" w14:textId="77777777" w:rsidR="00CC3431" w:rsidRPr="00CC3431" w:rsidRDefault="00CC3431" w:rsidP="00CC3431">
      <w:pPr>
        <w:ind w:firstLine="0"/>
        <w:jc w:val="left"/>
      </w:pPr>
      <w:r w:rsidRPr="00CC3431">
        <w:t>Перед сохранением проверяются следующие данные:</w:t>
      </w:r>
    </w:p>
    <w:p w14:paraId="5A53DBF7" w14:textId="77777777" w:rsidR="00CC3431" w:rsidRPr="00CC3431" w:rsidRDefault="00CC3431" w:rsidP="009D096F">
      <w:pPr>
        <w:pStyle w:val="af5"/>
        <w:numPr>
          <w:ilvl w:val="0"/>
          <w:numId w:val="22"/>
        </w:numPr>
        <w:jc w:val="left"/>
      </w:pPr>
      <w:r w:rsidRPr="00CC3431">
        <w:t>Основной город:</w:t>
      </w:r>
    </w:p>
    <w:p w14:paraId="5E2A7290" w14:textId="77777777" w:rsidR="00CC3431" w:rsidRPr="00CC3431" w:rsidRDefault="00CC3431" w:rsidP="00CC3431">
      <w:pPr>
        <w:ind w:firstLine="0"/>
        <w:jc w:val="left"/>
      </w:pPr>
      <w:r w:rsidRPr="00CC3431">
        <w:t>Если признак «Основной город» был установлен, то при сохранении изменений данный признак должен быть очищен у всех прочих филиалов клиента.</w:t>
      </w:r>
    </w:p>
    <w:p w14:paraId="1D79E45E" w14:textId="77777777" w:rsidR="00CC3431" w:rsidRPr="00CC3431" w:rsidRDefault="00CC3431" w:rsidP="00CC3431">
      <w:pPr>
        <w:ind w:firstLine="0"/>
        <w:jc w:val="left"/>
      </w:pPr>
      <w:r w:rsidRPr="00CC3431">
        <w:t>Если признак «Основной город» был очищен, то при сохранении изменений должен быть установлен признак «Основной город» у одного из других существующих филиалов клиентов (кроме редактируемого) по следующим правилам:</w:t>
      </w:r>
    </w:p>
    <w:p w14:paraId="683AACC2" w14:textId="77777777" w:rsidR="00CC3431" w:rsidRPr="00CC3431" w:rsidRDefault="00CC3431" w:rsidP="00CC3431">
      <w:pPr>
        <w:ind w:firstLine="0"/>
        <w:jc w:val="left"/>
      </w:pPr>
      <w:r w:rsidRPr="00CC3431">
        <w:t xml:space="preserve">- установить признак у того города филиала, в котором самая ранняя дата закрепления за КМ исключая текущий редактируемый филиал. </w:t>
      </w:r>
    </w:p>
    <w:p w14:paraId="2E027AAD" w14:textId="77777777" w:rsidR="00CC3431" w:rsidRPr="00CC3431" w:rsidRDefault="00CC3431" w:rsidP="009D096F">
      <w:pPr>
        <w:pStyle w:val="af5"/>
        <w:numPr>
          <w:ilvl w:val="0"/>
          <w:numId w:val="22"/>
        </w:numPr>
        <w:jc w:val="left"/>
      </w:pPr>
      <w:r w:rsidRPr="00CC3431">
        <w:t>ФИО КМ:</w:t>
      </w:r>
    </w:p>
    <w:p w14:paraId="3028FD6A" w14:textId="77777777" w:rsidR="00CC3431" w:rsidRPr="00CC3431" w:rsidRDefault="00CC3431" w:rsidP="00CC3431">
      <w:pPr>
        <w:ind w:firstLine="0"/>
        <w:jc w:val="left"/>
      </w:pPr>
      <w:r w:rsidRPr="00CC3431">
        <w:t xml:space="preserve">Если КМ был откреплен пользователем и в филиале установлен признак «Основной город», то при сохранении изменений выполняются следующие изменения: </w:t>
      </w:r>
    </w:p>
    <w:p w14:paraId="2F8E98AF" w14:textId="77777777" w:rsidR="00CC3431" w:rsidRPr="00CC3431" w:rsidRDefault="00CC3431" w:rsidP="00CC3431">
      <w:pPr>
        <w:ind w:firstLine="0"/>
        <w:jc w:val="left"/>
      </w:pPr>
      <w:r w:rsidRPr="00CC3431">
        <w:t>- Признак «Основной город» у текущего филиала очищается;</w:t>
      </w:r>
    </w:p>
    <w:p w14:paraId="0C844EDD" w14:textId="77777777" w:rsidR="00CC3431" w:rsidRPr="00CC3431" w:rsidRDefault="00CC3431" w:rsidP="00CC3431">
      <w:pPr>
        <w:ind w:firstLine="0"/>
        <w:jc w:val="left"/>
      </w:pPr>
      <w:r w:rsidRPr="00CC3431">
        <w:t>- Устанавливается признак «Основной город» у того филиала, в котором самая ранняя дата закрепления за КМ исключая текущий редактируемый филиал.</w:t>
      </w:r>
    </w:p>
    <w:p w14:paraId="4AD22D3B" w14:textId="77777777" w:rsidR="00CC3431" w:rsidRPr="00CC3431" w:rsidRDefault="00CC3431" w:rsidP="00CC3431">
      <w:pPr>
        <w:ind w:firstLine="0"/>
        <w:jc w:val="left"/>
      </w:pPr>
      <w:r w:rsidRPr="00CC3431">
        <w:t>Если был изменен КМ и у клиента есть связанные лица, то при сохранении изменений пользователю должно выдаваться сообщение вида: «</w:t>
      </w:r>
      <w:r w:rsidRPr="00CC3431">
        <w:rPr>
          <w:i/>
        </w:rPr>
        <w:t>Данный клиент связан с другими клиентами ЧББ ({</w:t>
      </w:r>
      <w:proofErr w:type="spellStart"/>
      <w:r w:rsidRPr="00CC3431">
        <w:rPr>
          <w:i/>
        </w:rPr>
        <w:t>список_связанных_клентов</w:t>
      </w:r>
      <w:proofErr w:type="spellEnd"/>
      <w:r w:rsidRPr="00CC3431">
        <w:rPr>
          <w:i/>
        </w:rPr>
        <w:t>}). Заменить КМ у этих клиентов? (Да/Нет/Перейти к списку клиентов)</w:t>
      </w:r>
      <w:r w:rsidRPr="00CC3431">
        <w:t xml:space="preserve">»: </w:t>
      </w:r>
    </w:p>
    <w:p w14:paraId="7C1E0C11" w14:textId="77777777" w:rsidR="00CC3431" w:rsidRPr="00CC3431" w:rsidRDefault="00CC3431" w:rsidP="00CC3431">
      <w:pPr>
        <w:ind w:firstLine="0"/>
        <w:jc w:val="left"/>
      </w:pPr>
      <w:r w:rsidRPr="00CC3431">
        <w:t>- если пользователь выбирает «Да», то заменяется КМ у текущего клиента и у всех связанных клиентов в том же филиале;</w:t>
      </w:r>
    </w:p>
    <w:p w14:paraId="27C1EE00" w14:textId="77777777" w:rsidR="00CC3431" w:rsidRPr="00CC3431" w:rsidRDefault="00CC3431" w:rsidP="00CC3431">
      <w:pPr>
        <w:ind w:firstLine="0"/>
        <w:jc w:val="left"/>
      </w:pPr>
      <w:r w:rsidRPr="00CC3431">
        <w:lastRenderedPageBreak/>
        <w:t>- если пользователь выбирает «Нет», то заменяется КМ только у текущего клиента;</w:t>
      </w:r>
    </w:p>
    <w:p w14:paraId="55D4395C" w14:textId="77777777" w:rsidR="00CC3431" w:rsidRPr="00CC3431" w:rsidRDefault="00CC3431" w:rsidP="00CC3431">
      <w:pPr>
        <w:ind w:firstLine="0"/>
        <w:jc w:val="left"/>
      </w:pPr>
      <w:r w:rsidRPr="00CC3431">
        <w:t>- если пользователь выбирает «Перейти к списку клиентов», то происходит перенаправление пользователя в ГСП сущности «Клиенты», содержащее записи для всех связанных клиентов.</w:t>
      </w:r>
    </w:p>
    <w:p w14:paraId="49A96393" w14:textId="77777777" w:rsidR="00CC3431" w:rsidRPr="00CC3431" w:rsidRDefault="00CC3431" w:rsidP="00CC3431">
      <w:pPr>
        <w:ind w:firstLine="0"/>
        <w:jc w:val="left"/>
      </w:pPr>
      <w:r w:rsidRPr="00CC3431">
        <w:t>Если КМ был откреплен пользователем и у клиента больше нет ни одного филиала с закрепленным КМ, то при сохранении изменений пользователю должно выдаваться предупреждающее сообщение вида:</w:t>
      </w:r>
    </w:p>
    <w:p w14:paraId="025DE07D" w14:textId="67925BD9" w:rsidR="00CC3431" w:rsidRPr="00CC3431" w:rsidRDefault="00CC3431" w:rsidP="00CC3431">
      <w:pPr>
        <w:ind w:firstLine="0"/>
        <w:jc w:val="left"/>
      </w:pPr>
      <w:r w:rsidRPr="00CC3431">
        <w:t>«</w:t>
      </w:r>
      <w:r w:rsidRPr="00CC3431">
        <w:rPr>
          <w:i/>
        </w:rPr>
        <w:t xml:space="preserve">Вы </w:t>
      </w:r>
      <w:r w:rsidR="00612C41" w:rsidRPr="00CC3431">
        <w:rPr>
          <w:i/>
        </w:rPr>
        <w:t xml:space="preserve">открепили </w:t>
      </w:r>
      <w:r w:rsidR="00612C41">
        <w:rPr>
          <w:i/>
        </w:rPr>
        <w:t>всех</w:t>
      </w:r>
      <w:r w:rsidR="00A91989">
        <w:rPr>
          <w:i/>
        </w:rPr>
        <w:t xml:space="preserve"> клиентских </w:t>
      </w:r>
      <w:r w:rsidR="00612C41">
        <w:rPr>
          <w:i/>
        </w:rPr>
        <w:t xml:space="preserve">менеджеров </w:t>
      </w:r>
      <w:r w:rsidR="00A91989">
        <w:rPr>
          <w:i/>
        </w:rPr>
        <w:t>ЧББ</w:t>
      </w:r>
      <w:r w:rsidRPr="00CC3431">
        <w:rPr>
          <w:i/>
        </w:rPr>
        <w:t xml:space="preserve">. Клиент перестает считаться </w:t>
      </w:r>
      <w:r w:rsidR="00612C41" w:rsidRPr="00CC3431">
        <w:rPr>
          <w:i/>
        </w:rPr>
        <w:t>клиенто</w:t>
      </w:r>
      <w:r w:rsidR="00612C41">
        <w:rPr>
          <w:i/>
        </w:rPr>
        <w:t>м</w:t>
      </w:r>
      <w:r w:rsidR="00612C41" w:rsidRPr="00CC3431">
        <w:rPr>
          <w:i/>
        </w:rPr>
        <w:t xml:space="preserve"> </w:t>
      </w:r>
      <w:r w:rsidRPr="00CC3431">
        <w:rPr>
          <w:i/>
        </w:rPr>
        <w:t>ЧББ. Все равно открепить КМ? (Да/Нет)</w:t>
      </w:r>
      <w:r w:rsidRPr="00CC3431">
        <w:t>». Если пользователь выбирает «Да», то КМ открепляется, иначе открепления КМ не происходит.</w:t>
      </w:r>
    </w:p>
    <w:p w14:paraId="6679C5F8" w14:textId="77777777" w:rsidR="00CC3431" w:rsidRPr="00CC3431" w:rsidRDefault="00CC3431" w:rsidP="00CC3431">
      <w:pPr>
        <w:ind w:firstLine="0"/>
        <w:jc w:val="left"/>
      </w:pPr>
      <w:r w:rsidRPr="00CC3431">
        <w:t>Если добавляется новое закрепление клиента за КМ в городе и уже есть другое закрепление данного клиента в том же городе, то при сохранении изменений в старом закреплении клиента за городом должна заполниться дата «Завершения обслуживания». При этом пользователю должно выдаваться предупреждающее сообщение вида:</w:t>
      </w:r>
    </w:p>
    <w:p w14:paraId="27AB67B3" w14:textId="00EF89F4" w:rsidR="00CC3431" w:rsidRPr="00CC3431" w:rsidRDefault="00CC3431" w:rsidP="00087897">
      <w:pPr>
        <w:ind w:firstLine="0"/>
        <w:jc w:val="left"/>
      </w:pPr>
      <w:r w:rsidRPr="00CC3431">
        <w:t>«</w:t>
      </w:r>
      <w:r w:rsidRPr="00CC3431">
        <w:rPr>
          <w:i/>
        </w:rPr>
        <w:t xml:space="preserve">В одном городе у клиента может быть только один клиентский менеджер. </w:t>
      </w:r>
      <w:r w:rsidR="00612C41" w:rsidRPr="00CC3431">
        <w:rPr>
          <w:i/>
        </w:rPr>
        <w:t xml:space="preserve">Хотите </w:t>
      </w:r>
      <w:r w:rsidR="00612C41">
        <w:rPr>
          <w:i/>
        </w:rPr>
        <w:t>изменить</w:t>
      </w:r>
      <w:r w:rsidR="00A91989">
        <w:rPr>
          <w:i/>
        </w:rPr>
        <w:t xml:space="preserve"> </w:t>
      </w:r>
      <w:r w:rsidRPr="00CC3431">
        <w:rPr>
          <w:i/>
        </w:rPr>
        <w:t>закрепление клиента за КМ? (Да/Нет)</w:t>
      </w:r>
      <w:r w:rsidRPr="00CC3431">
        <w:t>». Если пользователь выбирает «Да», то новое закрепление сохраняется, а в старом закреплении КМ за клиентским менеджером в этом же городе заполняется текущей датой «Завершения обслуживания». Если пользователь выбран «Нет», то сохранения закрепления не происходит.</w:t>
      </w:r>
    </w:p>
    <w:p w14:paraId="2B05F336" w14:textId="1E5020A2" w:rsidR="00416FF1" w:rsidRDefault="00416FF1">
      <w:pPr>
        <w:spacing w:after="200" w:line="276" w:lineRule="auto"/>
        <w:ind w:firstLine="0"/>
        <w:jc w:val="left"/>
      </w:pPr>
      <w:r>
        <w:br w:type="page"/>
      </w:r>
    </w:p>
    <w:p w14:paraId="745D46B3" w14:textId="77777777" w:rsidR="00334480" w:rsidRDefault="00334480" w:rsidP="00334480">
      <w:pPr>
        <w:pStyle w:val="2"/>
      </w:pPr>
      <w:bookmarkStart w:id="89" w:name="_Ref15643083"/>
      <w:bookmarkStart w:id="90" w:name="_Toc25317506"/>
      <w:r>
        <w:lastRenderedPageBreak/>
        <w:t>Требования к закладке «Группа клиента» ОЭФ Клиенты</w:t>
      </w:r>
      <w:bookmarkEnd w:id="89"/>
      <w:bookmarkEnd w:id="90"/>
    </w:p>
    <w:p w14:paraId="396E37CA" w14:textId="64EA529B" w:rsidR="00C016DF" w:rsidRDefault="00B45146" w:rsidP="00B45146">
      <w:pPr>
        <w:spacing w:line="276" w:lineRule="auto"/>
        <w:ind w:firstLine="0"/>
      </w:pPr>
      <w:r>
        <w:t xml:space="preserve">Эскиз </w:t>
      </w:r>
      <w:r w:rsidR="0079068B">
        <w:t xml:space="preserve">новой </w:t>
      </w:r>
      <w:r>
        <w:t xml:space="preserve">закладки «Группа клиента» ОЭФ Клиенты представлен на </w:t>
      </w:r>
      <w:r w:rsidR="001232B8" w:rsidRPr="001232B8">
        <w:rPr>
          <w:b/>
        </w:rPr>
        <w:fldChar w:fldCharType="begin"/>
      </w:r>
      <w:r w:rsidR="001232B8" w:rsidRPr="001232B8">
        <w:rPr>
          <w:b/>
        </w:rPr>
        <w:instrText xml:space="preserve"> REF _Ref14961398 \h </w:instrText>
      </w:r>
      <w:r w:rsidR="001232B8">
        <w:rPr>
          <w:b/>
        </w:rPr>
        <w:instrText xml:space="preserve"> \* MERGEFORMAT </w:instrText>
      </w:r>
      <w:r w:rsidR="001232B8" w:rsidRPr="001232B8">
        <w:rPr>
          <w:b/>
        </w:rPr>
      </w:r>
      <w:r w:rsidR="001232B8" w:rsidRPr="001232B8">
        <w:rPr>
          <w:b/>
        </w:rPr>
        <w:fldChar w:fldCharType="separate"/>
      </w:r>
      <w:r w:rsidR="00CA0105" w:rsidRPr="00D9679B">
        <w:rPr>
          <w:b/>
          <w:sz w:val="18"/>
          <w:szCs w:val="18"/>
        </w:rPr>
        <w:t xml:space="preserve">Рисунок </w:t>
      </w:r>
      <w:r w:rsidR="00CA0105" w:rsidRPr="00D9679B">
        <w:rPr>
          <w:b/>
          <w:noProof/>
          <w:sz w:val="18"/>
          <w:szCs w:val="18"/>
        </w:rPr>
        <w:t>10</w:t>
      </w:r>
      <w:r w:rsidR="001232B8" w:rsidRPr="001232B8">
        <w:rPr>
          <w:b/>
        </w:rPr>
        <w:fldChar w:fldCharType="end"/>
      </w:r>
      <w:r>
        <w:t>.</w:t>
      </w:r>
      <w:r w:rsidR="005419F9">
        <w:t xml:space="preserve"> Закладка представляет собой единую таблицу, в которой отражены все клиенты, входящие в группу.</w:t>
      </w:r>
    </w:p>
    <w:p w14:paraId="35BB95EF" w14:textId="5F778D59" w:rsidR="00B45146" w:rsidRPr="00051AEE" w:rsidRDefault="00241459" w:rsidP="00AE22B2">
      <w:pPr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 wp14:anchorId="3D746FD7" wp14:editId="3F53B0D3">
            <wp:extent cx="6478722" cy="103875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358" cy="104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3C644" w14:textId="5433AB89" w:rsidR="00B45146" w:rsidRPr="001B7F12" w:rsidRDefault="00B45146" w:rsidP="00B45146">
      <w:pPr>
        <w:pStyle w:val="ae"/>
        <w:jc w:val="center"/>
        <w:rPr>
          <w:sz w:val="18"/>
          <w:szCs w:val="18"/>
        </w:rPr>
      </w:pPr>
      <w:bookmarkStart w:id="91" w:name="_Ref14961398"/>
      <w:r w:rsidRPr="001B7F12">
        <w:rPr>
          <w:sz w:val="18"/>
          <w:szCs w:val="18"/>
        </w:rPr>
        <w:t xml:space="preserve">Рисунок </w:t>
      </w:r>
      <w:r w:rsidRPr="001B7F12">
        <w:rPr>
          <w:sz w:val="18"/>
          <w:szCs w:val="18"/>
        </w:rPr>
        <w:fldChar w:fldCharType="begin"/>
      </w:r>
      <w:r w:rsidRPr="001B7F12">
        <w:rPr>
          <w:sz w:val="18"/>
          <w:szCs w:val="18"/>
        </w:rPr>
        <w:instrText xml:space="preserve"> SEQ Рисунок \* ARABIC </w:instrText>
      </w:r>
      <w:r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10</w:t>
      </w:r>
      <w:r w:rsidRPr="001B7F12">
        <w:rPr>
          <w:noProof/>
          <w:sz w:val="18"/>
          <w:szCs w:val="18"/>
        </w:rPr>
        <w:fldChar w:fldCharType="end"/>
      </w:r>
      <w:bookmarkEnd w:id="91"/>
      <w:r w:rsidRPr="001B7F12">
        <w:rPr>
          <w:sz w:val="18"/>
          <w:szCs w:val="18"/>
        </w:rPr>
        <w:t xml:space="preserve">. Эскиз </w:t>
      </w:r>
      <w:r>
        <w:rPr>
          <w:sz w:val="18"/>
          <w:szCs w:val="18"/>
        </w:rPr>
        <w:t>закладки «Группа клиента» ОЭФ</w:t>
      </w:r>
      <w:r w:rsidRPr="001B7F12">
        <w:rPr>
          <w:sz w:val="18"/>
          <w:szCs w:val="18"/>
        </w:rPr>
        <w:t xml:space="preserve"> Клиент</w:t>
      </w:r>
      <w:r>
        <w:rPr>
          <w:sz w:val="18"/>
          <w:szCs w:val="18"/>
        </w:rPr>
        <w:t>ы</w:t>
      </w:r>
    </w:p>
    <w:p w14:paraId="0C8A13BF" w14:textId="1A5B891A" w:rsidR="00B45146" w:rsidRPr="001B7F12" w:rsidRDefault="00B45146" w:rsidP="00B45146">
      <w:pPr>
        <w:pStyle w:val="ae"/>
        <w:rPr>
          <w:sz w:val="18"/>
          <w:szCs w:val="18"/>
        </w:rPr>
      </w:pPr>
      <w:r w:rsidRPr="001B7F12">
        <w:rPr>
          <w:sz w:val="18"/>
          <w:szCs w:val="18"/>
        </w:rPr>
        <w:t xml:space="preserve">Таблица </w:t>
      </w:r>
      <w:r w:rsidRPr="001B7F12">
        <w:rPr>
          <w:sz w:val="18"/>
          <w:szCs w:val="18"/>
        </w:rPr>
        <w:fldChar w:fldCharType="begin"/>
      </w:r>
      <w:r w:rsidRPr="001B7F12">
        <w:rPr>
          <w:sz w:val="18"/>
          <w:szCs w:val="18"/>
        </w:rPr>
        <w:instrText xml:space="preserve"> SEQ Таблица \* ARABIC </w:instrText>
      </w:r>
      <w:r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10</w:t>
      </w:r>
      <w:r w:rsidRPr="001B7F12">
        <w:rPr>
          <w:noProof/>
          <w:sz w:val="18"/>
          <w:szCs w:val="18"/>
        </w:rPr>
        <w:fldChar w:fldCharType="end"/>
      </w:r>
      <w:r w:rsidRPr="001B7F12">
        <w:rPr>
          <w:sz w:val="18"/>
          <w:szCs w:val="18"/>
        </w:rPr>
        <w:t xml:space="preserve">. Описание полей </w:t>
      </w:r>
      <w:r>
        <w:rPr>
          <w:sz w:val="18"/>
          <w:szCs w:val="18"/>
        </w:rPr>
        <w:t>закладки «Группа клиента» ОЭФ</w:t>
      </w:r>
      <w:r w:rsidRPr="001B7F12">
        <w:rPr>
          <w:sz w:val="18"/>
          <w:szCs w:val="18"/>
        </w:rPr>
        <w:t xml:space="preserve"> Клиент</w:t>
      </w:r>
      <w:r>
        <w:rPr>
          <w:sz w:val="18"/>
          <w:szCs w:val="18"/>
        </w:rPr>
        <w:t>ы</w:t>
      </w:r>
    </w:p>
    <w:tbl>
      <w:tblPr>
        <w:tblStyle w:val="af4"/>
        <w:tblW w:w="9464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559"/>
        <w:gridCol w:w="4536"/>
      </w:tblGrid>
      <w:tr w:rsidR="00FD7C77" w:rsidRPr="000557D6" w14:paraId="7AAD3BB3" w14:textId="77777777" w:rsidTr="008E7A56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28242F60" w14:textId="77777777" w:rsidR="00FD7C77" w:rsidRPr="002E0FCE" w:rsidRDefault="00FD7C77" w:rsidP="004A2DD4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0F3A3711" w14:textId="77777777" w:rsidR="00FD7C77" w:rsidRPr="002E0FCE" w:rsidRDefault="00FD7C77" w:rsidP="004A2DD4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475F3BB3" w14:textId="77777777" w:rsidR="00917419" w:rsidRDefault="00917419" w:rsidP="00917419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2B822888" w14:textId="77777777" w:rsidR="00FD7C77" w:rsidRPr="002E0FCE" w:rsidRDefault="00917419" w:rsidP="00917419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3B59AF77" w14:textId="77777777" w:rsidR="00FD7C77" w:rsidRPr="002E0FCE" w:rsidRDefault="00FD7C77" w:rsidP="009707CD">
            <w:pPr>
              <w:ind w:firstLine="0"/>
              <w:jc w:val="left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FD7C77" w14:paraId="298DAA99" w14:textId="77777777" w:rsidTr="008E7A56">
        <w:tc>
          <w:tcPr>
            <w:tcW w:w="2093" w:type="dxa"/>
            <w:shd w:val="clear" w:color="auto" w:fill="auto"/>
          </w:tcPr>
          <w:p w14:paraId="16DE9CEC" w14:textId="77777777" w:rsidR="00FD7C77" w:rsidRDefault="00FD7C77" w:rsidP="003B34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ФИО</w:t>
            </w:r>
          </w:p>
        </w:tc>
        <w:tc>
          <w:tcPr>
            <w:tcW w:w="1276" w:type="dxa"/>
          </w:tcPr>
          <w:p w14:paraId="7536B62A" w14:textId="77777777" w:rsidR="00FD7C77" w:rsidRDefault="00FD7C77" w:rsidP="004A2DD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4EF75E72" w14:textId="77777777" w:rsidR="00FD7C77" w:rsidRPr="003B34AF" w:rsidRDefault="009E72B5" w:rsidP="009E72B5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Иванов Иван Иванович</w:t>
            </w:r>
          </w:p>
        </w:tc>
        <w:tc>
          <w:tcPr>
            <w:tcW w:w="4536" w:type="dxa"/>
            <w:shd w:val="clear" w:color="auto" w:fill="auto"/>
          </w:tcPr>
          <w:p w14:paraId="02EF188E" w14:textId="77777777" w:rsidR="00FD7C77" w:rsidRDefault="00FD7C77" w:rsidP="009707CD">
            <w:pPr>
              <w:ind w:firstLine="0"/>
              <w:jc w:val="left"/>
              <w:rPr>
                <w:sz w:val="18"/>
                <w:szCs w:val="18"/>
              </w:rPr>
            </w:pPr>
            <w:r w:rsidRPr="003B34AF">
              <w:rPr>
                <w:sz w:val="18"/>
                <w:szCs w:val="18"/>
              </w:rPr>
              <w:t>Фамилия, Имя и Отчество связанного Клиента</w:t>
            </w:r>
          </w:p>
        </w:tc>
      </w:tr>
      <w:tr w:rsidR="00FD7C77" w14:paraId="294B20A4" w14:textId="77777777" w:rsidTr="008E7A56">
        <w:tc>
          <w:tcPr>
            <w:tcW w:w="2093" w:type="dxa"/>
            <w:shd w:val="clear" w:color="auto" w:fill="auto"/>
          </w:tcPr>
          <w:p w14:paraId="3AD66D1A" w14:textId="77777777" w:rsidR="00FD7C77" w:rsidRDefault="00FD7C77" w:rsidP="004A2DD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 рождения</w:t>
            </w:r>
          </w:p>
        </w:tc>
        <w:tc>
          <w:tcPr>
            <w:tcW w:w="1276" w:type="dxa"/>
          </w:tcPr>
          <w:p w14:paraId="4F244DCB" w14:textId="77777777" w:rsidR="00FD7C77" w:rsidRDefault="00FD7C77" w:rsidP="004A2DD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</w:t>
            </w:r>
          </w:p>
        </w:tc>
        <w:tc>
          <w:tcPr>
            <w:tcW w:w="1559" w:type="dxa"/>
          </w:tcPr>
          <w:p w14:paraId="3EC94C4C" w14:textId="77777777" w:rsidR="00FD7C77" w:rsidRDefault="00992E40" w:rsidP="009707CD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ДД.ММ.ГГГГ</w:t>
            </w:r>
          </w:p>
        </w:tc>
        <w:tc>
          <w:tcPr>
            <w:tcW w:w="4536" w:type="dxa"/>
            <w:shd w:val="clear" w:color="auto" w:fill="auto"/>
          </w:tcPr>
          <w:p w14:paraId="4B80DA7F" w14:textId="77777777" w:rsidR="00FD7C77" w:rsidRDefault="00FD7C77" w:rsidP="009707CD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 рождения связанного Клиента</w:t>
            </w:r>
          </w:p>
        </w:tc>
      </w:tr>
      <w:tr w:rsidR="00FD7C77" w14:paraId="11BD8E9D" w14:textId="77777777" w:rsidTr="008E7A56">
        <w:tc>
          <w:tcPr>
            <w:tcW w:w="2093" w:type="dxa"/>
            <w:shd w:val="clear" w:color="auto" w:fill="auto"/>
          </w:tcPr>
          <w:p w14:paraId="0C5AF87D" w14:textId="77777777" w:rsidR="00FD7C77" w:rsidRDefault="00FD7C77" w:rsidP="004A2DD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Вид связи</w:t>
            </w:r>
          </w:p>
        </w:tc>
        <w:tc>
          <w:tcPr>
            <w:tcW w:w="1276" w:type="dxa"/>
          </w:tcPr>
          <w:p w14:paraId="18FB8218" w14:textId="77777777" w:rsidR="00FD7C77" w:rsidRDefault="00FD7C77" w:rsidP="007D1262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03BA8C6B" w14:textId="77777777" w:rsidR="0032280A" w:rsidRPr="0032280A" w:rsidRDefault="0032280A" w:rsidP="0032280A">
            <w:pPr>
              <w:ind w:firstLine="0"/>
              <w:jc w:val="center"/>
              <w:rPr>
                <w:sz w:val="18"/>
                <w:szCs w:val="18"/>
              </w:rPr>
            </w:pPr>
            <w:r w:rsidRPr="0032280A">
              <w:rPr>
                <w:sz w:val="18"/>
                <w:szCs w:val="18"/>
              </w:rPr>
              <w:t>Родственник</w:t>
            </w:r>
          </w:p>
          <w:p w14:paraId="26A9931B" w14:textId="77777777" w:rsidR="0032280A" w:rsidRPr="0032280A" w:rsidRDefault="0032280A" w:rsidP="0032280A">
            <w:pPr>
              <w:ind w:firstLine="0"/>
              <w:jc w:val="center"/>
              <w:rPr>
                <w:sz w:val="18"/>
                <w:szCs w:val="18"/>
              </w:rPr>
            </w:pPr>
            <w:r w:rsidRPr="0032280A">
              <w:rPr>
                <w:sz w:val="18"/>
                <w:szCs w:val="18"/>
              </w:rPr>
              <w:t>Супруг</w:t>
            </w:r>
          </w:p>
          <w:p w14:paraId="527D290E" w14:textId="77777777" w:rsidR="0032280A" w:rsidRPr="0032280A" w:rsidRDefault="0032280A" w:rsidP="0032280A">
            <w:pPr>
              <w:ind w:firstLine="0"/>
              <w:jc w:val="center"/>
              <w:rPr>
                <w:sz w:val="18"/>
                <w:szCs w:val="18"/>
              </w:rPr>
            </w:pPr>
            <w:r w:rsidRPr="0032280A">
              <w:rPr>
                <w:sz w:val="18"/>
                <w:szCs w:val="18"/>
              </w:rPr>
              <w:t>Супруга</w:t>
            </w:r>
          </w:p>
          <w:p w14:paraId="269CEB68" w14:textId="77777777" w:rsidR="0032280A" w:rsidRPr="0032280A" w:rsidRDefault="0032280A" w:rsidP="0032280A">
            <w:pPr>
              <w:ind w:firstLine="0"/>
              <w:jc w:val="center"/>
              <w:rPr>
                <w:sz w:val="18"/>
                <w:szCs w:val="18"/>
              </w:rPr>
            </w:pPr>
            <w:r w:rsidRPr="0032280A">
              <w:rPr>
                <w:sz w:val="18"/>
                <w:szCs w:val="18"/>
              </w:rPr>
              <w:t>Супруг(развод)</w:t>
            </w:r>
          </w:p>
          <w:p w14:paraId="6CFFCF24" w14:textId="77777777" w:rsidR="0032280A" w:rsidRPr="0032280A" w:rsidRDefault="0032280A" w:rsidP="0032280A">
            <w:pPr>
              <w:ind w:firstLine="0"/>
              <w:jc w:val="center"/>
              <w:rPr>
                <w:sz w:val="18"/>
                <w:szCs w:val="18"/>
              </w:rPr>
            </w:pPr>
            <w:r w:rsidRPr="0032280A">
              <w:rPr>
                <w:sz w:val="18"/>
                <w:szCs w:val="18"/>
              </w:rPr>
              <w:t>Супруга(развод)</w:t>
            </w:r>
          </w:p>
          <w:p w14:paraId="2CBA9A88" w14:textId="77777777" w:rsidR="0032280A" w:rsidRPr="0032280A" w:rsidRDefault="0032280A" w:rsidP="0032280A">
            <w:pPr>
              <w:ind w:firstLine="0"/>
              <w:jc w:val="center"/>
              <w:rPr>
                <w:sz w:val="18"/>
                <w:szCs w:val="18"/>
              </w:rPr>
            </w:pPr>
            <w:r w:rsidRPr="0032280A">
              <w:rPr>
                <w:sz w:val="18"/>
                <w:szCs w:val="18"/>
              </w:rPr>
              <w:t>Мать</w:t>
            </w:r>
          </w:p>
          <w:p w14:paraId="0DC71007" w14:textId="77777777" w:rsidR="0032280A" w:rsidRPr="0032280A" w:rsidRDefault="0032280A" w:rsidP="0032280A">
            <w:pPr>
              <w:ind w:firstLine="0"/>
              <w:jc w:val="center"/>
              <w:rPr>
                <w:sz w:val="18"/>
                <w:szCs w:val="18"/>
              </w:rPr>
            </w:pPr>
            <w:r w:rsidRPr="0032280A">
              <w:rPr>
                <w:sz w:val="18"/>
                <w:szCs w:val="18"/>
              </w:rPr>
              <w:t>Отец</w:t>
            </w:r>
          </w:p>
          <w:p w14:paraId="28BE8DFF" w14:textId="77777777" w:rsidR="0032280A" w:rsidRPr="0032280A" w:rsidRDefault="0032280A" w:rsidP="0032280A">
            <w:pPr>
              <w:ind w:firstLine="0"/>
              <w:jc w:val="center"/>
              <w:rPr>
                <w:sz w:val="18"/>
                <w:szCs w:val="18"/>
              </w:rPr>
            </w:pPr>
            <w:r w:rsidRPr="0032280A">
              <w:rPr>
                <w:sz w:val="18"/>
                <w:szCs w:val="18"/>
              </w:rPr>
              <w:t>Дочь</w:t>
            </w:r>
          </w:p>
          <w:p w14:paraId="315A44FB" w14:textId="77777777" w:rsidR="0032280A" w:rsidRPr="0032280A" w:rsidRDefault="0032280A" w:rsidP="0032280A">
            <w:pPr>
              <w:ind w:firstLine="0"/>
              <w:jc w:val="center"/>
              <w:rPr>
                <w:sz w:val="18"/>
                <w:szCs w:val="18"/>
              </w:rPr>
            </w:pPr>
            <w:r w:rsidRPr="0032280A">
              <w:rPr>
                <w:sz w:val="18"/>
                <w:szCs w:val="18"/>
              </w:rPr>
              <w:t>Сын</w:t>
            </w:r>
          </w:p>
          <w:p w14:paraId="6F1526C0" w14:textId="77777777" w:rsidR="0032280A" w:rsidRPr="0032280A" w:rsidRDefault="0032280A" w:rsidP="0032280A">
            <w:pPr>
              <w:ind w:firstLine="0"/>
              <w:jc w:val="center"/>
              <w:rPr>
                <w:sz w:val="18"/>
                <w:szCs w:val="18"/>
              </w:rPr>
            </w:pPr>
            <w:r w:rsidRPr="0032280A">
              <w:rPr>
                <w:sz w:val="18"/>
                <w:szCs w:val="18"/>
              </w:rPr>
              <w:t>Брат/Сестра</w:t>
            </w:r>
          </w:p>
          <w:p w14:paraId="197C7E3A" w14:textId="77777777" w:rsidR="0032280A" w:rsidRPr="0032280A" w:rsidRDefault="0032280A" w:rsidP="0032280A">
            <w:pPr>
              <w:ind w:firstLine="0"/>
              <w:jc w:val="center"/>
              <w:rPr>
                <w:sz w:val="18"/>
                <w:szCs w:val="18"/>
              </w:rPr>
            </w:pPr>
            <w:r w:rsidRPr="0032280A">
              <w:rPr>
                <w:sz w:val="18"/>
                <w:szCs w:val="18"/>
              </w:rPr>
              <w:t>Дед</w:t>
            </w:r>
          </w:p>
          <w:p w14:paraId="58032EE4" w14:textId="77777777" w:rsidR="0032280A" w:rsidRPr="0032280A" w:rsidRDefault="0032280A" w:rsidP="0032280A">
            <w:pPr>
              <w:ind w:firstLine="0"/>
              <w:jc w:val="center"/>
              <w:rPr>
                <w:sz w:val="18"/>
                <w:szCs w:val="18"/>
              </w:rPr>
            </w:pPr>
            <w:r w:rsidRPr="0032280A">
              <w:rPr>
                <w:sz w:val="18"/>
                <w:szCs w:val="18"/>
              </w:rPr>
              <w:t>Бабушка</w:t>
            </w:r>
          </w:p>
          <w:p w14:paraId="0D2AC709" w14:textId="77777777" w:rsidR="0032280A" w:rsidRPr="0032280A" w:rsidRDefault="0032280A" w:rsidP="0032280A">
            <w:pPr>
              <w:ind w:firstLine="0"/>
              <w:jc w:val="center"/>
              <w:rPr>
                <w:sz w:val="18"/>
                <w:szCs w:val="18"/>
              </w:rPr>
            </w:pPr>
            <w:r w:rsidRPr="0032280A">
              <w:rPr>
                <w:sz w:val="18"/>
                <w:szCs w:val="18"/>
              </w:rPr>
              <w:t>Внук(-</w:t>
            </w:r>
            <w:proofErr w:type="spellStart"/>
            <w:r w:rsidRPr="0032280A">
              <w:rPr>
                <w:sz w:val="18"/>
                <w:szCs w:val="18"/>
              </w:rPr>
              <w:t>чка</w:t>
            </w:r>
            <w:proofErr w:type="spellEnd"/>
            <w:r w:rsidRPr="0032280A">
              <w:rPr>
                <w:sz w:val="18"/>
                <w:szCs w:val="18"/>
              </w:rPr>
              <w:t>)</w:t>
            </w:r>
          </w:p>
          <w:p w14:paraId="3D224E74" w14:textId="77777777" w:rsidR="0032280A" w:rsidRPr="0032280A" w:rsidRDefault="0032280A" w:rsidP="0032280A">
            <w:pPr>
              <w:ind w:firstLine="0"/>
              <w:jc w:val="center"/>
              <w:rPr>
                <w:sz w:val="18"/>
                <w:szCs w:val="18"/>
              </w:rPr>
            </w:pPr>
            <w:r w:rsidRPr="0032280A">
              <w:rPr>
                <w:sz w:val="18"/>
                <w:szCs w:val="18"/>
              </w:rPr>
              <w:t>Дядя</w:t>
            </w:r>
          </w:p>
          <w:p w14:paraId="68289C18" w14:textId="77777777" w:rsidR="0032280A" w:rsidRPr="0032280A" w:rsidRDefault="0032280A" w:rsidP="0032280A">
            <w:pPr>
              <w:ind w:firstLine="0"/>
              <w:jc w:val="center"/>
              <w:rPr>
                <w:sz w:val="18"/>
                <w:szCs w:val="18"/>
              </w:rPr>
            </w:pPr>
            <w:r w:rsidRPr="0032280A">
              <w:rPr>
                <w:sz w:val="18"/>
                <w:szCs w:val="18"/>
              </w:rPr>
              <w:t>Тётя</w:t>
            </w:r>
          </w:p>
          <w:p w14:paraId="78F92A65" w14:textId="77777777" w:rsidR="0032280A" w:rsidRPr="0032280A" w:rsidRDefault="0032280A" w:rsidP="0032280A">
            <w:pPr>
              <w:ind w:firstLine="0"/>
              <w:jc w:val="center"/>
              <w:rPr>
                <w:sz w:val="18"/>
                <w:szCs w:val="18"/>
              </w:rPr>
            </w:pPr>
            <w:r w:rsidRPr="0032280A">
              <w:rPr>
                <w:sz w:val="18"/>
                <w:szCs w:val="18"/>
              </w:rPr>
              <w:t>Племянник(-</w:t>
            </w:r>
            <w:proofErr w:type="spellStart"/>
            <w:r w:rsidRPr="0032280A">
              <w:rPr>
                <w:sz w:val="18"/>
                <w:szCs w:val="18"/>
              </w:rPr>
              <w:t>ца</w:t>
            </w:r>
            <w:proofErr w:type="spellEnd"/>
            <w:r w:rsidRPr="0032280A">
              <w:rPr>
                <w:sz w:val="18"/>
                <w:szCs w:val="18"/>
              </w:rPr>
              <w:t>)</w:t>
            </w:r>
          </w:p>
          <w:p w14:paraId="09DC5131" w14:textId="77777777" w:rsidR="0032280A" w:rsidRPr="0032280A" w:rsidRDefault="0032280A" w:rsidP="0032280A">
            <w:pPr>
              <w:ind w:firstLine="0"/>
              <w:jc w:val="center"/>
              <w:rPr>
                <w:sz w:val="18"/>
                <w:szCs w:val="18"/>
              </w:rPr>
            </w:pPr>
            <w:r w:rsidRPr="0032280A">
              <w:rPr>
                <w:sz w:val="18"/>
                <w:szCs w:val="18"/>
              </w:rPr>
              <w:t>Друзья</w:t>
            </w:r>
          </w:p>
          <w:p w14:paraId="642378E0" w14:textId="77777777" w:rsidR="0032280A" w:rsidRPr="0032280A" w:rsidRDefault="0032280A" w:rsidP="0032280A">
            <w:pPr>
              <w:ind w:firstLine="0"/>
              <w:jc w:val="center"/>
              <w:rPr>
                <w:sz w:val="18"/>
                <w:szCs w:val="18"/>
              </w:rPr>
            </w:pPr>
            <w:r w:rsidRPr="0032280A">
              <w:rPr>
                <w:sz w:val="18"/>
                <w:szCs w:val="18"/>
              </w:rPr>
              <w:t>Бизнес-партнёры</w:t>
            </w:r>
          </w:p>
          <w:p w14:paraId="3FE10C6E" w14:textId="77777777" w:rsidR="00FD7C77" w:rsidRDefault="0032280A" w:rsidP="0032280A">
            <w:pPr>
              <w:ind w:firstLine="0"/>
              <w:jc w:val="center"/>
              <w:rPr>
                <w:sz w:val="18"/>
                <w:szCs w:val="18"/>
              </w:rPr>
            </w:pPr>
            <w:r w:rsidRPr="0032280A">
              <w:rPr>
                <w:sz w:val="18"/>
                <w:szCs w:val="18"/>
              </w:rPr>
              <w:t>Представитель</w:t>
            </w:r>
          </w:p>
        </w:tc>
        <w:tc>
          <w:tcPr>
            <w:tcW w:w="4536" w:type="dxa"/>
            <w:shd w:val="clear" w:color="auto" w:fill="auto"/>
          </w:tcPr>
          <w:p w14:paraId="37A6B6BF" w14:textId="77777777" w:rsidR="00FD7C77" w:rsidRDefault="00FD7C77" w:rsidP="009707CD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Данные из справочника «</w:t>
            </w:r>
            <w:proofErr w:type="spellStart"/>
            <w:r w:rsidRPr="001A6AE4">
              <w:rPr>
                <w:sz w:val="18"/>
                <w:szCs w:val="18"/>
              </w:rPr>
              <w:t>FBClientGroupRelationship</w:t>
            </w:r>
            <w:proofErr w:type="spellEnd"/>
            <w:r>
              <w:rPr>
                <w:sz w:val="18"/>
                <w:szCs w:val="18"/>
                <w:lang w:val="en-US"/>
              </w:rPr>
              <w:t>Kind</w:t>
            </w:r>
            <w:r>
              <w:rPr>
                <w:sz w:val="18"/>
                <w:szCs w:val="18"/>
              </w:rPr>
              <w:t>»</w:t>
            </w:r>
            <w:r>
              <w:rPr>
                <w:sz w:val="18"/>
                <w:szCs w:val="18"/>
                <w:lang w:val="en-US"/>
              </w:rPr>
              <w:t>.</w:t>
            </w:r>
          </w:p>
        </w:tc>
      </w:tr>
      <w:tr w:rsidR="00297F86" w14:paraId="12B15A02" w14:textId="77777777" w:rsidTr="008E7A56">
        <w:tc>
          <w:tcPr>
            <w:tcW w:w="2093" w:type="dxa"/>
            <w:shd w:val="clear" w:color="auto" w:fill="auto"/>
          </w:tcPr>
          <w:p w14:paraId="10B9E197" w14:textId="709852E2" w:rsidR="00297F86" w:rsidRPr="00297F86" w:rsidRDefault="00297F86" w:rsidP="004A2DD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 кем связь</w:t>
            </w:r>
          </w:p>
        </w:tc>
        <w:tc>
          <w:tcPr>
            <w:tcW w:w="1276" w:type="dxa"/>
          </w:tcPr>
          <w:p w14:paraId="461028DC" w14:textId="07B450B9" w:rsidR="00297F86" w:rsidRDefault="00297F86" w:rsidP="007D1262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74FC52F1" w14:textId="39904370" w:rsidR="00297F86" w:rsidRPr="0032280A" w:rsidRDefault="00297F86" w:rsidP="0032280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Иванов И.И.</w:t>
            </w:r>
          </w:p>
        </w:tc>
        <w:tc>
          <w:tcPr>
            <w:tcW w:w="4536" w:type="dxa"/>
            <w:shd w:val="clear" w:color="auto" w:fill="auto"/>
          </w:tcPr>
          <w:p w14:paraId="0F06CB49" w14:textId="073C5087" w:rsidR="00297F86" w:rsidRPr="00736E2B" w:rsidRDefault="00297F86" w:rsidP="009707CD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ФИО связанного клиента</w:t>
            </w:r>
            <w:r w:rsidR="00736E2B" w:rsidRPr="00736E2B">
              <w:rPr>
                <w:sz w:val="18"/>
                <w:szCs w:val="18"/>
              </w:rPr>
              <w:t xml:space="preserve"> (</w:t>
            </w:r>
            <w:r w:rsidR="00736E2B">
              <w:rPr>
                <w:sz w:val="18"/>
                <w:szCs w:val="18"/>
              </w:rPr>
              <w:t>второй участник связи</w:t>
            </w:r>
            <w:r w:rsidR="00736E2B" w:rsidRPr="00736E2B">
              <w:rPr>
                <w:sz w:val="18"/>
                <w:szCs w:val="18"/>
              </w:rPr>
              <w:t>)</w:t>
            </w:r>
          </w:p>
        </w:tc>
      </w:tr>
      <w:tr w:rsidR="005A63E6" w14:paraId="3B649F93" w14:textId="77777777" w:rsidTr="008E7A56">
        <w:tc>
          <w:tcPr>
            <w:tcW w:w="2093" w:type="dxa"/>
            <w:shd w:val="clear" w:color="auto" w:fill="auto"/>
          </w:tcPr>
          <w:p w14:paraId="0AF81107" w14:textId="0E31E3EA" w:rsidR="005A63E6" w:rsidRDefault="005A63E6" w:rsidP="004A2DD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Основной</w:t>
            </w:r>
          </w:p>
        </w:tc>
        <w:tc>
          <w:tcPr>
            <w:tcW w:w="1276" w:type="dxa"/>
          </w:tcPr>
          <w:p w14:paraId="69B202BF" w14:textId="54BF55A2" w:rsidR="005A63E6" w:rsidRDefault="005A63E6" w:rsidP="007D1262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1559" w:type="dxa"/>
          </w:tcPr>
          <w:p w14:paraId="6D2044FB" w14:textId="77777777" w:rsidR="005A63E6" w:rsidRDefault="005A63E6" w:rsidP="0032280A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536" w:type="dxa"/>
            <w:shd w:val="clear" w:color="auto" w:fill="auto"/>
          </w:tcPr>
          <w:p w14:paraId="0A034B18" w14:textId="7D62B2D8" w:rsidR="005A63E6" w:rsidRPr="00106F3A" w:rsidRDefault="005A63E6" w:rsidP="009707CD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признак участника группы «Основной»</w:t>
            </w:r>
            <w:r w:rsidR="00106F3A">
              <w:rPr>
                <w:sz w:val="18"/>
                <w:szCs w:val="18"/>
              </w:rPr>
              <w:t>. Если связанный клиент является основным в группе, то флаг</w:t>
            </w:r>
            <w:r w:rsidR="006C14D2">
              <w:rPr>
                <w:sz w:val="18"/>
                <w:szCs w:val="18"/>
              </w:rPr>
              <w:t xml:space="preserve"> должен быть</w:t>
            </w:r>
            <w:r w:rsidR="00106F3A">
              <w:rPr>
                <w:sz w:val="18"/>
                <w:szCs w:val="18"/>
              </w:rPr>
              <w:t xml:space="preserve"> установлен, иначе флаг не установлен.</w:t>
            </w:r>
          </w:p>
        </w:tc>
      </w:tr>
      <w:tr w:rsidR="005A63E6" w:rsidRPr="00BE14EF" w14:paraId="211DE89E" w14:textId="77777777" w:rsidTr="008E7A56">
        <w:tc>
          <w:tcPr>
            <w:tcW w:w="2093" w:type="dxa"/>
            <w:shd w:val="clear" w:color="auto" w:fill="auto"/>
          </w:tcPr>
          <w:p w14:paraId="73FE8A5F" w14:textId="0A7388BF" w:rsidR="005A63E6" w:rsidRDefault="005A63E6" w:rsidP="004A2DD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Пакет услуг</w:t>
            </w:r>
          </w:p>
        </w:tc>
        <w:tc>
          <w:tcPr>
            <w:tcW w:w="1276" w:type="dxa"/>
          </w:tcPr>
          <w:p w14:paraId="070F5953" w14:textId="410B0551" w:rsidR="005A63E6" w:rsidRDefault="005A63E6" w:rsidP="007D1262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72E26D89" w14:textId="5CEEE546" w:rsidR="005A63E6" w:rsidRPr="00A91989" w:rsidRDefault="005A63E6" w:rsidP="005A63E6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PB</w:t>
            </w:r>
            <w:r w:rsidRPr="00A91989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Prime</w:t>
            </w:r>
            <w:r w:rsidRPr="00A91989">
              <w:rPr>
                <w:sz w:val="18"/>
                <w:szCs w:val="18"/>
                <w:lang w:val="en-US"/>
              </w:rPr>
              <w:t>/</w:t>
            </w:r>
            <w:r>
              <w:rPr>
                <w:sz w:val="18"/>
                <w:szCs w:val="18"/>
                <w:lang w:val="en-US"/>
              </w:rPr>
              <w:t>PB</w:t>
            </w:r>
            <w:r w:rsidRPr="00A91989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Exclusive</w:t>
            </w:r>
            <w:r w:rsidRPr="00A91989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</w:rPr>
              <w:t>и</w:t>
            </w:r>
            <w:r w:rsidRPr="00A91989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проч</w:t>
            </w:r>
            <w:proofErr w:type="spellEnd"/>
            <w:r w:rsidRPr="00A91989">
              <w:rPr>
                <w:sz w:val="18"/>
                <w:szCs w:val="18"/>
                <w:lang w:val="en-US"/>
              </w:rPr>
              <w:t>.</w:t>
            </w:r>
          </w:p>
        </w:tc>
        <w:tc>
          <w:tcPr>
            <w:tcW w:w="4536" w:type="dxa"/>
            <w:shd w:val="clear" w:color="auto" w:fill="auto"/>
          </w:tcPr>
          <w:p w14:paraId="24640CE6" w14:textId="77777777" w:rsidR="002E0A23" w:rsidRDefault="0000564A" w:rsidP="0000564A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Указывается </w:t>
            </w:r>
            <w:r w:rsidR="00BE14EF">
              <w:rPr>
                <w:sz w:val="18"/>
                <w:szCs w:val="18"/>
              </w:rPr>
              <w:t>«</w:t>
            </w:r>
            <w:r>
              <w:rPr>
                <w:sz w:val="18"/>
                <w:szCs w:val="18"/>
              </w:rPr>
              <w:t>сокращенное наименование пакета услуг</w:t>
            </w:r>
            <w:r w:rsidR="00BE14EF">
              <w:rPr>
                <w:sz w:val="18"/>
                <w:szCs w:val="18"/>
              </w:rPr>
              <w:t>»</w:t>
            </w:r>
            <w:r>
              <w:rPr>
                <w:sz w:val="18"/>
                <w:szCs w:val="18"/>
              </w:rPr>
              <w:t xml:space="preserve"> из настроек продукта</w:t>
            </w:r>
            <w:r w:rsidR="00BE14EF">
              <w:rPr>
                <w:sz w:val="18"/>
                <w:szCs w:val="18"/>
              </w:rPr>
              <w:t>, связанного с действующим пакетом услуг клиент</w:t>
            </w:r>
            <w:r>
              <w:rPr>
                <w:sz w:val="18"/>
                <w:szCs w:val="18"/>
              </w:rPr>
              <w:t xml:space="preserve">. </w:t>
            </w:r>
          </w:p>
          <w:p w14:paraId="73911D4C" w14:textId="2D4F8CBA" w:rsidR="005A63E6" w:rsidRPr="00BE14EF" w:rsidRDefault="0000564A" w:rsidP="0000564A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Если у клиента нет действующего пакета услуг, то отображать текст «Нет».</w:t>
            </w:r>
          </w:p>
        </w:tc>
      </w:tr>
      <w:tr w:rsidR="00BE14EF" w:rsidRPr="00BE14EF" w14:paraId="77D95E39" w14:textId="77777777" w:rsidTr="008E7A56">
        <w:tc>
          <w:tcPr>
            <w:tcW w:w="2093" w:type="dxa"/>
            <w:shd w:val="clear" w:color="auto" w:fill="auto"/>
          </w:tcPr>
          <w:p w14:paraId="0F8FA4BC" w14:textId="1463F391" w:rsidR="00BE14EF" w:rsidRDefault="00BE14EF" w:rsidP="004A2DD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Портфель активов клиента, руб.</w:t>
            </w:r>
          </w:p>
        </w:tc>
        <w:tc>
          <w:tcPr>
            <w:tcW w:w="1276" w:type="dxa"/>
          </w:tcPr>
          <w:p w14:paraId="14AF67DD" w14:textId="1F95E63E" w:rsidR="00BE14EF" w:rsidRDefault="00F97E69" w:rsidP="007D1262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2830392B" w14:textId="6C0ADB1C" w:rsidR="00BE14EF" w:rsidRPr="00300661" w:rsidRDefault="00300661" w:rsidP="005A63E6">
            <w:pPr>
              <w:ind w:firstLine="0"/>
              <w:jc w:val="center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«</w:t>
            </w:r>
            <w:r w:rsidRPr="005003E0">
              <w:rPr>
                <w:sz w:val="18"/>
                <w:szCs w:val="18"/>
                <w:lang w:val="en-US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5003E0">
              <w:rPr>
                <w:sz w:val="18"/>
                <w:szCs w:val="18"/>
                <w:lang w:val="en-US"/>
              </w:rPr>
              <w:t>##</w:t>
            </w:r>
            <w:r>
              <w:rPr>
                <w:sz w:val="18"/>
                <w:szCs w:val="18"/>
              </w:rPr>
              <w:t>»</w:t>
            </w:r>
          </w:p>
        </w:tc>
        <w:tc>
          <w:tcPr>
            <w:tcW w:w="4536" w:type="dxa"/>
            <w:shd w:val="clear" w:color="auto" w:fill="auto"/>
          </w:tcPr>
          <w:p w14:paraId="6FD4ADE4" w14:textId="755408D8" w:rsidR="00C56857" w:rsidRPr="00C56857" w:rsidRDefault="00C56857" w:rsidP="00C56857">
            <w:pPr>
              <w:pStyle w:val="af2"/>
              <w:ind w:firstLine="0"/>
              <w:rPr>
                <w:sz w:val="18"/>
                <w:szCs w:val="18"/>
              </w:rPr>
            </w:pPr>
            <w:r w:rsidRPr="00C56857">
              <w:rPr>
                <w:sz w:val="18"/>
                <w:szCs w:val="18"/>
              </w:rPr>
              <w:t>Сумма следующих показателей по связанному клиенту:</w:t>
            </w:r>
          </w:p>
          <w:p w14:paraId="4D1FE516" w14:textId="6A1DEECC" w:rsidR="00C56857" w:rsidRPr="00C56857" w:rsidRDefault="00C56857" w:rsidP="00EB6DEB">
            <w:pPr>
              <w:pStyle w:val="af2"/>
              <w:numPr>
                <w:ilvl w:val="0"/>
                <w:numId w:val="24"/>
              </w:numPr>
              <w:rPr>
                <w:sz w:val="18"/>
                <w:szCs w:val="18"/>
              </w:rPr>
            </w:pPr>
            <w:r w:rsidRPr="00C56857">
              <w:rPr>
                <w:sz w:val="18"/>
                <w:szCs w:val="18"/>
              </w:rPr>
              <w:t>Срочные вклады</w:t>
            </w:r>
            <w:r w:rsidR="00E772B5">
              <w:rPr>
                <w:sz w:val="18"/>
                <w:szCs w:val="18"/>
              </w:rPr>
              <w:t>;</w:t>
            </w:r>
          </w:p>
          <w:p w14:paraId="5BA44E23" w14:textId="5777B38D" w:rsidR="00C56857" w:rsidRPr="00C56857" w:rsidRDefault="00C56857" w:rsidP="00EB6DEB">
            <w:pPr>
              <w:pStyle w:val="af2"/>
              <w:numPr>
                <w:ilvl w:val="0"/>
                <w:numId w:val="24"/>
              </w:numPr>
              <w:rPr>
                <w:sz w:val="18"/>
                <w:szCs w:val="18"/>
              </w:rPr>
            </w:pPr>
            <w:r w:rsidRPr="00C56857">
              <w:rPr>
                <w:sz w:val="18"/>
                <w:szCs w:val="18"/>
              </w:rPr>
              <w:t>Вклады до востребования</w:t>
            </w:r>
            <w:r w:rsidR="00E772B5">
              <w:rPr>
                <w:sz w:val="18"/>
                <w:szCs w:val="18"/>
              </w:rPr>
              <w:t>;</w:t>
            </w:r>
          </w:p>
          <w:p w14:paraId="49568A0D" w14:textId="2D72DC54" w:rsidR="00C56857" w:rsidRPr="00C56857" w:rsidRDefault="00C56857" w:rsidP="00EB6DEB">
            <w:pPr>
              <w:pStyle w:val="af2"/>
              <w:numPr>
                <w:ilvl w:val="0"/>
                <w:numId w:val="24"/>
              </w:numPr>
              <w:rPr>
                <w:sz w:val="18"/>
                <w:szCs w:val="18"/>
              </w:rPr>
            </w:pPr>
            <w:r w:rsidRPr="00C56857">
              <w:rPr>
                <w:sz w:val="18"/>
                <w:szCs w:val="18"/>
              </w:rPr>
              <w:t>Текущие счета</w:t>
            </w:r>
            <w:r w:rsidR="00E772B5">
              <w:rPr>
                <w:sz w:val="18"/>
                <w:szCs w:val="18"/>
              </w:rPr>
              <w:t>;</w:t>
            </w:r>
          </w:p>
          <w:p w14:paraId="17FAFFCC" w14:textId="3D4C8361" w:rsidR="00C56857" w:rsidRPr="00C56857" w:rsidRDefault="00C56857" w:rsidP="00EB6DEB">
            <w:pPr>
              <w:pStyle w:val="af2"/>
              <w:numPr>
                <w:ilvl w:val="0"/>
                <w:numId w:val="24"/>
              </w:numPr>
              <w:rPr>
                <w:sz w:val="18"/>
                <w:szCs w:val="18"/>
              </w:rPr>
            </w:pPr>
            <w:r w:rsidRPr="00C56857">
              <w:rPr>
                <w:sz w:val="18"/>
                <w:szCs w:val="18"/>
              </w:rPr>
              <w:t>Карты</w:t>
            </w:r>
            <w:r w:rsidR="00E772B5">
              <w:rPr>
                <w:sz w:val="18"/>
                <w:szCs w:val="18"/>
              </w:rPr>
              <w:t>;</w:t>
            </w:r>
          </w:p>
          <w:p w14:paraId="1333FE3E" w14:textId="247A13FD" w:rsidR="00C56857" w:rsidRPr="00C56857" w:rsidRDefault="00C56857" w:rsidP="00EB6DEB">
            <w:pPr>
              <w:pStyle w:val="af2"/>
              <w:numPr>
                <w:ilvl w:val="0"/>
                <w:numId w:val="24"/>
              </w:numPr>
              <w:rPr>
                <w:sz w:val="18"/>
                <w:szCs w:val="18"/>
              </w:rPr>
            </w:pPr>
            <w:r w:rsidRPr="00C56857">
              <w:rPr>
                <w:sz w:val="18"/>
                <w:szCs w:val="18"/>
              </w:rPr>
              <w:t>БО</w:t>
            </w:r>
            <w:r w:rsidR="00E772B5">
              <w:rPr>
                <w:sz w:val="18"/>
                <w:szCs w:val="18"/>
              </w:rPr>
              <w:t>;</w:t>
            </w:r>
          </w:p>
          <w:p w14:paraId="4CAD4ECA" w14:textId="6937963C" w:rsidR="00C56857" w:rsidRPr="00C56857" w:rsidRDefault="00C56857" w:rsidP="00EB6DEB">
            <w:pPr>
              <w:pStyle w:val="af2"/>
              <w:numPr>
                <w:ilvl w:val="0"/>
                <w:numId w:val="24"/>
              </w:numPr>
              <w:rPr>
                <w:sz w:val="18"/>
                <w:szCs w:val="18"/>
              </w:rPr>
            </w:pPr>
            <w:r w:rsidRPr="00C56857">
              <w:rPr>
                <w:sz w:val="18"/>
                <w:szCs w:val="18"/>
              </w:rPr>
              <w:t>УК</w:t>
            </w:r>
            <w:r w:rsidR="00E772B5">
              <w:rPr>
                <w:sz w:val="18"/>
                <w:szCs w:val="18"/>
              </w:rPr>
              <w:t>;</w:t>
            </w:r>
          </w:p>
          <w:p w14:paraId="2FB4730D" w14:textId="3384B96D" w:rsidR="00C56857" w:rsidRPr="00C56857" w:rsidRDefault="00C56857" w:rsidP="00EB6DEB">
            <w:pPr>
              <w:pStyle w:val="af2"/>
              <w:numPr>
                <w:ilvl w:val="0"/>
                <w:numId w:val="24"/>
              </w:numPr>
              <w:rPr>
                <w:sz w:val="18"/>
                <w:szCs w:val="18"/>
              </w:rPr>
            </w:pPr>
            <w:r w:rsidRPr="00C56857">
              <w:rPr>
                <w:sz w:val="18"/>
                <w:szCs w:val="18"/>
              </w:rPr>
              <w:t>Продукты ГПБЛ</w:t>
            </w:r>
            <w:r w:rsidR="00E772B5">
              <w:rPr>
                <w:sz w:val="18"/>
                <w:szCs w:val="18"/>
              </w:rPr>
              <w:t>;</w:t>
            </w:r>
          </w:p>
          <w:p w14:paraId="5D0DDCB8" w14:textId="0FC8900A" w:rsidR="00BE14EF" w:rsidRDefault="00C56857" w:rsidP="00EB6DEB">
            <w:pPr>
              <w:pStyle w:val="af2"/>
              <w:numPr>
                <w:ilvl w:val="0"/>
                <w:numId w:val="24"/>
              </w:numPr>
              <w:rPr>
                <w:sz w:val="18"/>
                <w:szCs w:val="18"/>
              </w:rPr>
            </w:pPr>
            <w:r w:rsidRPr="00C56857">
              <w:rPr>
                <w:sz w:val="18"/>
                <w:szCs w:val="18"/>
              </w:rPr>
              <w:t>Сумма страховых взносов.</w:t>
            </w:r>
          </w:p>
        </w:tc>
      </w:tr>
      <w:tr w:rsidR="00BE14EF" w:rsidRPr="00BE14EF" w14:paraId="35A813AB" w14:textId="77777777" w:rsidTr="008E7A56">
        <w:tc>
          <w:tcPr>
            <w:tcW w:w="2093" w:type="dxa"/>
            <w:shd w:val="clear" w:color="auto" w:fill="auto"/>
          </w:tcPr>
          <w:p w14:paraId="3F424BC5" w14:textId="74E31E0F" w:rsidR="00BE14EF" w:rsidRDefault="00F5155F" w:rsidP="004A2DD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 </w:t>
            </w:r>
            <w:proofErr w:type="spellStart"/>
            <w:r>
              <w:rPr>
                <w:sz w:val="18"/>
                <w:szCs w:val="18"/>
              </w:rPr>
              <w:t>т.ч</w:t>
            </w:r>
            <w:proofErr w:type="spellEnd"/>
            <w:r>
              <w:rPr>
                <w:sz w:val="18"/>
                <w:szCs w:val="18"/>
              </w:rPr>
              <w:t>. пассивы, руб.</w:t>
            </w:r>
          </w:p>
        </w:tc>
        <w:tc>
          <w:tcPr>
            <w:tcW w:w="1276" w:type="dxa"/>
          </w:tcPr>
          <w:p w14:paraId="6D61AA3E" w14:textId="3DB84777" w:rsidR="00BE14EF" w:rsidRDefault="00F97E69" w:rsidP="007D1262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56CCF905" w14:textId="06E57E6B" w:rsidR="00BE14EF" w:rsidRPr="00F97E69" w:rsidRDefault="00300661" w:rsidP="005A63E6">
            <w:pPr>
              <w:ind w:firstLine="0"/>
              <w:jc w:val="center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«</w:t>
            </w:r>
            <w:r w:rsidRPr="005003E0">
              <w:rPr>
                <w:sz w:val="18"/>
                <w:szCs w:val="18"/>
                <w:lang w:val="en-US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5003E0">
              <w:rPr>
                <w:sz w:val="18"/>
                <w:szCs w:val="18"/>
                <w:lang w:val="en-US"/>
              </w:rPr>
              <w:t>##</w:t>
            </w:r>
            <w:r>
              <w:rPr>
                <w:sz w:val="18"/>
                <w:szCs w:val="18"/>
              </w:rPr>
              <w:t>»</w:t>
            </w:r>
          </w:p>
        </w:tc>
        <w:tc>
          <w:tcPr>
            <w:tcW w:w="4536" w:type="dxa"/>
            <w:shd w:val="clear" w:color="auto" w:fill="auto"/>
          </w:tcPr>
          <w:p w14:paraId="283BAB70" w14:textId="77777777" w:rsidR="00E772B5" w:rsidRPr="00C56857" w:rsidRDefault="00E772B5" w:rsidP="00E772B5">
            <w:pPr>
              <w:pStyle w:val="af2"/>
              <w:ind w:firstLine="0"/>
              <w:rPr>
                <w:sz w:val="18"/>
                <w:szCs w:val="18"/>
              </w:rPr>
            </w:pPr>
            <w:r w:rsidRPr="00C56857">
              <w:rPr>
                <w:sz w:val="18"/>
                <w:szCs w:val="18"/>
              </w:rPr>
              <w:t>Сумма следующих показателей по связанному клиенту:</w:t>
            </w:r>
          </w:p>
          <w:p w14:paraId="142CB504" w14:textId="703D267A" w:rsidR="00E772B5" w:rsidRPr="00C56857" w:rsidRDefault="00E772B5" w:rsidP="00EB6DEB">
            <w:pPr>
              <w:pStyle w:val="af2"/>
              <w:numPr>
                <w:ilvl w:val="0"/>
                <w:numId w:val="24"/>
              </w:numPr>
              <w:rPr>
                <w:sz w:val="18"/>
                <w:szCs w:val="18"/>
              </w:rPr>
            </w:pPr>
            <w:r w:rsidRPr="00C56857">
              <w:rPr>
                <w:sz w:val="18"/>
                <w:szCs w:val="18"/>
              </w:rPr>
              <w:t>Срочные вклады</w:t>
            </w:r>
            <w:r>
              <w:rPr>
                <w:sz w:val="18"/>
                <w:szCs w:val="18"/>
              </w:rPr>
              <w:t>;</w:t>
            </w:r>
          </w:p>
          <w:p w14:paraId="4EA31721" w14:textId="5C410D75" w:rsidR="00E772B5" w:rsidRPr="00C56857" w:rsidRDefault="00E772B5" w:rsidP="00EB6DEB">
            <w:pPr>
              <w:pStyle w:val="af2"/>
              <w:numPr>
                <w:ilvl w:val="0"/>
                <w:numId w:val="24"/>
              </w:numPr>
              <w:rPr>
                <w:sz w:val="18"/>
                <w:szCs w:val="18"/>
              </w:rPr>
            </w:pPr>
            <w:r w:rsidRPr="00C56857">
              <w:rPr>
                <w:sz w:val="18"/>
                <w:szCs w:val="18"/>
              </w:rPr>
              <w:t>Текущие счета</w:t>
            </w:r>
            <w:r>
              <w:rPr>
                <w:sz w:val="18"/>
                <w:szCs w:val="18"/>
              </w:rPr>
              <w:t>;</w:t>
            </w:r>
          </w:p>
          <w:p w14:paraId="107A0F42" w14:textId="460E1644" w:rsidR="00BE14EF" w:rsidRDefault="00E772B5" w:rsidP="00EB6DEB">
            <w:pPr>
              <w:pStyle w:val="af2"/>
              <w:numPr>
                <w:ilvl w:val="0"/>
                <w:numId w:val="24"/>
              </w:numPr>
              <w:rPr>
                <w:sz w:val="18"/>
                <w:szCs w:val="18"/>
              </w:rPr>
            </w:pPr>
            <w:r w:rsidRPr="00C56857">
              <w:rPr>
                <w:sz w:val="18"/>
                <w:szCs w:val="18"/>
              </w:rPr>
              <w:t>Карты</w:t>
            </w:r>
            <w:r>
              <w:rPr>
                <w:sz w:val="18"/>
                <w:szCs w:val="18"/>
              </w:rPr>
              <w:t>.</w:t>
            </w:r>
          </w:p>
        </w:tc>
      </w:tr>
      <w:tr w:rsidR="00BE14EF" w:rsidRPr="00BE14EF" w14:paraId="346C480B" w14:textId="77777777" w:rsidTr="008E7A56">
        <w:tc>
          <w:tcPr>
            <w:tcW w:w="2093" w:type="dxa"/>
            <w:shd w:val="clear" w:color="auto" w:fill="auto"/>
          </w:tcPr>
          <w:p w14:paraId="35BF558E" w14:textId="6F1383E7" w:rsidR="00BE14EF" w:rsidRDefault="003C1A63" w:rsidP="003C1A63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Объем бизнеса в рамках ПУ, руб.</w:t>
            </w:r>
          </w:p>
        </w:tc>
        <w:tc>
          <w:tcPr>
            <w:tcW w:w="1276" w:type="dxa"/>
          </w:tcPr>
          <w:p w14:paraId="08420580" w14:textId="497559E8" w:rsidR="00BE14EF" w:rsidRDefault="00F97E69" w:rsidP="007D1262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67D9BBF7" w14:textId="2AA78193" w:rsidR="00BE14EF" w:rsidRPr="00F97E69" w:rsidRDefault="00300661" w:rsidP="005A63E6">
            <w:pPr>
              <w:ind w:firstLine="0"/>
              <w:jc w:val="center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«</w:t>
            </w:r>
            <w:r w:rsidRPr="005003E0">
              <w:rPr>
                <w:sz w:val="18"/>
                <w:szCs w:val="18"/>
                <w:lang w:val="en-US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5003E0">
              <w:rPr>
                <w:sz w:val="18"/>
                <w:szCs w:val="18"/>
                <w:lang w:val="en-US"/>
              </w:rPr>
              <w:t>##</w:t>
            </w:r>
            <w:r>
              <w:rPr>
                <w:sz w:val="18"/>
                <w:szCs w:val="18"/>
              </w:rPr>
              <w:t>»</w:t>
            </w:r>
          </w:p>
        </w:tc>
        <w:tc>
          <w:tcPr>
            <w:tcW w:w="4536" w:type="dxa"/>
            <w:shd w:val="clear" w:color="auto" w:fill="auto"/>
          </w:tcPr>
          <w:p w14:paraId="270CE2FA" w14:textId="6313AEA9" w:rsidR="00BE14EF" w:rsidRPr="00690660" w:rsidRDefault="002E0A23" w:rsidP="00372049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Сумм</w:t>
            </w:r>
            <w:r w:rsidR="00372049">
              <w:rPr>
                <w:sz w:val="18"/>
                <w:szCs w:val="18"/>
              </w:rPr>
              <w:t>арное</w:t>
            </w:r>
            <w:r>
              <w:rPr>
                <w:sz w:val="18"/>
                <w:szCs w:val="18"/>
              </w:rPr>
              <w:t xml:space="preserve"> </w:t>
            </w:r>
            <w:r w:rsidR="00372049">
              <w:rPr>
                <w:sz w:val="18"/>
                <w:szCs w:val="18"/>
              </w:rPr>
              <w:t xml:space="preserve">значение </w:t>
            </w:r>
            <w:r w:rsidR="008E4A5B">
              <w:rPr>
                <w:sz w:val="18"/>
                <w:szCs w:val="18"/>
              </w:rPr>
              <w:t>столбца</w:t>
            </w:r>
            <w:r>
              <w:rPr>
                <w:sz w:val="18"/>
                <w:szCs w:val="18"/>
              </w:rPr>
              <w:t xml:space="preserve"> «Портфель активов клиента, руб.» для клиентов, связанных в рамках пакетов услуг.</w:t>
            </w:r>
          </w:p>
        </w:tc>
      </w:tr>
      <w:tr w:rsidR="00BE14EF" w:rsidRPr="00BE14EF" w14:paraId="0EC99E51" w14:textId="77777777" w:rsidTr="008E7A56">
        <w:tc>
          <w:tcPr>
            <w:tcW w:w="2093" w:type="dxa"/>
            <w:shd w:val="clear" w:color="auto" w:fill="auto"/>
          </w:tcPr>
          <w:p w14:paraId="5067EEF2" w14:textId="0525BBAD" w:rsidR="00BE14EF" w:rsidRDefault="00F97E69" w:rsidP="004A2DD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ФИО КМ</w:t>
            </w:r>
          </w:p>
        </w:tc>
        <w:tc>
          <w:tcPr>
            <w:tcW w:w="1276" w:type="dxa"/>
          </w:tcPr>
          <w:p w14:paraId="3E46A284" w14:textId="2CF9E0DC" w:rsidR="00BE14EF" w:rsidRDefault="00F97E69" w:rsidP="007D1262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36D56B4F" w14:textId="41F3F755" w:rsidR="00BE14EF" w:rsidRPr="00F97E69" w:rsidRDefault="00300661" w:rsidP="005A63E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Иванов И.И.</w:t>
            </w:r>
          </w:p>
        </w:tc>
        <w:tc>
          <w:tcPr>
            <w:tcW w:w="4536" w:type="dxa"/>
            <w:shd w:val="clear" w:color="auto" w:fill="auto"/>
          </w:tcPr>
          <w:p w14:paraId="348288DF" w14:textId="23995FDB" w:rsidR="00BE14EF" w:rsidRDefault="002D352E" w:rsidP="0000564A">
            <w:pPr>
              <w:ind w:firstLine="0"/>
              <w:jc w:val="left"/>
              <w:rPr>
                <w:sz w:val="18"/>
                <w:szCs w:val="18"/>
              </w:rPr>
            </w:pPr>
            <w:r w:rsidRPr="00C835F4">
              <w:rPr>
                <w:sz w:val="18"/>
                <w:szCs w:val="18"/>
              </w:rPr>
              <w:t>Основной КМ связанного клиента</w:t>
            </w:r>
            <w:r w:rsidR="00B06709">
              <w:rPr>
                <w:sz w:val="18"/>
                <w:szCs w:val="18"/>
              </w:rPr>
              <w:t>.</w:t>
            </w:r>
          </w:p>
        </w:tc>
      </w:tr>
      <w:tr w:rsidR="00F97E69" w:rsidRPr="00BE14EF" w14:paraId="4F39A5DC" w14:textId="77777777" w:rsidTr="008E7A56">
        <w:tc>
          <w:tcPr>
            <w:tcW w:w="2093" w:type="dxa"/>
            <w:shd w:val="clear" w:color="auto" w:fill="auto"/>
          </w:tcPr>
          <w:p w14:paraId="35855E95" w14:textId="367ADD69" w:rsidR="00F97E69" w:rsidRDefault="00F97E69" w:rsidP="004A2DD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Статус</w:t>
            </w:r>
          </w:p>
        </w:tc>
        <w:tc>
          <w:tcPr>
            <w:tcW w:w="1276" w:type="dxa"/>
          </w:tcPr>
          <w:p w14:paraId="588A3EB0" w14:textId="3632908A" w:rsidR="00F97E69" w:rsidRDefault="00F97E69" w:rsidP="007D1262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4A93C77E" w14:textId="48A6A175" w:rsidR="00F97E69" w:rsidRPr="00F97E69" w:rsidRDefault="003A3AAC" w:rsidP="005A63E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Действующий/ Потенциальный/ Розница</w:t>
            </w:r>
          </w:p>
        </w:tc>
        <w:tc>
          <w:tcPr>
            <w:tcW w:w="4536" w:type="dxa"/>
            <w:shd w:val="clear" w:color="auto" w:fill="auto"/>
          </w:tcPr>
          <w:p w14:paraId="225919A5" w14:textId="4C120473" w:rsidR="001677B3" w:rsidRDefault="00690660" w:rsidP="001677B3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Отображается </w:t>
            </w:r>
            <w:r w:rsidR="001677B3">
              <w:rPr>
                <w:sz w:val="18"/>
                <w:szCs w:val="18"/>
              </w:rPr>
              <w:t>тип</w:t>
            </w:r>
            <w:r>
              <w:rPr>
                <w:sz w:val="18"/>
                <w:szCs w:val="18"/>
              </w:rPr>
              <w:t xml:space="preserve"> связанного клиента </w:t>
            </w:r>
            <w:r w:rsidR="00BA10DD"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 xml:space="preserve">из блока </w:t>
            </w:r>
            <w:r w:rsidR="00BA10DD">
              <w:rPr>
                <w:sz w:val="18"/>
                <w:szCs w:val="18"/>
              </w:rPr>
              <w:t>«</w:t>
            </w:r>
            <w:r>
              <w:rPr>
                <w:sz w:val="18"/>
                <w:szCs w:val="18"/>
              </w:rPr>
              <w:t>основной информации</w:t>
            </w:r>
            <w:r w:rsidR="00BA10DD">
              <w:rPr>
                <w:sz w:val="18"/>
                <w:szCs w:val="18"/>
              </w:rPr>
              <w:t>»)</w:t>
            </w:r>
          </w:p>
        </w:tc>
      </w:tr>
      <w:tr w:rsidR="00A5261D" w14:paraId="1BD75E93" w14:textId="77777777" w:rsidTr="008E7A56">
        <w:tc>
          <w:tcPr>
            <w:tcW w:w="9464" w:type="dxa"/>
            <w:gridSpan w:val="4"/>
          </w:tcPr>
          <w:p w14:paraId="5034FCE9" w14:textId="4B25A2D9" w:rsidR="00A5261D" w:rsidRPr="005003E0" w:rsidRDefault="00A5261D" w:rsidP="00A15ADE">
            <w:pPr>
              <w:ind w:firstLine="0"/>
              <w:jc w:val="left"/>
              <w:rPr>
                <w:sz w:val="18"/>
                <w:szCs w:val="18"/>
              </w:rPr>
            </w:pPr>
            <w:r w:rsidRPr="004426D4">
              <w:rPr>
                <w:b/>
                <w:sz w:val="18"/>
                <w:szCs w:val="18"/>
              </w:rPr>
              <w:t>Командные кнопки таблицы</w:t>
            </w:r>
            <w:r w:rsidR="00104676">
              <w:rPr>
                <w:b/>
                <w:sz w:val="18"/>
                <w:szCs w:val="18"/>
              </w:rPr>
              <w:t xml:space="preserve"> </w:t>
            </w:r>
            <w:r w:rsidR="005A63E6">
              <w:rPr>
                <w:b/>
                <w:sz w:val="18"/>
                <w:szCs w:val="18"/>
              </w:rPr>
              <w:t>«Группа клиента»</w:t>
            </w:r>
          </w:p>
        </w:tc>
      </w:tr>
      <w:tr w:rsidR="00FD7C77" w14:paraId="1E2DAA37" w14:textId="77777777" w:rsidTr="008E7A56">
        <w:tc>
          <w:tcPr>
            <w:tcW w:w="2093" w:type="dxa"/>
            <w:shd w:val="clear" w:color="auto" w:fill="auto"/>
          </w:tcPr>
          <w:p w14:paraId="3053DE68" w14:textId="77777777" w:rsidR="00FD7C77" w:rsidRPr="004426D4" w:rsidRDefault="00FD7C77" w:rsidP="004A2DD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Добавить </w:t>
            </w:r>
            <w:r>
              <w:object w:dxaOrig="255" w:dyaOrig="240" w14:anchorId="5C9F9E38">
                <v:shape id="_x0000_i1056" type="#_x0000_t75" style="width:15pt;height:15pt" o:ole="">
                  <v:imagedata r:id="rId20" o:title=""/>
                </v:shape>
                <o:OLEObject Type="Embed" ProgID="PBrush" ShapeID="_x0000_i1056" DrawAspect="Content" ObjectID="_1645015656" r:id="rId66"/>
              </w:object>
            </w:r>
          </w:p>
        </w:tc>
        <w:tc>
          <w:tcPr>
            <w:tcW w:w="1276" w:type="dxa"/>
          </w:tcPr>
          <w:p w14:paraId="1C880DAE" w14:textId="77777777" w:rsidR="00FD7C77" w:rsidRPr="00030EC3" w:rsidRDefault="00FD7C77" w:rsidP="004A2DD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2A819425" w14:textId="77777777" w:rsidR="00FD7C77" w:rsidRDefault="00FD7C77" w:rsidP="009707C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536" w:type="dxa"/>
            <w:shd w:val="clear" w:color="auto" w:fill="auto"/>
          </w:tcPr>
          <w:p w14:paraId="481D114E" w14:textId="14EB9173" w:rsidR="00FD7C77" w:rsidRPr="005003E0" w:rsidRDefault="00FD7C77" w:rsidP="00104676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открывается ЭФ добавления связи (</w:t>
            </w:r>
            <w:r w:rsidRPr="00EA7537">
              <w:rPr>
                <w:b/>
                <w:sz w:val="20"/>
                <w:szCs w:val="20"/>
              </w:rPr>
              <w:fldChar w:fldCharType="begin"/>
            </w:r>
            <w:r w:rsidRPr="00EA7537">
              <w:rPr>
                <w:b/>
                <w:sz w:val="20"/>
                <w:szCs w:val="20"/>
              </w:rPr>
              <w:instrText xml:space="preserve"> REF _Ref15046191 \h  \* MERGEFORMAT </w:instrText>
            </w:r>
            <w:r w:rsidRPr="00EA7537">
              <w:rPr>
                <w:b/>
                <w:sz w:val="20"/>
                <w:szCs w:val="20"/>
              </w:rPr>
            </w:r>
            <w:r w:rsidRPr="00EA7537">
              <w:rPr>
                <w:b/>
                <w:sz w:val="20"/>
                <w:szCs w:val="20"/>
              </w:rPr>
              <w:fldChar w:fldCharType="separate"/>
            </w:r>
            <w:r w:rsidR="00CA0105" w:rsidRPr="00D9679B">
              <w:rPr>
                <w:b/>
                <w:sz w:val="20"/>
                <w:szCs w:val="20"/>
              </w:rPr>
              <w:t>Страница «Добавить/Изменить связь»</w:t>
            </w:r>
            <w:r w:rsidRPr="00EA7537">
              <w:rPr>
                <w:b/>
                <w:sz w:val="20"/>
                <w:szCs w:val="20"/>
              </w:rPr>
              <w:fldChar w:fldCharType="end"/>
            </w:r>
            <w:r>
              <w:rPr>
                <w:sz w:val="18"/>
                <w:szCs w:val="18"/>
              </w:rPr>
              <w:t>).</w:t>
            </w:r>
          </w:p>
        </w:tc>
      </w:tr>
      <w:tr w:rsidR="00FD7C77" w14:paraId="60AE5F00" w14:textId="77777777" w:rsidTr="008E7A56">
        <w:tc>
          <w:tcPr>
            <w:tcW w:w="2093" w:type="dxa"/>
            <w:shd w:val="clear" w:color="auto" w:fill="auto"/>
          </w:tcPr>
          <w:p w14:paraId="58E7C164" w14:textId="77777777" w:rsidR="00FD7C77" w:rsidRPr="004426D4" w:rsidRDefault="00FD7C77" w:rsidP="004A2DD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Изменить </w:t>
            </w:r>
            <w:r>
              <w:object w:dxaOrig="285" w:dyaOrig="255" w14:anchorId="7285AB26">
                <v:shape id="_x0000_i1057" type="#_x0000_t75" style="width:15pt;height:15pt" o:ole="">
                  <v:imagedata r:id="rId22" o:title=""/>
                </v:shape>
                <o:OLEObject Type="Embed" ProgID="PBrush" ShapeID="_x0000_i1057" DrawAspect="Content" ObjectID="_1645015657" r:id="rId67"/>
              </w:object>
            </w:r>
          </w:p>
        </w:tc>
        <w:tc>
          <w:tcPr>
            <w:tcW w:w="1276" w:type="dxa"/>
          </w:tcPr>
          <w:p w14:paraId="4DF3091F" w14:textId="77777777" w:rsidR="00FD7C77" w:rsidRPr="00030EC3" w:rsidRDefault="00FD7C77" w:rsidP="004A2DD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7FB1C466" w14:textId="77777777" w:rsidR="00FD7C77" w:rsidRDefault="00FD7C77" w:rsidP="009707C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536" w:type="dxa"/>
            <w:shd w:val="clear" w:color="auto" w:fill="auto"/>
          </w:tcPr>
          <w:p w14:paraId="61C86A99" w14:textId="73B96F07" w:rsidR="00FD7C77" w:rsidRPr="005003E0" w:rsidRDefault="00FD7C77" w:rsidP="00104676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открывается ЭФ изменения связи (</w:t>
            </w:r>
            <w:r w:rsidRPr="00EA7537">
              <w:rPr>
                <w:b/>
                <w:sz w:val="20"/>
                <w:szCs w:val="20"/>
              </w:rPr>
              <w:fldChar w:fldCharType="begin"/>
            </w:r>
            <w:r w:rsidRPr="00EA7537">
              <w:rPr>
                <w:b/>
                <w:sz w:val="20"/>
                <w:szCs w:val="20"/>
              </w:rPr>
              <w:instrText xml:space="preserve"> REF _Ref15046201 \h  \* MERGEFORMAT </w:instrText>
            </w:r>
            <w:r w:rsidRPr="00EA7537">
              <w:rPr>
                <w:b/>
                <w:sz w:val="20"/>
                <w:szCs w:val="20"/>
              </w:rPr>
            </w:r>
            <w:r w:rsidRPr="00EA7537">
              <w:rPr>
                <w:b/>
                <w:sz w:val="20"/>
                <w:szCs w:val="20"/>
              </w:rPr>
              <w:fldChar w:fldCharType="separate"/>
            </w:r>
            <w:r w:rsidR="00CA0105" w:rsidRPr="00D9679B">
              <w:rPr>
                <w:b/>
                <w:sz w:val="20"/>
                <w:szCs w:val="20"/>
              </w:rPr>
              <w:t>Страница «Добавить/Изменить связь»</w:t>
            </w:r>
            <w:r w:rsidRPr="00EA7537">
              <w:rPr>
                <w:b/>
                <w:sz w:val="20"/>
                <w:szCs w:val="20"/>
              </w:rPr>
              <w:fldChar w:fldCharType="end"/>
            </w:r>
            <w:r>
              <w:rPr>
                <w:sz w:val="18"/>
                <w:szCs w:val="18"/>
              </w:rPr>
              <w:t>).</w:t>
            </w:r>
          </w:p>
        </w:tc>
      </w:tr>
      <w:tr w:rsidR="00FD7C77" w14:paraId="64F42046" w14:textId="77777777" w:rsidTr="008E7A56">
        <w:tc>
          <w:tcPr>
            <w:tcW w:w="2093" w:type="dxa"/>
            <w:shd w:val="clear" w:color="auto" w:fill="auto"/>
          </w:tcPr>
          <w:p w14:paraId="1C7F60AA" w14:textId="77777777" w:rsidR="00FD7C77" w:rsidRPr="004426D4" w:rsidRDefault="00FD7C77" w:rsidP="004A2DD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Удалить </w:t>
            </w:r>
            <w:r>
              <w:object w:dxaOrig="285" w:dyaOrig="255" w14:anchorId="0D03C4B9">
                <v:shape id="_x0000_i1058" type="#_x0000_t75" style="width:15pt;height:15pt" o:ole="">
                  <v:imagedata r:id="rId24" o:title=""/>
                </v:shape>
                <o:OLEObject Type="Embed" ProgID="PBrush" ShapeID="_x0000_i1058" DrawAspect="Content" ObjectID="_1645015658" r:id="rId68"/>
              </w:object>
            </w:r>
          </w:p>
        </w:tc>
        <w:tc>
          <w:tcPr>
            <w:tcW w:w="1276" w:type="dxa"/>
          </w:tcPr>
          <w:p w14:paraId="5DAC0F2E" w14:textId="77777777" w:rsidR="00FD7C77" w:rsidRPr="00030EC3" w:rsidRDefault="00FD7C77" w:rsidP="004A2DD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2CCF451C" w14:textId="77777777" w:rsidR="00FD7C77" w:rsidRDefault="00FD7C77" w:rsidP="009707C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536" w:type="dxa"/>
            <w:shd w:val="clear" w:color="auto" w:fill="auto"/>
          </w:tcPr>
          <w:p w14:paraId="269AFE24" w14:textId="77777777" w:rsidR="00FD7C77" w:rsidRDefault="00FD7C77" w:rsidP="009707CD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удаляется выбранная личная связь.</w:t>
            </w:r>
          </w:p>
          <w:p w14:paraId="511C332C" w14:textId="63665BFC" w:rsidR="001B6324" w:rsidRDefault="001B6324" w:rsidP="009707CD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связь между клиента установлена на основании связанных пакетов услуг, то такая связь не может быть удалена. При попытке удаления такой свази должно появляться сообщение вида «</w:t>
            </w:r>
            <w:r w:rsidR="00182376">
              <w:rPr>
                <w:sz w:val="18"/>
                <w:szCs w:val="18"/>
              </w:rPr>
              <w:t>Удаление выбранной связи запрещено</w:t>
            </w:r>
            <w:r w:rsidR="00CE4F6B">
              <w:rPr>
                <w:sz w:val="18"/>
                <w:szCs w:val="18"/>
              </w:rPr>
              <w:t>;</w:t>
            </w:r>
            <w:r w:rsidR="00182376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К</w:t>
            </w:r>
            <w:r w:rsidR="00182376">
              <w:rPr>
                <w:sz w:val="18"/>
                <w:szCs w:val="18"/>
              </w:rPr>
              <w:t>лиенты имеют связанные пакеты услуг</w:t>
            </w:r>
            <w:r>
              <w:rPr>
                <w:sz w:val="18"/>
                <w:szCs w:val="18"/>
              </w:rPr>
              <w:t>»</w:t>
            </w:r>
            <w:r w:rsidR="00182376">
              <w:rPr>
                <w:sz w:val="18"/>
                <w:szCs w:val="18"/>
              </w:rPr>
              <w:t>.</w:t>
            </w:r>
          </w:p>
          <w:p w14:paraId="2314830C" w14:textId="6CC6782B" w:rsidR="00FD7C77" w:rsidRPr="005003E0" w:rsidRDefault="00FD7C77" w:rsidP="00C76780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Удаление записи должно быть явно подтверждено пользователем через запрос «Вы действительно хотите удалить связь? Да/Нет».</w:t>
            </w:r>
          </w:p>
        </w:tc>
      </w:tr>
    </w:tbl>
    <w:p w14:paraId="47F4E869" w14:textId="77777777" w:rsidR="006106B7" w:rsidRDefault="006106B7" w:rsidP="006106B7">
      <w:pPr>
        <w:ind w:firstLine="0"/>
      </w:pPr>
    </w:p>
    <w:p w14:paraId="516F3C96" w14:textId="2E793C43" w:rsidR="009316B6" w:rsidRDefault="009E14C0" w:rsidP="006106B7">
      <w:pPr>
        <w:ind w:firstLine="0"/>
      </w:pPr>
      <w:r>
        <w:t>В таблицу выводятся все связи группы клиента, в которую входит текущий открытый в интерфейсе клиент. Данные в таблице сортируются по следующему принципу:</w:t>
      </w:r>
    </w:p>
    <w:p w14:paraId="75CA9385" w14:textId="4F28A1A9" w:rsidR="009E14C0" w:rsidRDefault="00FC27FA" w:rsidP="00EB6DEB">
      <w:pPr>
        <w:pStyle w:val="af5"/>
        <w:numPr>
          <w:ilvl w:val="0"/>
          <w:numId w:val="26"/>
        </w:numPr>
      </w:pPr>
      <w:r>
        <w:t>в</w:t>
      </w:r>
      <w:r w:rsidR="009E14C0">
        <w:t xml:space="preserve"> верхних строках таблицы выводится информация о текущем клиенте и его связях с другими клиентами в рамках группы</w:t>
      </w:r>
      <w:r w:rsidR="00D5147B">
        <w:t>;</w:t>
      </w:r>
    </w:p>
    <w:p w14:paraId="5D169DC0" w14:textId="3761FCC1" w:rsidR="009E14C0" w:rsidRDefault="00FC27FA" w:rsidP="00EB6DEB">
      <w:pPr>
        <w:pStyle w:val="af5"/>
        <w:numPr>
          <w:ilvl w:val="0"/>
          <w:numId w:val="26"/>
        </w:numPr>
      </w:pPr>
      <w:r>
        <w:t>д</w:t>
      </w:r>
      <w:r w:rsidR="009E14C0">
        <w:t xml:space="preserve">алее выводятся прочие участники группы в алфавитном порядке возрастания ФИО </w:t>
      </w:r>
      <w:r>
        <w:t>связанного клиента</w:t>
      </w:r>
      <w:r w:rsidR="009E14C0">
        <w:t>.</w:t>
      </w:r>
    </w:p>
    <w:p w14:paraId="71F4CA4F" w14:textId="2FE9F8AD" w:rsidR="009E14C0" w:rsidRDefault="009E14C0" w:rsidP="009E14C0">
      <w:pPr>
        <w:ind w:firstLine="0"/>
      </w:pPr>
      <w:r>
        <w:lastRenderedPageBreak/>
        <w:t>Все строки таблицы, в которых одним из связанных клиентов является текущий открытый в интерфейсе клиент</w:t>
      </w:r>
      <w:r w:rsidR="00736E2B">
        <w:t>,</w:t>
      </w:r>
      <w:r>
        <w:t xml:space="preserve"> должны быть выделены цветной заливкой.</w:t>
      </w:r>
    </w:p>
    <w:p w14:paraId="6350DBE2" w14:textId="4427AFB8" w:rsidR="009E14C0" w:rsidRDefault="009E14C0" w:rsidP="009E14C0">
      <w:pPr>
        <w:ind w:firstLine="0"/>
      </w:pPr>
      <w:r>
        <w:t>В конце таблицы</w:t>
      </w:r>
      <w:r w:rsidR="00345E30">
        <w:t xml:space="preserve"> в строке «Итого»</w:t>
      </w:r>
      <w:r>
        <w:t xml:space="preserve"> должна </w:t>
      </w:r>
      <w:r w:rsidR="00345E30">
        <w:t>отображаться</w:t>
      </w:r>
      <w:r>
        <w:t xml:space="preserve"> суммарная информация по параметрам «Портфель активов, руб.» и «в </w:t>
      </w:r>
      <w:proofErr w:type="spellStart"/>
      <w:r>
        <w:t>т.ч</w:t>
      </w:r>
      <w:proofErr w:type="spellEnd"/>
      <w:r>
        <w:t>. пассивы, руб.»</w:t>
      </w:r>
      <w:r w:rsidR="00BA6436">
        <w:t xml:space="preserve"> </w:t>
      </w:r>
      <w:r w:rsidR="00345E30">
        <w:t xml:space="preserve">на основе </w:t>
      </w:r>
      <w:r w:rsidR="00BA6436">
        <w:t>отображаемых в таблице данных</w:t>
      </w:r>
      <w:r>
        <w:t>.</w:t>
      </w:r>
    </w:p>
    <w:p w14:paraId="19F9F613" w14:textId="5E345D3D" w:rsidR="000E7D77" w:rsidRPr="00D112D7" w:rsidRDefault="000E7D77" w:rsidP="000E7D77">
      <w:pPr>
        <w:pStyle w:val="3"/>
      </w:pPr>
      <w:bookmarkStart w:id="92" w:name="_Ref15046191"/>
      <w:bookmarkStart w:id="93" w:name="_Ref15046201"/>
      <w:bookmarkStart w:id="94" w:name="_Toc25317507"/>
      <w:r>
        <w:t>Страница «Добавить/Изменить связь»</w:t>
      </w:r>
      <w:bookmarkEnd w:id="92"/>
      <w:bookmarkEnd w:id="93"/>
      <w:bookmarkEnd w:id="94"/>
    </w:p>
    <w:p w14:paraId="2561F2D9" w14:textId="1EF1E41D" w:rsidR="000E7D77" w:rsidRPr="003730B0" w:rsidRDefault="000E7D77" w:rsidP="000E7D77">
      <w:pPr>
        <w:ind w:firstLine="0"/>
      </w:pPr>
      <w:r>
        <w:t xml:space="preserve">Эскиз страницы для добавления и изменения связи в рамках группы клиента представлен на </w:t>
      </w:r>
      <w:r w:rsidRPr="000129B1">
        <w:rPr>
          <w:b/>
        </w:rPr>
        <w:fldChar w:fldCharType="begin"/>
      </w:r>
      <w:r w:rsidRPr="000129B1">
        <w:rPr>
          <w:b/>
        </w:rPr>
        <w:instrText xml:space="preserve"> REF _Ref15046138 \h </w:instrText>
      </w:r>
      <w:r>
        <w:rPr>
          <w:b/>
        </w:rPr>
        <w:instrText xml:space="preserve"> \* MERGEFORMAT </w:instrText>
      </w:r>
      <w:r w:rsidRPr="000129B1">
        <w:rPr>
          <w:b/>
        </w:rPr>
      </w:r>
      <w:r w:rsidRPr="000129B1">
        <w:rPr>
          <w:b/>
        </w:rPr>
        <w:fldChar w:fldCharType="separate"/>
      </w:r>
      <w:r w:rsidR="00CA0105" w:rsidRPr="00D9679B">
        <w:rPr>
          <w:b/>
          <w:sz w:val="18"/>
          <w:szCs w:val="18"/>
        </w:rPr>
        <w:t xml:space="preserve">Рисунок </w:t>
      </w:r>
      <w:r w:rsidR="00CA0105" w:rsidRPr="00D9679B">
        <w:rPr>
          <w:b/>
          <w:noProof/>
          <w:sz w:val="18"/>
          <w:szCs w:val="18"/>
        </w:rPr>
        <w:t>11</w:t>
      </w:r>
      <w:r w:rsidRPr="000129B1">
        <w:rPr>
          <w:b/>
        </w:rPr>
        <w:fldChar w:fldCharType="end"/>
      </w:r>
      <w:r>
        <w:t>.</w:t>
      </w:r>
    </w:p>
    <w:p w14:paraId="39AE2E4C" w14:textId="75CF5C0F" w:rsidR="000E7D77" w:rsidRDefault="005C3EF3" w:rsidP="000E7D77">
      <w:pPr>
        <w:jc w:val="center"/>
      </w:pPr>
      <w:r>
        <w:rPr>
          <w:noProof/>
        </w:rPr>
        <w:drawing>
          <wp:inline distT="0" distB="0" distL="0" distR="0" wp14:anchorId="685260DB" wp14:editId="4930F261">
            <wp:extent cx="3738245" cy="239966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8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24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2EDAD" w14:textId="6DF2E49A" w:rsidR="000E7D77" w:rsidRDefault="000E7D77" w:rsidP="000E7D77">
      <w:pPr>
        <w:pStyle w:val="ae"/>
        <w:jc w:val="center"/>
        <w:rPr>
          <w:sz w:val="18"/>
          <w:szCs w:val="18"/>
        </w:rPr>
      </w:pPr>
      <w:bookmarkStart w:id="95" w:name="_Ref15046138"/>
      <w:r w:rsidRPr="00BF349B">
        <w:rPr>
          <w:sz w:val="18"/>
          <w:szCs w:val="18"/>
        </w:rPr>
        <w:t xml:space="preserve">Рисунок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Рисунок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11</w:t>
      </w:r>
      <w:r w:rsidRPr="00BF349B">
        <w:rPr>
          <w:noProof/>
          <w:sz w:val="18"/>
          <w:szCs w:val="18"/>
        </w:rPr>
        <w:fldChar w:fldCharType="end"/>
      </w:r>
      <w:bookmarkEnd w:id="95"/>
      <w:r w:rsidRPr="00BF349B">
        <w:rPr>
          <w:sz w:val="18"/>
          <w:szCs w:val="18"/>
        </w:rPr>
        <w:t xml:space="preserve">. Эскиз </w:t>
      </w:r>
      <w:r>
        <w:rPr>
          <w:sz w:val="18"/>
          <w:szCs w:val="18"/>
        </w:rPr>
        <w:t>страницы</w:t>
      </w:r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>Добавить/Изменить связь</w:t>
      </w:r>
      <w:r w:rsidRPr="00BF349B">
        <w:rPr>
          <w:sz w:val="18"/>
          <w:szCs w:val="18"/>
        </w:rPr>
        <w:t>»</w:t>
      </w:r>
    </w:p>
    <w:p w14:paraId="3ED4FE68" w14:textId="0843E365" w:rsidR="000E7D77" w:rsidRPr="00BF349B" w:rsidRDefault="000E7D77" w:rsidP="000E7D77">
      <w:pPr>
        <w:pStyle w:val="ae"/>
        <w:rPr>
          <w:sz w:val="18"/>
          <w:szCs w:val="18"/>
        </w:rPr>
      </w:pPr>
      <w:r w:rsidRPr="00BF349B">
        <w:rPr>
          <w:sz w:val="18"/>
          <w:szCs w:val="18"/>
        </w:rPr>
        <w:t xml:space="preserve">Таблица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Таблица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11</w:t>
      </w:r>
      <w:r w:rsidRPr="00BF349B">
        <w:rPr>
          <w:noProof/>
          <w:sz w:val="18"/>
          <w:szCs w:val="18"/>
        </w:rPr>
        <w:fldChar w:fldCharType="end"/>
      </w:r>
      <w:r w:rsidRPr="00BF349B">
        <w:rPr>
          <w:sz w:val="18"/>
          <w:szCs w:val="18"/>
        </w:rPr>
        <w:t xml:space="preserve">. Описание полей </w:t>
      </w:r>
      <w:r>
        <w:rPr>
          <w:sz w:val="18"/>
          <w:szCs w:val="18"/>
        </w:rPr>
        <w:t>страницы</w:t>
      </w:r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>Добавить/Изменить связь</w:t>
      </w:r>
      <w:r w:rsidRPr="00BF349B">
        <w:rPr>
          <w:sz w:val="18"/>
          <w:szCs w:val="18"/>
        </w:rPr>
        <w:t>»</w:t>
      </w:r>
    </w:p>
    <w:tbl>
      <w:tblPr>
        <w:tblStyle w:val="af4"/>
        <w:tblW w:w="9464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1809"/>
        <w:gridCol w:w="1276"/>
        <w:gridCol w:w="1559"/>
        <w:gridCol w:w="4820"/>
      </w:tblGrid>
      <w:tr w:rsidR="007B170E" w:rsidRPr="000557D6" w14:paraId="5A079FC2" w14:textId="77777777" w:rsidTr="0071617B">
        <w:trPr>
          <w:tblHeader/>
        </w:trPr>
        <w:tc>
          <w:tcPr>
            <w:tcW w:w="1809" w:type="dxa"/>
            <w:shd w:val="clear" w:color="auto" w:fill="D9D9D9" w:themeFill="background1" w:themeFillShade="D9"/>
          </w:tcPr>
          <w:p w14:paraId="0C30BF97" w14:textId="77777777" w:rsidR="007B170E" w:rsidRPr="002E0FCE" w:rsidRDefault="007B170E" w:rsidP="00DB3CAF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  <w:r>
              <w:rPr>
                <w:b/>
                <w:sz w:val="18"/>
                <w:szCs w:val="18"/>
              </w:rPr>
              <w:t>/Кнопка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4532B53C" w14:textId="77777777" w:rsidR="007B170E" w:rsidRPr="002E0FCE" w:rsidRDefault="007B170E" w:rsidP="00DB3CAF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455F8D2C" w14:textId="77777777" w:rsidR="00917419" w:rsidRDefault="00917419" w:rsidP="00917419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7DB7AAAC" w14:textId="77777777" w:rsidR="007B170E" w:rsidRPr="002E0FCE" w:rsidRDefault="00917419" w:rsidP="00917419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820" w:type="dxa"/>
            <w:shd w:val="clear" w:color="auto" w:fill="D9D9D9" w:themeFill="background1" w:themeFillShade="D9"/>
          </w:tcPr>
          <w:p w14:paraId="0A1B7296" w14:textId="77777777" w:rsidR="007B170E" w:rsidRPr="002E0FCE" w:rsidRDefault="007B170E" w:rsidP="00DB3CAF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372C3E" w14:paraId="2410AF51" w14:textId="77777777" w:rsidTr="0071617B">
        <w:tc>
          <w:tcPr>
            <w:tcW w:w="1809" w:type="dxa"/>
            <w:shd w:val="clear" w:color="auto" w:fill="auto"/>
          </w:tcPr>
          <w:p w14:paraId="2053DA92" w14:textId="32B7F959" w:rsidR="00372C3E" w:rsidRDefault="00372C3E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Основной клиент</w:t>
            </w:r>
          </w:p>
        </w:tc>
        <w:tc>
          <w:tcPr>
            <w:tcW w:w="1276" w:type="dxa"/>
          </w:tcPr>
          <w:p w14:paraId="4BF4E53C" w14:textId="6CFC63F3" w:rsidR="00372C3E" w:rsidRDefault="00372C3E" w:rsidP="00DB3CAF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0D0B129B" w14:textId="5BCEBFE5" w:rsidR="00372C3E" w:rsidRDefault="00372C3E" w:rsidP="007B170E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Иванов Иван Иванович</w:t>
            </w:r>
          </w:p>
        </w:tc>
        <w:tc>
          <w:tcPr>
            <w:tcW w:w="4820" w:type="dxa"/>
            <w:shd w:val="clear" w:color="auto" w:fill="auto"/>
          </w:tcPr>
          <w:p w14:paraId="3364B09E" w14:textId="77777777" w:rsidR="00756A2D" w:rsidRDefault="00756A2D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Не доступно для редактирования. </w:t>
            </w:r>
          </w:p>
          <w:p w14:paraId="7CD575AF" w14:textId="35BAD718" w:rsidR="00372C3E" w:rsidRDefault="00372C3E" w:rsidP="003C7366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информация о ФИО основного клиента в группе</w:t>
            </w:r>
            <w:r w:rsidR="00756A2D">
              <w:rPr>
                <w:sz w:val="18"/>
                <w:szCs w:val="18"/>
              </w:rPr>
              <w:t xml:space="preserve">. </w:t>
            </w:r>
            <w:r w:rsidR="00756A2D" w:rsidRPr="0071617B">
              <w:rPr>
                <w:sz w:val="18"/>
                <w:szCs w:val="18"/>
              </w:rPr>
              <w:t>Если это первая связь в группе, то указывать ФИО того клиента, из карточки которого созда</w:t>
            </w:r>
            <w:r w:rsidR="003C7366">
              <w:rPr>
                <w:sz w:val="18"/>
                <w:szCs w:val="18"/>
              </w:rPr>
              <w:t>е</w:t>
            </w:r>
            <w:r w:rsidR="00756A2D" w:rsidRPr="0071617B">
              <w:rPr>
                <w:sz w:val="18"/>
                <w:szCs w:val="18"/>
              </w:rPr>
              <w:t>тся связь.</w:t>
            </w:r>
          </w:p>
        </w:tc>
      </w:tr>
      <w:tr w:rsidR="007B170E" w14:paraId="1C7F8229" w14:textId="77777777" w:rsidTr="0071617B">
        <w:tc>
          <w:tcPr>
            <w:tcW w:w="1809" w:type="dxa"/>
            <w:shd w:val="clear" w:color="auto" w:fill="auto"/>
          </w:tcPr>
          <w:p w14:paraId="4D74441F" w14:textId="6A13A9CF" w:rsidR="007B170E" w:rsidRPr="0016366A" w:rsidRDefault="007B170E" w:rsidP="00DB3CAF">
            <w:pPr>
              <w:ind w:firstLine="0"/>
              <w:rPr>
                <w:sz w:val="18"/>
                <w:szCs w:val="18"/>
              </w:rPr>
            </w:pPr>
            <w:commentRangeStart w:id="96"/>
            <w:r>
              <w:rPr>
                <w:sz w:val="18"/>
                <w:szCs w:val="18"/>
              </w:rPr>
              <w:t>Клиент</w:t>
            </w:r>
            <w:commentRangeEnd w:id="96"/>
            <w:r w:rsidR="00CB04D5">
              <w:rPr>
                <w:rStyle w:val="af1"/>
              </w:rPr>
              <w:commentReference w:id="96"/>
            </w:r>
          </w:p>
        </w:tc>
        <w:tc>
          <w:tcPr>
            <w:tcW w:w="1276" w:type="dxa"/>
          </w:tcPr>
          <w:p w14:paraId="00663547" w14:textId="06A459BF" w:rsidR="007B170E" w:rsidRPr="00030EC3" w:rsidRDefault="007B170E" w:rsidP="00DB3CAF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Форма поиска</w:t>
            </w:r>
          </w:p>
        </w:tc>
        <w:tc>
          <w:tcPr>
            <w:tcW w:w="1559" w:type="dxa"/>
          </w:tcPr>
          <w:p w14:paraId="6C169A5D" w14:textId="7862F029" w:rsidR="007B170E" w:rsidRDefault="00B51610" w:rsidP="007B170E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Иванов Иван Иванович</w:t>
            </w:r>
          </w:p>
        </w:tc>
        <w:tc>
          <w:tcPr>
            <w:tcW w:w="4820" w:type="dxa"/>
            <w:shd w:val="clear" w:color="auto" w:fill="auto"/>
          </w:tcPr>
          <w:p w14:paraId="3A2CDD1F" w14:textId="5457507C" w:rsidR="007B170E" w:rsidRDefault="007B170E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Стандартная форма поиска клиентов без возможности перехода в детальное представление выбранного клиента.</w:t>
            </w:r>
          </w:p>
          <w:p w14:paraId="662BAF5F" w14:textId="5E1FE8D3" w:rsidR="007B170E" w:rsidRDefault="007B170E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Поиск выполнятся без учета прав доступа по всем существующим клиентским записям</w:t>
            </w:r>
            <w:r w:rsidR="00191817">
              <w:rPr>
                <w:sz w:val="18"/>
                <w:szCs w:val="18"/>
              </w:rPr>
              <w:t xml:space="preserve"> за исключением тех клиентов, которые уже входят в </w:t>
            </w:r>
            <w:r w:rsidR="00EB6DEB">
              <w:rPr>
                <w:sz w:val="18"/>
                <w:szCs w:val="18"/>
              </w:rPr>
              <w:t>одну</w:t>
            </w:r>
            <w:r w:rsidR="00191817">
              <w:rPr>
                <w:sz w:val="18"/>
                <w:szCs w:val="18"/>
              </w:rPr>
              <w:t xml:space="preserve"> группу с текущим клиентом</w:t>
            </w:r>
            <w:r>
              <w:rPr>
                <w:sz w:val="18"/>
                <w:szCs w:val="18"/>
              </w:rPr>
              <w:t xml:space="preserve">. Список отображаемых параметров клиента в форме поиска ограничивается следующими параметрами: </w:t>
            </w:r>
          </w:p>
          <w:p w14:paraId="34F3C9CC" w14:textId="77777777" w:rsidR="007B170E" w:rsidRDefault="007B170E" w:rsidP="00EB6DEB">
            <w:pPr>
              <w:pStyle w:val="af5"/>
              <w:numPr>
                <w:ilvl w:val="0"/>
                <w:numId w:val="15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ФИО клиента;</w:t>
            </w:r>
          </w:p>
          <w:p w14:paraId="180AD0DE" w14:textId="77777777" w:rsidR="008130E3" w:rsidRDefault="007B170E" w:rsidP="00EB6DEB">
            <w:pPr>
              <w:pStyle w:val="af5"/>
              <w:numPr>
                <w:ilvl w:val="0"/>
                <w:numId w:val="15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 рождения</w:t>
            </w:r>
            <w:r w:rsidR="008130E3">
              <w:rPr>
                <w:sz w:val="18"/>
                <w:szCs w:val="18"/>
              </w:rPr>
              <w:t>;</w:t>
            </w:r>
          </w:p>
          <w:p w14:paraId="07915B5F" w14:textId="62C8CC0C" w:rsidR="007B170E" w:rsidRDefault="008130E3" w:rsidP="00EB6DEB">
            <w:pPr>
              <w:pStyle w:val="af5"/>
              <w:numPr>
                <w:ilvl w:val="0"/>
                <w:numId w:val="15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Источник</w:t>
            </w:r>
            <w:r w:rsidR="00DD152F">
              <w:rPr>
                <w:sz w:val="18"/>
                <w:szCs w:val="18"/>
              </w:rPr>
              <w:t xml:space="preserve"> клиента</w:t>
            </w:r>
            <w:r w:rsidR="007B170E">
              <w:rPr>
                <w:sz w:val="18"/>
                <w:szCs w:val="18"/>
              </w:rPr>
              <w:t>.</w:t>
            </w:r>
          </w:p>
          <w:p w14:paraId="6E6B1131" w14:textId="52518DB0" w:rsidR="000923F2" w:rsidRPr="005A3D8B" w:rsidRDefault="007B170E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Поиск доступен только в режиме создания связи.</w:t>
            </w:r>
          </w:p>
        </w:tc>
      </w:tr>
      <w:tr w:rsidR="007B170E" w14:paraId="5437BBDB" w14:textId="77777777" w:rsidTr="0071617B">
        <w:tc>
          <w:tcPr>
            <w:tcW w:w="1809" w:type="dxa"/>
            <w:shd w:val="clear" w:color="auto" w:fill="auto"/>
          </w:tcPr>
          <w:p w14:paraId="62B10E06" w14:textId="687FBB24" w:rsidR="007B170E" w:rsidRPr="00AA6F83" w:rsidRDefault="00372793" w:rsidP="00DB3CAF">
            <w:pPr>
              <w:ind w:firstLine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ФИО КМ</w:t>
            </w:r>
          </w:p>
        </w:tc>
        <w:tc>
          <w:tcPr>
            <w:tcW w:w="1276" w:type="dxa"/>
          </w:tcPr>
          <w:p w14:paraId="3D73DFAF" w14:textId="77777777" w:rsidR="007B170E" w:rsidRPr="00030EC3" w:rsidRDefault="006E4761" w:rsidP="00DB3CAF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21591ECF" w14:textId="77777777" w:rsidR="007B170E" w:rsidRDefault="00835571" w:rsidP="007B170E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Иванов И.И.</w:t>
            </w:r>
          </w:p>
        </w:tc>
        <w:tc>
          <w:tcPr>
            <w:tcW w:w="4820" w:type="dxa"/>
            <w:shd w:val="clear" w:color="auto" w:fill="auto"/>
          </w:tcPr>
          <w:p w14:paraId="72FFA3B1" w14:textId="77777777" w:rsidR="007B170E" w:rsidRPr="00B55964" w:rsidRDefault="007B170E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ФИО Основного КМ связанного клиента без возможности редактирования.</w:t>
            </w:r>
          </w:p>
        </w:tc>
      </w:tr>
      <w:tr w:rsidR="007B170E" w14:paraId="6B73208A" w14:textId="77777777" w:rsidTr="0071617B">
        <w:tc>
          <w:tcPr>
            <w:tcW w:w="1809" w:type="dxa"/>
            <w:shd w:val="clear" w:color="auto" w:fill="auto"/>
          </w:tcPr>
          <w:p w14:paraId="792E9274" w14:textId="77777777" w:rsidR="007B170E" w:rsidRPr="00276061" w:rsidRDefault="007B170E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Вид связи</w:t>
            </w:r>
          </w:p>
        </w:tc>
        <w:tc>
          <w:tcPr>
            <w:tcW w:w="1276" w:type="dxa"/>
          </w:tcPr>
          <w:p w14:paraId="0AB55A70" w14:textId="77777777" w:rsidR="007B170E" w:rsidRPr="00030EC3" w:rsidRDefault="006E4761" w:rsidP="00DB3CAF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Справочник</w:t>
            </w:r>
          </w:p>
        </w:tc>
        <w:tc>
          <w:tcPr>
            <w:tcW w:w="1559" w:type="dxa"/>
          </w:tcPr>
          <w:p w14:paraId="6A5B3C8C" w14:textId="77777777" w:rsidR="00F4187F" w:rsidRPr="00F4187F" w:rsidRDefault="00F4187F" w:rsidP="00F4187F">
            <w:pPr>
              <w:ind w:firstLine="0"/>
              <w:jc w:val="center"/>
              <w:rPr>
                <w:sz w:val="18"/>
                <w:szCs w:val="18"/>
              </w:rPr>
            </w:pPr>
            <w:r w:rsidRPr="00F4187F">
              <w:rPr>
                <w:sz w:val="18"/>
                <w:szCs w:val="18"/>
              </w:rPr>
              <w:t>Родственник</w:t>
            </w:r>
          </w:p>
          <w:p w14:paraId="492EBA19" w14:textId="77777777" w:rsidR="00F4187F" w:rsidRPr="00F4187F" w:rsidRDefault="00F4187F" w:rsidP="00F4187F">
            <w:pPr>
              <w:ind w:firstLine="0"/>
              <w:jc w:val="center"/>
              <w:rPr>
                <w:sz w:val="18"/>
                <w:szCs w:val="18"/>
              </w:rPr>
            </w:pPr>
            <w:r w:rsidRPr="00F4187F">
              <w:rPr>
                <w:sz w:val="18"/>
                <w:szCs w:val="18"/>
              </w:rPr>
              <w:t>Супруг</w:t>
            </w:r>
          </w:p>
          <w:p w14:paraId="20A638DC" w14:textId="77777777" w:rsidR="00F4187F" w:rsidRPr="00F4187F" w:rsidRDefault="00F4187F" w:rsidP="00F4187F">
            <w:pPr>
              <w:ind w:firstLine="0"/>
              <w:jc w:val="center"/>
              <w:rPr>
                <w:sz w:val="18"/>
                <w:szCs w:val="18"/>
              </w:rPr>
            </w:pPr>
            <w:r w:rsidRPr="00F4187F">
              <w:rPr>
                <w:sz w:val="18"/>
                <w:szCs w:val="18"/>
              </w:rPr>
              <w:t>Супруга</w:t>
            </w:r>
          </w:p>
          <w:p w14:paraId="23E0195B" w14:textId="77777777" w:rsidR="00F4187F" w:rsidRPr="00F4187F" w:rsidRDefault="00F4187F" w:rsidP="00F4187F">
            <w:pPr>
              <w:ind w:firstLine="0"/>
              <w:jc w:val="center"/>
              <w:rPr>
                <w:sz w:val="18"/>
                <w:szCs w:val="18"/>
              </w:rPr>
            </w:pPr>
            <w:r w:rsidRPr="00F4187F">
              <w:rPr>
                <w:sz w:val="18"/>
                <w:szCs w:val="18"/>
              </w:rPr>
              <w:t>Супруг(развод)</w:t>
            </w:r>
          </w:p>
          <w:p w14:paraId="67396BD5" w14:textId="77777777" w:rsidR="00F4187F" w:rsidRPr="00F4187F" w:rsidRDefault="00F4187F" w:rsidP="00F4187F">
            <w:pPr>
              <w:ind w:firstLine="0"/>
              <w:jc w:val="center"/>
              <w:rPr>
                <w:sz w:val="18"/>
                <w:szCs w:val="18"/>
              </w:rPr>
            </w:pPr>
            <w:r w:rsidRPr="00F4187F">
              <w:rPr>
                <w:sz w:val="18"/>
                <w:szCs w:val="18"/>
              </w:rPr>
              <w:lastRenderedPageBreak/>
              <w:t>Супруга(развод)</w:t>
            </w:r>
          </w:p>
          <w:p w14:paraId="20EAB7ED" w14:textId="77777777" w:rsidR="00F4187F" w:rsidRPr="00F4187F" w:rsidRDefault="00F4187F" w:rsidP="00F4187F">
            <w:pPr>
              <w:ind w:firstLine="0"/>
              <w:jc w:val="center"/>
              <w:rPr>
                <w:sz w:val="18"/>
                <w:szCs w:val="18"/>
              </w:rPr>
            </w:pPr>
            <w:r w:rsidRPr="00F4187F">
              <w:rPr>
                <w:sz w:val="18"/>
                <w:szCs w:val="18"/>
              </w:rPr>
              <w:t>Мать</w:t>
            </w:r>
          </w:p>
          <w:p w14:paraId="679EC800" w14:textId="77777777" w:rsidR="00F4187F" w:rsidRPr="00F4187F" w:rsidRDefault="00F4187F" w:rsidP="00F4187F">
            <w:pPr>
              <w:ind w:firstLine="0"/>
              <w:jc w:val="center"/>
              <w:rPr>
                <w:sz w:val="18"/>
                <w:szCs w:val="18"/>
              </w:rPr>
            </w:pPr>
            <w:r w:rsidRPr="00F4187F">
              <w:rPr>
                <w:sz w:val="18"/>
                <w:szCs w:val="18"/>
              </w:rPr>
              <w:t>Отец</w:t>
            </w:r>
          </w:p>
          <w:p w14:paraId="516B9E16" w14:textId="77777777" w:rsidR="00F4187F" w:rsidRPr="00F4187F" w:rsidRDefault="00F4187F" w:rsidP="00F4187F">
            <w:pPr>
              <w:ind w:firstLine="0"/>
              <w:jc w:val="center"/>
              <w:rPr>
                <w:sz w:val="18"/>
                <w:szCs w:val="18"/>
              </w:rPr>
            </w:pPr>
            <w:r w:rsidRPr="00F4187F">
              <w:rPr>
                <w:sz w:val="18"/>
                <w:szCs w:val="18"/>
              </w:rPr>
              <w:t>Дочь</w:t>
            </w:r>
          </w:p>
          <w:p w14:paraId="289C9606" w14:textId="77777777" w:rsidR="00F4187F" w:rsidRPr="00F4187F" w:rsidRDefault="00F4187F" w:rsidP="00F4187F">
            <w:pPr>
              <w:ind w:firstLine="0"/>
              <w:jc w:val="center"/>
              <w:rPr>
                <w:sz w:val="18"/>
                <w:szCs w:val="18"/>
              </w:rPr>
            </w:pPr>
            <w:r w:rsidRPr="00F4187F">
              <w:rPr>
                <w:sz w:val="18"/>
                <w:szCs w:val="18"/>
              </w:rPr>
              <w:t>Сын</w:t>
            </w:r>
          </w:p>
          <w:p w14:paraId="1A342A77" w14:textId="77777777" w:rsidR="00F4187F" w:rsidRPr="00F4187F" w:rsidRDefault="00F4187F" w:rsidP="00F4187F">
            <w:pPr>
              <w:ind w:firstLine="0"/>
              <w:jc w:val="center"/>
              <w:rPr>
                <w:sz w:val="18"/>
                <w:szCs w:val="18"/>
              </w:rPr>
            </w:pPr>
            <w:r w:rsidRPr="00F4187F">
              <w:rPr>
                <w:sz w:val="18"/>
                <w:szCs w:val="18"/>
              </w:rPr>
              <w:t>Брат/Сестра</w:t>
            </w:r>
          </w:p>
          <w:p w14:paraId="5E4DD93E" w14:textId="77777777" w:rsidR="00F4187F" w:rsidRPr="00F4187F" w:rsidRDefault="00F4187F" w:rsidP="00F4187F">
            <w:pPr>
              <w:ind w:firstLine="0"/>
              <w:jc w:val="center"/>
              <w:rPr>
                <w:sz w:val="18"/>
                <w:szCs w:val="18"/>
              </w:rPr>
            </w:pPr>
            <w:r w:rsidRPr="00F4187F">
              <w:rPr>
                <w:sz w:val="18"/>
                <w:szCs w:val="18"/>
              </w:rPr>
              <w:t>Дед</w:t>
            </w:r>
          </w:p>
          <w:p w14:paraId="6B93FA56" w14:textId="77777777" w:rsidR="00F4187F" w:rsidRPr="00F4187F" w:rsidRDefault="00F4187F" w:rsidP="00F4187F">
            <w:pPr>
              <w:ind w:firstLine="0"/>
              <w:jc w:val="center"/>
              <w:rPr>
                <w:sz w:val="18"/>
                <w:szCs w:val="18"/>
              </w:rPr>
            </w:pPr>
            <w:r w:rsidRPr="00F4187F">
              <w:rPr>
                <w:sz w:val="18"/>
                <w:szCs w:val="18"/>
              </w:rPr>
              <w:t>Бабушка</w:t>
            </w:r>
          </w:p>
          <w:p w14:paraId="26F794C7" w14:textId="77777777" w:rsidR="00F4187F" w:rsidRPr="00F4187F" w:rsidRDefault="00F4187F" w:rsidP="00F4187F">
            <w:pPr>
              <w:ind w:firstLine="0"/>
              <w:jc w:val="center"/>
              <w:rPr>
                <w:sz w:val="18"/>
                <w:szCs w:val="18"/>
              </w:rPr>
            </w:pPr>
            <w:r w:rsidRPr="00F4187F">
              <w:rPr>
                <w:sz w:val="18"/>
                <w:szCs w:val="18"/>
              </w:rPr>
              <w:t>Внук(-</w:t>
            </w:r>
            <w:proofErr w:type="spellStart"/>
            <w:r w:rsidRPr="00F4187F">
              <w:rPr>
                <w:sz w:val="18"/>
                <w:szCs w:val="18"/>
              </w:rPr>
              <w:t>чка</w:t>
            </w:r>
            <w:proofErr w:type="spellEnd"/>
            <w:r w:rsidRPr="00F4187F">
              <w:rPr>
                <w:sz w:val="18"/>
                <w:szCs w:val="18"/>
              </w:rPr>
              <w:t>)</w:t>
            </w:r>
          </w:p>
          <w:p w14:paraId="0313608D" w14:textId="77777777" w:rsidR="00F4187F" w:rsidRPr="00F4187F" w:rsidRDefault="00F4187F" w:rsidP="00F4187F">
            <w:pPr>
              <w:ind w:firstLine="0"/>
              <w:jc w:val="center"/>
              <w:rPr>
                <w:sz w:val="18"/>
                <w:szCs w:val="18"/>
              </w:rPr>
            </w:pPr>
            <w:r w:rsidRPr="00F4187F">
              <w:rPr>
                <w:sz w:val="18"/>
                <w:szCs w:val="18"/>
              </w:rPr>
              <w:t>Дядя</w:t>
            </w:r>
          </w:p>
          <w:p w14:paraId="196BB4ED" w14:textId="77777777" w:rsidR="00F4187F" w:rsidRPr="00F4187F" w:rsidRDefault="00F4187F" w:rsidP="00F4187F">
            <w:pPr>
              <w:ind w:firstLine="0"/>
              <w:jc w:val="center"/>
              <w:rPr>
                <w:sz w:val="18"/>
                <w:szCs w:val="18"/>
              </w:rPr>
            </w:pPr>
            <w:r w:rsidRPr="00F4187F">
              <w:rPr>
                <w:sz w:val="18"/>
                <w:szCs w:val="18"/>
              </w:rPr>
              <w:t>Тётя</w:t>
            </w:r>
          </w:p>
          <w:p w14:paraId="5408A850" w14:textId="77777777" w:rsidR="00F4187F" w:rsidRPr="00F4187F" w:rsidRDefault="00F4187F" w:rsidP="00F4187F">
            <w:pPr>
              <w:ind w:firstLine="0"/>
              <w:jc w:val="center"/>
              <w:rPr>
                <w:sz w:val="18"/>
                <w:szCs w:val="18"/>
              </w:rPr>
            </w:pPr>
            <w:r w:rsidRPr="00F4187F">
              <w:rPr>
                <w:sz w:val="18"/>
                <w:szCs w:val="18"/>
              </w:rPr>
              <w:t>Племянник(-</w:t>
            </w:r>
            <w:proofErr w:type="spellStart"/>
            <w:r w:rsidRPr="00F4187F">
              <w:rPr>
                <w:sz w:val="18"/>
                <w:szCs w:val="18"/>
              </w:rPr>
              <w:t>ца</w:t>
            </w:r>
            <w:proofErr w:type="spellEnd"/>
            <w:r w:rsidRPr="00F4187F">
              <w:rPr>
                <w:sz w:val="18"/>
                <w:szCs w:val="18"/>
              </w:rPr>
              <w:t>)</w:t>
            </w:r>
          </w:p>
          <w:p w14:paraId="6B2DE917" w14:textId="77777777" w:rsidR="00F4187F" w:rsidRPr="00F4187F" w:rsidRDefault="00F4187F" w:rsidP="00F4187F">
            <w:pPr>
              <w:ind w:firstLine="0"/>
              <w:jc w:val="center"/>
              <w:rPr>
                <w:sz w:val="18"/>
                <w:szCs w:val="18"/>
              </w:rPr>
            </w:pPr>
            <w:r w:rsidRPr="00F4187F">
              <w:rPr>
                <w:sz w:val="18"/>
                <w:szCs w:val="18"/>
              </w:rPr>
              <w:t>Друзья</w:t>
            </w:r>
          </w:p>
          <w:p w14:paraId="5B540400" w14:textId="77777777" w:rsidR="00F4187F" w:rsidRPr="00F4187F" w:rsidRDefault="00F4187F" w:rsidP="00F4187F">
            <w:pPr>
              <w:ind w:firstLine="0"/>
              <w:jc w:val="center"/>
              <w:rPr>
                <w:sz w:val="18"/>
                <w:szCs w:val="18"/>
              </w:rPr>
            </w:pPr>
            <w:r w:rsidRPr="00F4187F">
              <w:rPr>
                <w:sz w:val="18"/>
                <w:szCs w:val="18"/>
              </w:rPr>
              <w:t>Бизнес-партнёры</w:t>
            </w:r>
          </w:p>
          <w:p w14:paraId="412A5C86" w14:textId="77777777" w:rsidR="007B170E" w:rsidRDefault="00F4187F" w:rsidP="00F4187F">
            <w:pPr>
              <w:ind w:firstLine="0"/>
              <w:jc w:val="center"/>
              <w:rPr>
                <w:sz w:val="18"/>
                <w:szCs w:val="18"/>
              </w:rPr>
            </w:pPr>
            <w:r w:rsidRPr="00F4187F">
              <w:rPr>
                <w:sz w:val="18"/>
                <w:szCs w:val="18"/>
              </w:rPr>
              <w:t>Представитель</w:t>
            </w:r>
          </w:p>
        </w:tc>
        <w:tc>
          <w:tcPr>
            <w:tcW w:w="4820" w:type="dxa"/>
            <w:shd w:val="clear" w:color="auto" w:fill="auto"/>
          </w:tcPr>
          <w:p w14:paraId="112C696F" w14:textId="77777777" w:rsidR="007B170E" w:rsidRDefault="007B170E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Ввод/отображение информации о виде связи.</w:t>
            </w:r>
          </w:p>
          <w:p w14:paraId="6FD57840" w14:textId="77777777" w:rsidR="007B170E" w:rsidRPr="00B55964" w:rsidRDefault="007B170E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Значение из справочника «</w:t>
            </w:r>
            <w:proofErr w:type="spellStart"/>
            <w:r w:rsidRPr="00166252">
              <w:rPr>
                <w:sz w:val="18"/>
                <w:szCs w:val="18"/>
              </w:rPr>
              <w:t>FBClientGroupRelationshipKind</w:t>
            </w:r>
            <w:proofErr w:type="spellEnd"/>
            <w:r>
              <w:rPr>
                <w:sz w:val="18"/>
                <w:szCs w:val="18"/>
              </w:rPr>
              <w:t>».</w:t>
            </w:r>
          </w:p>
        </w:tc>
      </w:tr>
      <w:tr w:rsidR="00BA10DD" w14:paraId="0A4F2641" w14:textId="77777777" w:rsidTr="0071617B">
        <w:tc>
          <w:tcPr>
            <w:tcW w:w="1809" w:type="dxa"/>
            <w:shd w:val="clear" w:color="auto" w:fill="auto"/>
          </w:tcPr>
          <w:p w14:paraId="09E33E83" w14:textId="2CA359DE" w:rsidR="00BA10DD" w:rsidRDefault="00BA10DD" w:rsidP="00BA10DD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С кем связь</w:t>
            </w:r>
          </w:p>
        </w:tc>
        <w:tc>
          <w:tcPr>
            <w:tcW w:w="1276" w:type="dxa"/>
          </w:tcPr>
          <w:p w14:paraId="6DE1E541" w14:textId="11BB51FF" w:rsidR="00BA10DD" w:rsidRDefault="00BA10DD" w:rsidP="00BA10DD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Список</w:t>
            </w:r>
          </w:p>
        </w:tc>
        <w:tc>
          <w:tcPr>
            <w:tcW w:w="1559" w:type="dxa"/>
          </w:tcPr>
          <w:p w14:paraId="0E24DB43" w14:textId="77777777" w:rsidR="00BA10DD" w:rsidRPr="00F4187F" w:rsidRDefault="00BA10DD" w:rsidP="00BA10D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5A456DE4" w14:textId="77777777" w:rsidR="00BA10DD" w:rsidRDefault="00BA10DD" w:rsidP="00BA10DD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в</w:t>
            </w:r>
            <w:r w:rsidRPr="0071617B">
              <w:rPr>
                <w:sz w:val="18"/>
                <w:szCs w:val="18"/>
              </w:rPr>
              <w:t>ыпадающий список из ФИО клиентов, входящих в группу</w:t>
            </w:r>
            <w:r>
              <w:rPr>
                <w:sz w:val="18"/>
                <w:szCs w:val="18"/>
              </w:rPr>
              <w:t xml:space="preserve">. </w:t>
            </w:r>
            <w:r w:rsidRPr="0071617B">
              <w:rPr>
                <w:sz w:val="18"/>
                <w:szCs w:val="18"/>
              </w:rPr>
              <w:br/>
              <w:t>По умолчанию</w:t>
            </w:r>
            <w:r>
              <w:rPr>
                <w:sz w:val="18"/>
                <w:szCs w:val="18"/>
              </w:rPr>
              <w:t xml:space="preserve"> отображается</w:t>
            </w:r>
            <w:r w:rsidRPr="0071617B">
              <w:rPr>
                <w:sz w:val="18"/>
                <w:szCs w:val="18"/>
              </w:rPr>
              <w:t xml:space="preserve"> ФИО того клиента, из карточки которого создаётся связь.</w:t>
            </w:r>
          </w:p>
          <w:p w14:paraId="36FC5B81" w14:textId="34959DE5" w:rsidR="00BA10DD" w:rsidRDefault="00BA10DD" w:rsidP="00BA10DD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выборе нового ФИО клиента, поля формы заполняются данными из соответствующей связи.</w:t>
            </w:r>
          </w:p>
        </w:tc>
      </w:tr>
      <w:tr w:rsidR="00BA10DD" w14:paraId="570B38E2" w14:textId="77777777" w:rsidTr="0071617B">
        <w:tc>
          <w:tcPr>
            <w:tcW w:w="1809" w:type="dxa"/>
            <w:shd w:val="clear" w:color="auto" w:fill="auto"/>
          </w:tcPr>
          <w:p w14:paraId="7655175D" w14:textId="27A05432" w:rsidR="00BA10DD" w:rsidRDefault="005C3EF3" w:rsidP="00BA10DD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Сделать основным</w:t>
            </w:r>
          </w:p>
        </w:tc>
        <w:tc>
          <w:tcPr>
            <w:tcW w:w="1276" w:type="dxa"/>
          </w:tcPr>
          <w:p w14:paraId="396E54CE" w14:textId="2E911634" w:rsidR="00BA10DD" w:rsidRDefault="00BA10DD" w:rsidP="00BA10DD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1559" w:type="dxa"/>
          </w:tcPr>
          <w:p w14:paraId="58B82CCA" w14:textId="77777777" w:rsidR="00BA10DD" w:rsidRPr="00F4187F" w:rsidRDefault="00BA10DD" w:rsidP="00BA10D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2C9B25F0" w14:textId="729D38B3" w:rsidR="00BA10DD" w:rsidRDefault="005C3EF3" w:rsidP="00537A43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флаг установлен, то при сохранении связ</w:t>
            </w:r>
            <w:r w:rsidR="00D84899">
              <w:rPr>
                <w:sz w:val="18"/>
                <w:szCs w:val="18"/>
              </w:rPr>
              <w:t>и</w:t>
            </w:r>
            <w:r>
              <w:rPr>
                <w:sz w:val="18"/>
                <w:szCs w:val="18"/>
              </w:rPr>
              <w:t xml:space="preserve"> участник группы </w:t>
            </w:r>
            <w:r w:rsidR="00D84899">
              <w:rPr>
                <w:sz w:val="18"/>
                <w:szCs w:val="18"/>
              </w:rPr>
              <w:t>из</w:t>
            </w:r>
            <w:r>
              <w:rPr>
                <w:sz w:val="18"/>
                <w:szCs w:val="18"/>
              </w:rPr>
              <w:t xml:space="preserve"> пол</w:t>
            </w:r>
            <w:r w:rsidR="00D84899">
              <w:rPr>
                <w:sz w:val="18"/>
                <w:szCs w:val="18"/>
              </w:rPr>
              <w:t>я</w:t>
            </w:r>
            <w:r>
              <w:rPr>
                <w:sz w:val="18"/>
                <w:szCs w:val="18"/>
              </w:rPr>
              <w:t xml:space="preserve"> «С кем связь» назначается основным участником </w:t>
            </w:r>
            <w:r w:rsidR="00537A43">
              <w:rPr>
                <w:sz w:val="18"/>
                <w:szCs w:val="18"/>
              </w:rPr>
              <w:t xml:space="preserve">в </w:t>
            </w:r>
            <w:r>
              <w:rPr>
                <w:sz w:val="18"/>
                <w:szCs w:val="18"/>
              </w:rPr>
              <w:t>групп</w:t>
            </w:r>
            <w:r w:rsidR="00537A43">
              <w:rPr>
                <w:sz w:val="18"/>
                <w:szCs w:val="18"/>
              </w:rPr>
              <w:t>у</w:t>
            </w:r>
            <w:r>
              <w:rPr>
                <w:sz w:val="18"/>
                <w:szCs w:val="18"/>
              </w:rPr>
              <w:t xml:space="preserve"> (при условии выполнения обязательных проверок при сохранении связь).</w:t>
            </w:r>
          </w:p>
        </w:tc>
      </w:tr>
      <w:tr w:rsidR="00BA10DD" w14:paraId="3FB3FE88" w14:textId="77777777" w:rsidTr="0071617B">
        <w:tc>
          <w:tcPr>
            <w:tcW w:w="9464" w:type="dxa"/>
            <w:gridSpan w:val="4"/>
          </w:tcPr>
          <w:p w14:paraId="258A24D6" w14:textId="7126EED7" w:rsidR="00BA10DD" w:rsidRPr="00B55964" w:rsidRDefault="00BA10DD" w:rsidP="00BA10DD">
            <w:pPr>
              <w:ind w:firstLine="0"/>
              <w:jc w:val="left"/>
              <w:rPr>
                <w:sz w:val="18"/>
                <w:szCs w:val="18"/>
              </w:rPr>
            </w:pPr>
            <w:r w:rsidRPr="00450444">
              <w:rPr>
                <w:b/>
                <w:sz w:val="18"/>
                <w:szCs w:val="18"/>
              </w:rPr>
              <w:t xml:space="preserve">Командные кнопки </w:t>
            </w:r>
            <w:r>
              <w:rPr>
                <w:b/>
                <w:sz w:val="18"/>
                <w:szCs w:val="18"/>
              </w:rPr>
              <w:t>страницы</w:t>
            </w:r>
            <w:r w:rsidRPr="00450444">
              <w:rPr>
                <w:b/>
                <w:sz w:val="18"/>
                <w:szCs w:val="18"/>
              </w:rPr>
              <w:t xml:space="preserve"> «Добавить/Изменить </w:t>
            </w:r>
            <w:r>
              <w:rPr>
                <w:b/>
                <w:sz w:val="18"/>
                <w:szCs w:val="18"/>
              </w:rPr>
              <w:t>связь</w:t>
            </w:r>
            <w:r w:rsidRPr="00450444">
              <w:rPr>
                <w:b/>
                <w:sz w:val="18"/>
                <w:szCs w:val="18"/>
              </w:rPr>
              <w:t>»</w:t>
            </w:r>
          </w:p>
        </w:tc>
      </w:tr>
      <w:tr w:rsidR="00BA10DD" w14:paraId="0BA5BF26" w14:textId="77777777" w:rsidTr="0071617B">
        <w:tc>
          <w:tcPr>
            <w:tcW w:w="1809" w:type="dxa"/>
            <w:shd w:val="clear" w:color="auto" w:fill="auto"/>
          </w:tcPr>
          <w:p w14:paraId="77388A9C" w14:textId="77777777" w:rsidR="00BA10DD" w:rsidRDefault="00BA10DD" w:rsidP="00BA10DD">
            <w:pPr>
              <w:ind w:firstLine="0"/>
              <w:rPr>
                <w:sz w:val="18"/>
                <w:szCs w:val="18"/>
              </w:rPr>
            </w:pPr>
            <w:r w:rsidRPr="002F039C">
              <w:rPr>
                <w:sz w:val="18"/>
                <w:szCs w:val="18"/>
              </w:rPr>
              <w:t xml:space="preserve">Сохранить </w:t>
            </w:r>
            <w:r w:rsidRPr="002F039C">
              <w:rPr>
                <w:sz w:val="18"/>
                <w:szCs w:val="18"/>
              </w:rPr>
              <w:object w:dxaOrig="315" w:dyaOrig="330" w14:anchorId="5F0C1704">
                <v:shape id="_x0000_i1059" type="#_x0000_t75" style="width:15pt;height:15pt" o:ole="">
                  <v:imagedata r:id="rId70" o:title=""/>
                </v:shape>
                <o:OLEObject Type="Embed" ProgID="PBrush" ShapeID="_x0000_i1059" DrawAspect="Content" ObjectID="_1645015659" r:id="rId71"/>
              </w:object>
            </w:r>
          </w:p>
        </w:tc>
        <w:tc>
          <w:tcPr>
            <w:tcW w:w="1276" w:type="dxa"/>
          </w:tcPr>
          <w:p w14:paraId="4F2A6F64" w14:textId="77777777" w:rsidR="00BA10DD" w:rsidRPr="00030EC3" w:rsidRDefault="00BA10DD" w:rsidP="00BA10DD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2A003EC0" w14:textId="77777777" w:rsidR="00BA10DD" w:rsidRDefault="00BA10DD" w:rsidP="00BA10D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6674030C" w14:textId="4CD9A687" w:rsidR="00BA10DD" w:rsidRPr="00E7068B" w:rsidRDefault="00BA10DD" w:rsidP="00BA10DD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выполняется ряд проверок, которые описаны далее в настоящем разделе. При успешном прохождении проверок внесенные изменения сохраняются в базе данных.</w:t>
            </w:r>
          </w:p>
        </w:tc>
      </w:tr>
      <w:tr w:rsidR="00BA10DD" w14:paraId="5EA3D6F5" w14:textId="77777777" w:rsidTr="0071617B">
        <w:tc>
          <w:tcPr>
            <w:tcW w:w="1809" w:type="dxa"/>
            <w:shd w:val="clear" w:color="auto" w:fill="auto"/>
          </w:tcPr>
          <w:p w14:paraId="70A2DBD6" w14:textId="77777777" w:rsidR="00BA10DD" w:rsidRDefault="00BA10DD" w:rsidP="00BA10DD">
            <w:pPr>
              <w:ind w:firstLine="0"/>
              <w:rPr>
                <w:sz w:val="18"/>
                <w:szCs w:val="18"/>
              </w:rPr>
            </w:pPr>
            <w:r w:rsidRPr="002F039C">
              <w:rPr>
                <w:sz w:val="18"/>
                <w:szCs w:val="18"/>
              </w:rPr>
              <w:t xml:space="preserve">Создать клиента </w:t>
            </w:r>
            <w:r>
              <w:object w:dxaOrig="285" w:dyaOrig="330" w14:anchorId="6DDBE691">
                <v:shape id="_x0000_i1060" type="#_x0000_t75" style="width:15pt;height:15pt" o:ole="">
                  <v:imagedata r:id="rId72" o:title=""/>
                </v:shape>
                <o:OLEObject Type="Embed" ProgID="PBrush" ShapeID="_x0000_i1060" DrawAspect="Content" ObjectID="_1645015660" r:id="rId73"/>
              </w:object>
            </w:r>
          </w:p>
        </w:tc>
        <w:tc>
          <w:tcPr>
            <w:tcW w:w="1276" w:type="dxa"/>
          </w:tcPr>
          <w:p w14:paraId="32D88213" w14:textId="77777777" w:rsidR="00BA10DD" w:rsidRPr="00030EC3" w:rsidRDefault="00BA10DD" w:rsidP="00BA10DD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3702EAF2" w14:textId="77777777" w:rsidR="00BA10DD" w:rsidRDefault="00BA10DD" w:rsidP="00BA10D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05FC09CE" w14:textId="77777777" w:rsidR="00BA10DD" w:rsidRDefault="00BA10DD" w:rsidP="00BA10DD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 создания клиента должна быть доступна только в режиме создания связи.</w:t>
            </w:r>
          </w:p>
          <w:p w14:paraId="3110C6AE" w14:textId="66D58CDA" w:rsidR="00BA10DD" w:rsidRDefault="00BA10DD" w:rsidP="00BA10DD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По нажатию на кнопку запускается процесс создания нового клиента (см. раздел </w:t>
            </w:r>
            <w:r w:rsidRPr="00E1173F">
              <w:rPr>
                <w:b/>
                <w:sz w:val="18"/>
                <w:szCs w:val="18"/>
              </w:rPr>
              <w:fldChar w:fldCharType="begin"/>
            </w:r>
            <w:r w:rsidRPr="00E1173F">
              <w:rPr>
                <w:b/>
                <w:sz w:val="18"/>
                <w:szCs w:val="18"/>
              </w:rPr>
              <w:instrText xml:space="preserve"> REF _Ref19278783 \h  \* MERGEFORMAT </w:instrText>
            </w:r>
            <w:r w:rsidRPr="00E1173F">
              <w:rPr>
                <w:b/>
                <w:sz w:val="18"/>
                <w:szCs w:val="18"/>
              </w:rPr>
            </w:r>
            <w:r w:rsidRPr="00E1173F">
              <w:rPr>
                <w:b/>
                <w:sz w:val="18"/>
                <w:szCs w:val="18"/>
              </w:rPr>
              <w:fldChar w:fldCharType="separate"/>
            </w:r>
            <w:r w:rsidR="00CA0105" w:rsidRPr="00D9679B">
              <w:rPr>
                <w:b/>
                <w:sz w:val="18"/>
                <w:szCs w:val="18"/>
              </w:rPr>
              <w:t>Создание нового клиента для новой связи</w:t>
            </w:r>
            <w:r w:rsidRPr="00E1173F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 xml:space="preserve">).  </w:t>
            </w:r>
          </w:p>
          <w:p w14:paraId="6BA2C671" w14:textId="77777777" w:rsidR="00BA10DD" w:rsidRDefault="00BA10DD" w:rsidP="00BA10DD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После создания нового клиента пользователь возвращается на страницу создания личной связи, где автоматически заполняется поле «Клиент» (ФИО созданного по нажатию данной кнопки клиента).</w:t>
            </w:r>
          </w:p>
        </w:tc>
      </w:tr>
    </w:tbl>
    <w:p w14:paraId="222ED54D" w14:textId="77777777" w:rsidR="007F4925" w:rsidRDefault="007F4925" w:rsidP="007F4925">
      <w:pPr>
        <w:ind w:firstLine="0"/>
        <w:rPr>
          <w:sz w:val="18"/>
          <w:szCs w:val="18"/>
        </w:rPr>
      </w:pPr>
    </w:p>
    <w:p w14:paraId="5D6DFEA0" w14:textId="4A864F6C" w:rsidR="007F4925" w:rsidRPr="007F4925" w:rsidRDefault="007F4925" w:rsidP="007F4925">
      <w:pPr>
        <w:ind w:firstLine="0"/>
      </w:pPr>
      <w:r w:rsidRPr="007F4925">
        <w:t xml:space="preserve">При нажатии на кнопку </w:t>
      </w:r>
      <w:r>
        <w:t>«Сохранить»</w:t>
      </w:r>
      <w:r w:rsidRPr="007F4925">
        <w:t xml:space="preserve"> должны </w:t>
      </w:r>
      <w:r>
        <w:t xml:space="preserve">выполняться </w:t>
      </w:r>
      <w:r w:rsidRPr="007F4925">
        <w:t>следующие проверки:</w:t>
      </w:r>
    </w:p>
    <w:p w14:paraId="5FCE2B45" w14:textId="77777777" w:rsidR="007F4925" w:rsidRPr="007F4925" w:rsidRDefault="007F4925" w:rsidP="00254041">
      <w:pPr>
        <w:pStyle w:val="af5"/>
        <w:numPr>
          <w:ilvl w:val="0"/>
          <w:numId w:val="25"/>
        </w:numPr>
      </w:pPr>
      <w:r w:rsidRPr="007F4925">
        <w:t xml:space="preserve">Если при редактировании был установлен флаг «Основной» и в текущей группе уже есть другой связанный клиент с признаком «Основной», то пользователю выдается сообщение вида «В группе уже есть Основной клиент. Хотите изменить Основного клиента в группе? Да/Нет». Если пользователь выбирает вариант «Да», то при сохранении изменений удаляется признак «Основной» у старого участника группы и сохраняется признак «Основной» для добавляемого/редактируемого участника группы. Если пользователь выбирает вариант «Нет», то при сохранении связи признак </w:t>
      </w:r>
      <w:r w:rsidRPr="007F4925">
        <w:lastRenderedPageBreak/>
        <w:t>«Основной» не сохраняется для текущего связанного клиента и не изменяет для прочих участников группы.</w:t>
      </w:r>
    </w:p>
    <w:p w14:paraId="035EEC88" w14:textId="77777777" w:rsidR="007F4925" w:rsidRPr="007F4925" w:rsidRDefault="007F4925" w:rsidP="00254041">
      <w:pPr>
        <w:pStyle w:val="af5"/>
        <w:numPr>
          <w:ilvl w:val="0"/>
          <w:numId w:val="25"/>
        </w:numPr>
      </w:pPr>
      <w:r w:rsidRPr="007F4925">
        <w:t>Если при редактировании был очищен флаг «Основной» и в группе есть другие клиенты, то при сохранении пользователю должно выдаваться сообщение вида «Удаление признака Основной невозможно. В группе всегда должен быть один Основной клиент. Выберите Основным другого клиента чтобы очистить признак».</w:t>
      </w:r>
    </w:p>
    <w:p w14:paraId="03E9C5F7" w14:textId="77777777" w:rsidR="00C73C49" w:rsidRDefault="007F4925" w:rsidP="00254041">
      <w:pPr>
        <w:pStyle w:val="af5"/>
        <w:numPr>
          <w:ilvl w:val="0"/>
          <w:numId w:val="25"/>
        </w:numPr>
      </w:pPr>
      <w:r w:rsidRPr="007F4925">
        <w:t>Если текущий клиент и выбранный «Клиент» уже входят в разные группы клиентов, то при сохранении данных пользователю должно выдаваться сообщение вида</w:t>
      </w:r>
      <w:r w:rsidR="00C73C49">
        <w:t>:</w:t>
      </w:r>
    </w:p>
    <w:p w14:paraId="18A731C3" w14:textId="207F59BB" w:rsidR="00C73C49" w:rsidRDefault="005F7F5B" w:rsidP="00C73C49">
      <w:pPr>
        <w:pStyle w:val="af5"/>
        <w:ind w:left="360" w:firstLine="0"/>
        <w:jc w:val="center"/>
      </w:pPr>
      <w:r>
        <w:rPr>
          <w:noProof/>
        </w:rPr>
        <w:drawing>
          <wp:inline distT="0" distB="0" distL="0" distR="0" wp14:anchorId="6667F011" wp14:editId="36F8EE87">
            <wp:extent cx="4308653" cy="1806378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538" cy="180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6F5B3" w14:textId="50C796A7" w:rsidR="00CD0CB2" w:rsidRDefault="007F4925" w:rsidP="00254041">
      <w:pPr>
        <w:pStyle w:val="af5"/>
        <w:numPr>
          <w:ilvl w:val="1"/>
          <w:numId w:val="25"/>
        </w:numPr>
      </w:pPr>
      <w:r w:rsidRPr="007F4925">
        <w:t>Если пользователь выбирает вариант «Объединить группы</w:t>
      </w:r>
      <w:r w:rsidR="005F7F5B">
        <w:t xml:space="preserve"> и сделать основным участником</w:t>
      </w:r>
      <w:r w:rsidRPr="007F4925">
        <w:t>», то при сохранении данных должна быть создана единая группа из участников обеих групп</w:t>
      </w:r>
      <w:r w:rsidR="005F7F5B">
        <w:t xml:space="preserve">, а клиент </w:t>
      </w:r>
      <w:r w:rsidR="00266266">
        <w:t xml:space="preserve">выбранный из выпадающего списках </w:t>
      </w:r>
      <w:r w:rsidR="005F7F5B">
        <w:t>назнач</w:t>
      </w:r>
      <w:r w:rsidR="00192A04">
        <w:t>ен</w:t>
      </w:r>
      <w:r w:rsidR="005F7F5B">
        <w:t xml:space="preserve"> основным в объединенной группе</w:t>
      </w:r>
      <w:r w:rsidRPr="007F4925">
        <w:t>.</w:t>
      </w:r>
      <w:r w:rsidR="005F7F5B">
        <w:t xml:space="preserve"> </w:t>
      </w:r>
      <w:r w:rsidR="00F06E44">
        <w:t>Выпадающий с</w:t>
      </w:r>
      <w:r w:rsidR="005F7F5B">
        <w:t xml:space="preserve">писок </w:t>
      </w:r>
      <w:r w:rsidR="00F06E44">
        <w:t>клиентов</w:t>
      </w:r>
      <w:r w:rsidR="005F7F5B">
        <w:t xml:space="preserve"> должен состоять из всех </w:t>
      </w:r>
      <w:r w:rsidR="00F06E44">
        <w:t xml:space="preserve">клиентов </w:t>
      </w:r>
      <w:r w:rsidR="005F7F5B">
        <w:t>новой</w:t>
      </w:r>
      <w:r w:rsidRPr="007F4925">
        <w:t xml:space="preserve"> </w:t>
      </w:r>
      <w:r w:rsidR="005F7F5B">
        <w:t xml:space="preserve">и старой групп, включая добавляемого. </w:t>
      </w:r>
      <w:r w:rsidR="00B50C9E">
        <w:t xml:space="preserve">Клиенты </w:t>
      </w:r>
      <w:r w:rsidR="005F7F5B">
        <w:t xml:space="preserve">должны быть отсортированы в алфавитном порядке. </w:t>
      </w:r>
      <w:r w:rsidR="00642C57">
        <w:t xml:space="preserve">При этом если был установлен флаг «Сделать основным», то в списке </w:t>
      </w:r>
      <w:r w:rsidR="001F1302">
        <w:t xml:space="preserve">по умолчанию </w:t>
      </w:r>
      <w:r w:rsidR="00754370">
        <w:t xml:space="preserve">должен быть выбран </w:t>
      </w:r>
      <w:r w:rsidR="001F1302">
        <w:t>добавляемый клиент.</w:t>
      </w:r>
    </w:p>
    <w:p w14:paraId="5727D201" w14:textId="12B1E383" w:rsidR="00C73C49" w:rsidRDefault="007F4925" w:rsidP="00254041">
      <w:pPr>
        <w:pStyle w:val="af5"/>
        <w:numPr>
          <w:ilvl w:val="1"/>
          <w:numId w:val="25"/>
        </w:numPr>
      </w:pPr>
      <w:r w:rsidRPr="007F4925">
        <w:t xml:space="preserve">Если пользователь выбирает вариант «Добавить клиента {ФИО_клиента1} в новую группу, разорвав связь с предыдущей», то при сохранении данных должна быть создана связь текущего клиент с существующей группой связываемого клиента, а все связи текущего клиента в его старой группе должны быть удалены. </w:t>
      </w:r>
      <w:r w:rsidR="00F016A5">
        <w:t>При этом если был установлен флаг «Сделать основным», то при переносе в новую группу выбранный участник становится в этой группе основным.</w:t>
      </w:r>
    </w:p>
    <w:p w14:paraId="32E6448D" w14:textId="0584BCAC" w:rsidR="00C73C49" w:rsidRDefault="007F4925" w:rsidP="00254041">
      <w:pPr>
        <w:pStyle w:val="af5"/>
        <w:numPr>
          <w:ilvl w:val="1"/>
          <w:numId w:val="25"/>
        </w:numPr>
      </w:pPr>
      <w:r w:rsidRPr="007F4925">
        <w:t xml:space="preserve">Если пользователь выбирает вариант «Добавить клиента {ФИО_клиента2} в новую группу, разорвав связь с предыдущей», то при сохранении данных должна быть создана связь выбранного связанного клиента с группой текущего клиента, а все связи в связанного клиента в его старой группе должны быть удалены. </w:t>
      </w:r>
      <w:r w:rsidR="00F016A5" w:rsidRPr="00F016A5">
        <w:t xml:space="preserve"> </w:t>
      </w:r>
      <w:r w:rsidR="00F016A5">
        <w:t>При этом если был установлен флаг «Сделать основным», то при переносе в новую группу выбранный участник становится в этой группе основным.</w:t>
      </w:r>
    </w:p>
    <w:p w14:paraId="6BA4D78C" w14:textId="46E09CB4" w:rsidR="007F4925" w:rsidRDefault="007F4925" w:rsidP="00254041">
      <w:pPr>
        <w:pStyle w:val="af5"/>
        <w:numPr>
          <w:ilvl w:val="1"/>
          <w:numId w:val="25"/>
        </w:numPr>
      </w:pPr>
      <w:r w:rsidRPr="007F4925">
        <w:t>Если пользователь выбирает вариант «Не создавать связь между клиентами», то при сохранении данных связь не создается.</w:t>
      </w:r>
    </w:p>
    <w:p w14:paraId="0B055D6D" w14:textId="32EE3F8F" w:rsidR="00CD0CB2" w:rsidRDefault="00CD0CB2" w:rsidP="00254041">
      <w:pPr>
        <w:pStyle w:val="af5"/>
        <w:numPr>
          <w:ilvl w:val="1"/>
          <w:numId w:val="25"/>
        </w:numPr>
      </w:pPr>
      <w:r w:rsidRPr="007F4925">
        <w:t>Если пользователь выбирает вариант «Добавить клиента {ФИО_клиента1} в новую группу, разорвав связь с предыдущей»</w:t>
      </w:r>
      <w:r>
        <w:t xml:space="preserve"> или «</w:t>
      </w:r>
      <w:r w:rsidRPr="007F4925">
        <w:t>Добавить клиента {ФИО_клиента2} в новую группу, разорвав связь с предыдущей</w:t>
      </w:r>
      <w:r>
        <w:t>»</w:t>
      </w:r>
      <w:r w:rsidR="00192A04">
        <w:t xml:space="preserve"> и </w:t>
      </w:r>
      <w:r w:rsidR="004A3838">
        <w:t>переходящий из старой в новую</w:t>
      </w:r>
      <w:r w:rsidR="00192A04">
        <w:t xml:space="preserve"> групп</w:t>
      </w:r>
      <w:r w:rsidR="004A3838">
        <w:t>у</w:t>
      </w:r>
      <w:r w:rsidR="00192A04">
        <w:t xml:space="preserve"> клиент являлся основным участнико</w:t>
      </w:r>
      <w:r w:rsidR="007F5ECA">
        <w:t>м</w:t>
      </w:r>
      <w:r w:rsidR="00192A04">
        <w:t xml:space="preserve"> </w:t>
      </w:r>
      <w:r w:rsidR="004A3838">
        <w:t xml:space="preserve">этой </w:t>
      </w:r>
      <w:r w:rsidR="00192A04">
        <w:t>группы, то пользователю должно выдаваться сообщение вида:</w:t>
      </w:r>
    </w:p>
    <w:p w14:paraId="1DAE0067" w14:textId="77777777" w:rsidR="007F5ECA" w:rsidRDefault="007F5ECA" w:rsidP="007F5ECA">
      <w:pPr>
        <w:pStyle w:val="af5"/>
        <w:ind w:left="1080" w:firstLine="0"/>
      </w:pPr>
      <w:r>
        <w:rPr>
          <w:noProof/>
        </w:rPr>
        <w:lastRenderedPageBreak/>
        <w:drawing>
          <wp:inline distT="0" distB="0" distL="0" distR="0" wp14:anchorId="5C0B279B" wp14:editId="2C9AEA16">
            <wp:extent cx="4579315" cy="1333212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329" cy="13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F73C2" w14:textId="2FABBE95" w:rsidR="007F5ECA" w:rsidRDefault="007F5ECA" w:rsidP="007F5ECA">
      <w:pPr>
        <w:pStyle w:val="af5"/>
        <w:ind w:left="1080" w:firstLine="0"/>
      </w:pPr>
      <w:r>
        <w:t>Список доступных клиентов должен состоять из всех участников старой групп</w:t>
      </w:r>
      <w:r w:rsidR="002D2A81">
        <w:t>ы</w:t>
      </w:r>
      <w:r>
        <w:t xml:space="preserve"> </w:t>
      </w:r>
      <w:r w:rsidR="004D5481">
        <w:t>кроме</w:t>
      </w:r>
      <w:r>
        <w:t xml:space="preserve"> клиента</w:t>
      </w:r>
      <w:r w:rsidR="002D2A81">
        <w:t>,</w:t>
      </w:r>
      <w:r w:rsidR="004D5481">
        <w:t xml:space="preserve"> переходящего в новую группу</w:t>
      </w:r>
      <w:r>
        <w:t xml:space="preserve">. </w:t>
      </w:r>
      <w:r w:rsidR="004D5481">
        <w:t xml:space="preserve">Клиенты </w:t>
      </w:r>
      <w:r>
        <w:t xml:space="preserve">должны быть отсортированы в алфавитном порядке. </w:t>
      </w:r>
    </w:p>
    <w:p w14:paraId="65EF53FC" w14:textId="4B84EEBB" w:rsidR="007F5ECA" w:rsidRPr="007F4925" w:rsidRDefault="007F5ECA" w:rsidP="00506BAB">
      <w:pPr>
        <w:pStyle w:val="af5"/>
        <w:ind w:left="1080" w:firstLine="0"/>
      </w:pPr>
    </w:p>
    <w:p w14:paraId="483D62F7" w14:textId="70E5782D" w:rsidR="000E7D77" w:rsidRDefault="000E7D77" w:rsidP="000E7D77">
      <w:pPr>
        <w:ind w:firstLine="0"/>
      </w:pPr>
      <w:r>
        <w:t xml:space="preserve">Детальное описание параметров создаваемой связи приведено в </w:t>
      </w:r>
      <w:r w:rsidRPr="00B97231">
        <w:rPr>
          <w:b/>
        </w:rPr>
        <w:fldChar w:fldCharType="begin"/>
      </w:r>
      <w:r w:rsidRPr="00B97231">
        <w:rPr>
          <w:b/>
        </w:rPr>
        <w:instrText xml:space="preserve"> REF _Ref15378822 \h </w:instrText>
      </w:r>
      <w:r>
        <w:rPr>
          <w:b/>
        </w:rPr>
        <w:instrText xml:space="preserve"> \* MERGEFORMAT </w:instrText>
      </w:r>
      <w:r w:rsidRPr="00B97231">
        <w:rPr>
          <w:b/>
        </w:rPr>
      </w:r>
      <w:r w:rsidRPr="00B97231">
        <w:rPr>
          <w:b/>
        </w:rPr>
        <w:fldChar w:fldCharType="separate"/>
      </w:r>
      <w:r w:rsidR="00CA0105" w:rsidRPr="00D9679B">
        <w:rPr>
          <w:b/>
          <w:sz w:val="18"/>
          <w:szCs w:val="18"/>
        </w:rPr>
        <w:t xml:space="preserve">Таблица </w:t>
      </w:r>
      <w:r w:rsidR="00CA0105" w:rsidRPr="00D9679B">
        <w:rPr>
          <w:b/>
          <w:noProof/>
          <w:sz w:val="18"/>
          <w:szCs w:val="18"/>
        </w:rPr>
        <w:t>12</w:t>
      </w:r>
      <w:r w:rsidRPr="00B97231">
        <w:rPr>
          <w:b/>
        </w:rPr>
        <w:fldChar w:fldCharType="end"/>
      </w:r>
      <w:r>
        <w:t>.</w:t>
      </w:r>
    </w:p>
    <w:p w14:paraId="760A6EBA" w14:textId="670076F1" w:rsidR="000E7D77" w:rsidRPr="001B7F12" w:rsidRDefault="000E7D77" w:rsidP="000E7D77">
      <w:pPr>
        <w:pStyle w:val="ae"/>
        <w:rPr>
          <w:sz w:val="18"/>
          <w:szCs w:val="18"/>
        </w:rPr>
      </w:pPr>
      <w:bookmarkStart w:id="97" w:name="_Ref15378822"/>
      <w:r w:rsidRPr="001B7F12">
        <w:rPr>
          <w:sz w:val="18"/>
          <w:szCs w:val="18"/>
        </w:rPr>
        <w:t xml:space="preserve">Таблица </w:t>
      </w:r>
      <w:r w:rsidRPr="001B7F12">
        <w:rPr>
          <w:sz w:val="18"/>
          <w:szCs w:val="18"/>
        </w:rPr>
        <w:fldChar w:fldCharType="begin"/>
      </w:r>
      <w:r w:rsidRPr="001B7F12">
        <w:rPr>
          <w:sz w:val="18"/>
          <w:szCs w:val="18"/>
        </w:rPr>
        <w:instrText xml:space="preserve"> SEQ Таблица \* ARABIC </w:instrText>
      </w:r>
      <w:r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12</w:t>
      </w:r>
      <w:r w:rsidRPr="001B7F12">
        <w:rPr>
          <w:noProof/>
          <w:sz w:val="18"/>
          <w:szCs w:val="18"/>
        </w:rPr>
        <w:fldChar w:fldCharType="end"/>
      </w:r>
      <w:bookmarkEnd w:id="97"/>
      <w:r w:rsidRPr="001B7F12">
        <w:rPr>
          <w:sz w:val="18"/>
          <w:szCs w:val="18"/>
        </w:rPr>
        <w:t xml:space="preserve">. </w:t>
      </w:r>
      <w:r>
        <w:rPr>
          <w:sz w:val="18"/>
          <w:szCs w:val="18"/>
        </w:rPr>
        <w:t>Параметры создаваемой связи</w:t>
      </w:r>
    </w:p>
    <w:tbl>
      <w:tblPr>
        <w:tblStyle w:val="af4"/>
        <w:tblW w:w="9571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802"/>
        <w:gridCol w:w="2409"/>
        <w:gridCol w:w="4360"/>
      </w:tblGrid>
      <w:tr w:rsidR="000E7D77" w:rsidRPr="000557D6" w14:paraId="12186581" w14:textId="77777777" w:rsidTr="0095698C">
        <w:trPr>
          <w:tblHeader/>
        </w:trPr>
        <w:tc>
          <w:tcPr>
            <w:tcW w:w="2802" w:type="dxa"/>
            <w:shd w:val="clear" w:color="auto" w:fill="D9D9D9" w:themeFill="background1" w:themeFillShade="D9"/>
          </w:tcPr>
          <w:p w14:paraId="0946BCFA" w14:textId="77777777" w:rsidR="000E7D77" w:rsidRPr="002E0FCE" w:rsidRDefault="000E7D77" w:rsidP="00DB3CAF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Параметр</w:t>
            </w:r>
          </w:p>
        </w:tc>
        <w:tc>
          <w:tcPr>
            <w:tcW w:w="2409" w:type="dxa"/>
            <w:shd w:val="clear" w:color="auto" w:fill="D9D9D9" w:themeFill="background1" w:themeFillShade="D9"/>
          </w:tcPr>
          <w:p w14:paraId="79CC6968" w14:textId="77777777" w:rsidR="000E7D77" w:rsidRPr="002E0FCE" w:rsidRDefault="000E7D77" w:rsidP="00DB3CAF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Поле БД</w:t>
            </w:r>
          </w:p>
        </w:tc>
        <w:tc>
          <w:tcPr>
            <w:tcW w:w="4360" w:type="dxa"/>
            <w:shd w:val="clear" w:color="auto" w:fill="D9D9D9" w:themeFill="background1" w:themeFillShade="D9"/>
          </w:tcPr>
          <w:p w14:paraId="31F4A987" w14:textId="77777777" w:rsidR="000E7D77" w:rsidRPr="002E0FCE" w:rsidRDefault="000E7D77" w:rsidP="00DB3CAF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0E7D77" w14:paraId="5123F28C" w14:textId="77777777" w:rsidTr="0095698C">
        <w:tc>
          <w:tcPr>
            <w:tcW w:w="2802" w:type="dxa"/>
            <w:shd w:val="clear" w:color="auto" w:fill="auto"/>
          </w:tcPr>
          <w:p w14:paraId="647BACAD" w14:textId="77777777" w:rsidR="000E7D77" w:rsidRPr="00C4786E" w:rsidRDefault="000E7D77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Вид прямой связи</w:t>
            </w:r>
          </w:p>
        </w:tc>
        <w:tc>
          <w:tcPr>
            <w:tcW w:w="2409" w:type="dxa"/>
          </w:tcPr>
          <w:p w14:paraId="779C654D" w14:textId="77777777" w:rsidR="000E7D77" w:rsidRPr="00030EC3" w:rsidRDefault="000E7D77" w:rsidP="00DB3CAF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4360" w:type="dxa"/>
            <w:shd w:val="clear" w:color="auto" w:fill="auto"/>
          </w:tcPr>
          <w:p w14:paraId="45E72FDC" w14:textId="1C91368E" w:rsidR="000E7D77" w:rsidRPr="005003E0" w:rsidRDefault="000E7D77" w:rsidP="00172C53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Значение вида связи, на основании которого устанавливается данная связь.</w:t>
            </w:r>
          </w:p>
        </w:tc>
      </w:tr>
      <w:tr w:rsidR="000E7D77" w14:paraId="4EE67235" w14:textId="77777777" w:rsidTr="0095698C">
        <w:tc>
          <w:tcPr>
            <w:tcW w:w="2802" w:type="dxa"/>
            <w:shd w:val="clear" w:color="auto" w:fill="auto"/>
          </w:tcPr>
          <w:p w14:paraId="6B1CC6B7" w14:textId="77777777" w:rsidR="000E7D77" w:rsidRPr="00C4786E" w:rsidRDefault="000E7D77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Вид обратной связи</w:t>
            </w:r>
          </w:p>
        </w:tc>
        <w:tc>
          <w:tcPr>
            <w:tcW w:w="2409" w:type="dxa"/>
          </w:tcPr>
          <w:p w14:paraId="4A003CDC" w14:textId="77777777" w:rsidR="000E7D77" w:rsidRPr="00030EC3" w:rsidRDefault="000E7D77" w:rsidP="00DB3CAF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4360" w:type="dxa"/>
            <w:shd w:val="clear" w:color="auto" w:fill="auto"/>
          </w:tcPr>
          <w:p w14:paraId="062BB0CC" w14:textId="77777777" w:rsidR="000E7D77" w:rsidRDefault="000E7D77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Значение вида связи обратного виду прямой связи. </w:t>
            </w:r>
          </w:p>
          <w:p w14:paraId="552A32A9" w14:textId="4A43BF8F" w:rsidR="000E7D77" w:rsidRPr="005003E0" w:rsidRDefault="000E7D77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Значение вида обратной связи выбирается на основе таблицы </w:t>
            </w:r>
            <w:r w:rsidRPr="005F6D6F">
              <w:rPr>
                <w:b/>
                <w:sz w:val="18"/>
                <w:szCs w:val="18"/>
              </w:rPr>
              <w:fldChar w:fldCharType="begin"/>
            </w:r>
            <w:r w:rsidRPr="005F6D6F">
              <w:rPr>
                <w:b/>
                <w:sz w:val="18"/>
                <w:szCs w:val="18"/>
              </w:rPr>
              <w:instrText xml:space="preserve"> REF _Ref15295232 \h </w:instrText>
            </w:r>
            <w:r>
              <w:rPr>
                <w:b/>
                <w:sz w:val="18"/>
                <w:szCs w:val="18"/>
              </w:rPr>
              <w:instrText xml:space="preserve"> \* MERGEFORMAT </w:instrText>
            </w:r>
            <w:r w:rsidRPr="005F6D6F">
              <w:rPr>
                <w:b/>
                <w:sz w:val="18"/>
                <w:szCs w:val="18"/>
              </w:rPr>
            </w:r>
            <w:r w:rsidRPr="005F6D6F">
              <w:rPr>
                <w:b/>
                <w:sz w:val="18"/>
                <w:szCs w:val="18"/>
              </w:rPr>
              <w:fldChar w:fldCharType="separate"/>
            </w:r>
            <w:r w:rsidR="00CA0105" w:rsidRPr="00D9679B">
              <w:rPr>
                <w:b/>
                <w:sz w:val="18"/>
                <w:szCs w:val="18"/>
              </w:rPr>
              <w:t xml:space="preserve">Таблица </w:t>
            </w:r>
            <w:r w:rsidR="00CA0105" w:rsidRPr="00D9679B">
              <w:rPr>
                <w:b/>
                <w:noProof/>
                <w:sz w:val="18"/>
                <w:szCs w:val="18"/>
              </w:rPr>
              <w:t>44</w:t>
            </w:r>
            <w:r w:rsidRPr="005F6D6F">
              <w:rPr>
                <w:b/>
                <w:sz w:val="18"/>
                <w:szCs w:val="18"/>
              </w:rPr>
              <w:fldChar w:fldCharType="end"/>
            </w:r>
            <w:r w:rsidRPr="004468E5">
              <w:rPr>
                <w:sz w:val="18"/>
                <w:szCs w:val="18"/>
              </w:rPr>
              <w:t>.</w:t>
            </w:r>
          </w:p>
        </w:tc>
      </w:tr>
      <w:tr w:rsidR="000E7D77" w14:paraId="3F73BF38" w14:textId="77777777" w:rsidTr="0095698C">
        <w:tc>
          <w:tcPr>
            <w:tcW w:w="2802" w:type="dxa"/>
            <w:shd w:val="clear" w:color="auto" w:fill="auto"/>
          </w:tcPr>
          <w:p w14:paraId="61083C3D" w14:textId="77777777" w:rsidR="000E7D77" w:rsidRPr="008211FC" w:rsidRDefault="000E7D77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  <w:r w:rsidRPr="00D112D7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клиента для прямой связи</w:t>
            </w:r>
          </w:p>
        </w:tc>
        <w:tc>
          <w:tcPr>
            <w:tcW w:w="2409" w:type="dxa"/>
          </w:tcPr>
          <w:p w14:paraId="13FBE68D" w14:textId="77777777" w:rsidR="000E7D77" w:rsidRPr="00030EC3" w:rsidRDefault="000E7D77" w:rsidP="00DB3CAF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4360" w:type="dxa"/>
            <w:shd w:val="clear" w:color="auto" w:fill="auto"/>
          </w:tcPr>
          <w:p w14:paraId="41C86266" w14:textId="77777777" w:rsidR="000E7D77" w:rsidRPr="005003E0" w:rsidRDefault="000E7D77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Внутренний идентификатор текущего клиента, для которого создается связь.</w:t>
            </w:r>
          </w:p>
        </w:tc>
      </w:tr>
      <w:tr w:rsidR="000E7D77" w14:paraId="536BBD18" w14:textId="77777777" w:rsidTr="0095698C">
        <w:tc>
          <w:tcPr>
            <w:tcW w:w="2802" w:type="dxa"/>
            <w:shd w:val="clear" w:color="auto" w:fill="auto"/>
          </w:tcPr>
          <w:p w14:paraId="567B8ADA" w14:textId="77777777" w:rsidR="000E7D77" w:rsidRPr="00C4786E" w:rsidRDefault="000E7D77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  <w:r w:rsidRPr="00D112D7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клиента для обратной связи</w:t>
            </w:r>
          </w:p>
        </w:tc>
        <w:tc>
          <w:tcPr>
            <w:tcW w:w="2409" w:type="dxa"/>
          </w:tcPr>
          <w:p w14:paraId="5C8AC049" w14:textId="77777777" w:rsidR="000E7D77" w:rsidRPr="00030EC3" w:rsidRDefault="000E7D77" w:rsidP="00DB3CAF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4360" w:type="dxa"/>
            <w:shd w:val="clear" w:color="auto" w:fill="auto"/>
          </w:tcPr>
          <w:p w14:paraId="51FF8A5C" w14:textId="77777777" w:rsidR="000E7D77" w:rsidRPr="005003E0" w:rsidRDefault="000E7D77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Внутренний идентификатор связанного клиента, с которым создается связь текущего клиента.</w:t>
            </w:r>
          </w:p>
        </w:tc>
      </w:tr>
      <w:tr w:rsidR="00172C53" w14:paraId="0CC4FEC8" w14:textId="77777777" w:rsidTr="00172C53">
        <w:tc>
          <w:tcPr>
            <w:tcW w:w="2802" w:type="dxa"/>
            <w:shd w:val="clear" w:color="auto" w:fill="auto"/>
          </w:tcPr>
          <w:p w14:paraId="6DB19E29" w14:textId="6E3B2A67" w:rsidR="00172C53" w:rsidRPr="0095698C" w:rsidRDefault="00172C53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Основной</w:t>
            </w:r>
          </w:p>
        </w:tc>
        <w:tc>
          <w:tcPr>
            <w:tcW w:w="2409" w:type="dxa"/>
          </w:tcPr>
          <w:p w14:paraId="520D8973" w14:textId="77777777" w:rsidR="00172C53" w:rsidRPr="00030EC3" w:rsidRDefault="00172C53" w:rsidP="00DB3CAF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4360" w:type="dxa"/>
            <w:shd w:val="clear" w:color="auto" w:fill="auto"/>
          </w:tcPr>
          <w:p w14:paraId="6C5ED2AC" w14:textId="46FBE3D6" w:rsidR="00172C53" w:rsidRDefault="00172C53" w:rsidP="00BD516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 на основного участника группы клиент</w:t>
            </w:r>
            <w:r w:rsidR="00BD516F">
              <w:rPr>
                <w:sz w:val="18"/>
                <w:szCs w:val="18"/>
              </w:rPr>
              <w:t>а</w:t>
            </w:r>
          </w:p>
        </w:tc>
      </w:tr>
      <w:tr w:rsidR="000E7D77" w14:paraId="69E7955F" w14:textId="77777777" w:rsidTr="00F870A5">
        <w:tc>
          <w:tcPr>
            <w:tcW w:w="2802" w:type="dxa"/>
            <w:shd w:val="clear" w:color="auto" w:fill="auto"/>
          </w:tcPr>
          <w:p w14:paraId="68BFCFA8" w14:textId="77777777" w:rsidR="000E7D77" w:rsidRDefault="000E7D77" w:rsidP="00DB3CAF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2409" w:type="dxa"/>
          </w:tcPr>
          <w:p w14:paraId="218E5DEA" w14:textId="77777777" w:rsidR="000E7D77" w:rsidRPr="00030EC3" w:rsidRDefault="000E7D77" w:rsidP="00DB3CAF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4360" w:type="dxa"/>
            <w:shd w:val="clear" w:color="auto" w:fill="auto"/>
          </w:tcPr>
          <w:p w14:paraId="6DB5937A" w14:textId="77777777" w:rsidR="000E7D77" w:rsidRPr="005003E0" w:rsidRDefault="000E7D77" w:rsidP="00DB3CAF">
            <w:pPr>
              <w:ind w:firstLine="0"/>
              <w:rPr>
                <w:sz w:val="18"/>
                <w:szCs w:val="18"/>
              </w:rPr>
            </w:pPr>
          </w:p>
        </w:tc>
      </w:tr>
    </w:tbl>
    <w:p w14:paraId="745A46A2" w14:textId="77777777" w:rsidR="00980A3A" w:rsidRDefault="004A2DD4" w:rsidP="00980A3A">
      <w:pPr>
        <w:pStyle w:val="3"/>
      </w:pPr>
      <w:bookmarkStart w:id="98" w:name="_Toc25317508"/>
      <w:r>
        <w:t>Автоматическая установка связей группы клиента на основе пакетов услуг</w:t>
      </w:r>
      <w:bookmarkEnd w:id="98"/>
    </w:p>
    <w:p w14:paraId="6D21601C" w14:textId="403665D1" w:rsidR="00254041" w:rsidRDefault="0064377B" w:rsidP="00254041">
      <w:pPr>
        <w:ind w:firstLine="0"/>
      </w:pPr>
      <w:r>
        <w:t xml:space="preserve">Необходимо разработать </w:t>
      </w:r>
      <w:r w:rsidR="00254041">
        <w:t>храним</w:t>
      </w:r>
      <w:r>
        <w:t>ую</w:t>
      </w:r>
      <w:r w:rsidR="00254041">
        <w:t xml:space="preserve"> </w:t>
      </w:r>
      <w:r w:rsidR="00B33D60">
        <w:t>процедур</w:t>
      </w:r>
      <w:r>
        <w:t>у</w:t>
      </w:r>
      <w:r w:rsidR="00254041">
        <w:t>, которая</w:t>
      </w:r>
      <w:r w:rsidR="00B33D60">
        <w:t xml:space="preserve"> </w:t>
      </w:r>
      <w:r>
        <w:t>будет</w:t>
      </w:r>
      <w:r w:rsidR="00254041">
        <w:t xml:space="preserve"> </w:t>
      </w:r>
      <w:r w:rsidR="00B33D60">
        <w:t>созда</w:t>
      </w:r>
      <w:r w:rsidR="005148D8">
        <w:t>вать</w:t>
      </w:r>
      <w:r w:rsidR="00B33D60">
        <w:t xml:space="preserve"> группы клиентов на основе связей </w:t>
      </w:r>
      <w:r w:rsidR="005148D8">
        <w:t xml:space="preserve">между </w:t>
      </w:r>
      <w:r w:rsidR="00B33D60">
        <w:t>пакет</w:t>
      </w:r>
      <w:r w:rsidR="005148D8">
        <w:t>ами</w:t>
      </w:r>
      <w:r w:rsidR="00B33D60">
        <w:t xml:space="preserve"> услуг.</w:t>
      </w:r>
      <w:r w:rsidR="00254041">
        <w:t xml:space="preserve"> Процедура должна иметь возможность запуска в трех режимах: </w:t>
      </w:r>
    </w:p>
    <w:p w14:paraId="739F59B8" w14:textId="238230D9" w:rsidR="00254041" w:rsidRDefault="00254041" w:rsidP="007D3DFA">
      <w:pPr>
        <w:pStyle w:val="af5"/>
        <w:numPr>
          <w:ilvl w:val="0"/>
          <w:numId w:val="48"/>
        </w:numPr>
      </w:pPr>
      <w:r>
        <w:t>Для всех существующих в базе данных пакетов услуг;</w:t>
      </w:r>
    </w:p>
    <w:p w14:paraId="35A6A00A" w14:textId="43D96C8B" w:rsidR="00B33D60" w:rsidRDefault="00254041" w:rsidP="007D3DFA">
      <w:pPr>
        <w:pStyle w:val="af5"/>
        <w:numPr>
          <w:ilvl w:val="0"/>
          <w:numId w:val="48"/>
        </w:numPr>
      </w:pPr>
      <w:r>
        <w:t>Для одного пакета услуг (по уникальному идентификатору пакета);</w:t>
      </w:r>
    </w:p>
    <w:p w14:paraId="0725F74D" w14:textId="5498A7C8" w:rsidR="00254041" w:rsidRDefault="00254041" w:rsidP="007D3DFA">
      <w:pPr>
        <w:pStyle w:val="af5"/>
        <w:numPr>
          <w:ilvl w:val="0"/>
          <w:numId w:val="48"/>
        </w:numPr>
      </w:pPr>
      <w:r>
        <w:t>Для всех пакетов услуг одного клиента (по уникальному идентификатору клиента).</w:t>
      </w:r>
    </w:p>
    <w:p w14:paraId="42FF54A6" w14:textId="16AD0BE0" w:rsidR="009D5A15" w:rsidRDefault="00003792" w:rsidP="00254041">
      <w:pPr>
        <w:ind w:firstLine="0"/>
      </w:pPr>
      <w:r>
        <w:t>Если Клиенты</w:t>
      </w:r>
      <w:r w:rsidR="00107552">
        <w:t xml:space="preserve"> имеют связанные пакеты услуг, то</w:t>
      </w:r>
      <w:r w:rsidR="00B33D60">
        <w:t xml:space="preserve"> такие клиенты включаются в </w:t>
      </w:r>
      <w:r w:rsidR="005148D8">
        <w:t xml:space="preserve">единую </w:t>
      </w:r>
      <w:r w:rsidR="00B33D60">
        <w:t>группу</w:t>
      </w:r>
      <w:r w:rsidR="00107552">
        <w:t>.</w:t>
      </w:r>
      <w:r w:rsidR="007A44B1">
        <w:t xml:space="preserve"> </w:t>
      </w:r>
      <w:r w:rsidR="005148D8">
        <w:t xml:space="preserve">При включении клиента в группу должны </w:t>
      </w:r>
      <w:r w:rsidR="00254041">
        <w:t xml:space="preserve">быть удовлетворены </w:t>
      </w:r>
      <w:r w:rsidR="005148D8">
        <w:t>следующие условия:</w:t>
      </w:r>
    </w:p>
    <w:p w14:paraId="6E8D41D0" w14:textId="0368B1A3" w:rsidR="005148D8" w:rsidRDefault="005148D8" w:rsidP="00254041">
      <w:pPr>
        <w:pStyle w:val="af5"/>
        <w:numPr>
          <w:ilvl w:val="0"/>
          <w:numId w:val="27"/>
        </w:numPr>
      </w:pPr>
      <w:r>
        <w:t>Один клиент может входить только в одну группу;</w:t>
      </w:r>
    </w:p>
    <w:p w14:paraId="62736213" w14:textId="34FF9E7D" w:rsidR="005148D8" w:rsidRDefault="005148D8" w:rsidP="00254041">
      <w:pPr>
        <w:pStyle w:val="af5"/>
        <w:numPr>
          <w:ilvl w:val="0"/>
          <w:numId w:val="27"/>
        </w:numPr>
      </w:pPr>
      <w:r>
        <w:t>В группе клиентов может быть только один «Основной» клиент;</w:t>
      </w:r>
    </w:p>
    <w:p w14:paraId="4A9443F3" w14:textId="43E54B4A" w:rsidR="005148D8" w:rsidRDefault="009368C6" w:rsidP="00254041">
      <w:pPr>
        <w:pStyle w:val="af5"/>
        <w:numPr>
          <w:ilvl w:val="0"/>
          <w:numId w:val="27"/>
        </w:numPr>
      </w:pPr>
      <w:r>
        <w:t>Если клиент уже входит в группу и создается связь с другим клиентом, который также входит в свою группу, то при установке связи между такими клиентами две группы должны быть объединены в одну общую группу.</w:t>
      </w:r>
    </w:p>
    <w:p w14:paraId="39C9D662" w14:textId="06A07943" w:rsidR="00003792" w:rsidRDefault="007D3EDC" w:rsidP="00254041">
      <w:pPr>
        <w:ind w:firstLine="0"/>
      </w:pPr>
      <w:r>
        <w:t xml:space="preserve">Детальное </w:t>
      </w:r>
      <w:r w:rsidR="005311FD">
        <w:t>о</w:t>
      </w:r>
      <w:r w:rsidR="007A44B1">
        <w:t>писание параметров</w:t>
      </w:r>
      <w:r w:rsidR="0057371C">
        <w:t xml:space="preserve"> автоматически создаваемой</w:t>
      </w:r>
      <w:r w:rsidR="007A44B1">
        <w:t xml:space="preserve"> связи приведено в </w:t>
      </w:r>
      <w:r w:rsidR="006A2F5F" w:rsidRPr="006A2F5F">
        <w:rPr>
          <w:b/>
        </w:rPr>
        <w:fldChar w:fldCharType="begin"/>
      </w:r>
      <w:r w:rsidR="006A2F5F" w:rsidRPr="006A2F5F">
        <w:rPr>
          <w:b/>
        </w:rPr>
        <w:instrText xml:space="preserve"> REF _Ref15294665 \h </w:instrText>
      </w:r>
      <w:r w:rsidR="006A2F5F">
        <w:rPr>
          <w:b/>
        </w:rPr>
        <w:instrText xml:space="preserve"> \* MERGEFORMAT </w:instrText>
      </w:r>
      <w:r w:rsidR="006A2F5F" w:rsidRPr="006A2F5F">
        <w:rPr>
          <w:b/>
        </w:rPr>
      </w:r>
      <w:r w:rsidR="006A2F5F" w:rsidRPr="006A2F5F">
        <w:rPr>
          <w:b/>
        </w:rPr>
        <w:fldChar w:fldCharType="separate"/>
      </w:r>
      <w:r w:rsidR="00CA0105" w:rsidRPr="00D9679B">
        <w:rPr>
          <w:b/>
          <w:sz w:val="18"/>
          <w:szCs w:val="18"/>
        </w:rPr>
        <w:t xml:space="preserve">Таблица </w:t>
      </w:r>
      <w:r w:rsidR="00CA0105" w:rsidRPr="00D9679B">
        <w:rPr>
          <w:b/>
          <w:noProof/>
          <w:sz w:val="18"/>
          <w:szCs w:val="18"/>
        </w:rPr>
        <w:t>13</w:t>
      </w:r>
      <w:r w:rsidR="006A2F5F" w:rsidRPr="006A2F5F">
        <w:rPr>
          <w:b/>
        </w:rPr>
        <w:fldChar w:fldCharType="end"/>
      </w:r>
      <w:r w:rsidR="007A44B1">
        <w:t>.</w:t>
      </w:r>
    </w:p>
    <w:p w14:paraId="0F324978" w14:textId="7675BF5D" w:rsidR="00107552" w:rsidRPr="001B7F12" w:rsidRDefault="00107552" w:rsidP="00107552">
      <w:pPr>
        <w:pStyle w:val="ae"/>
        <w:rPr>
          <w:sz w:val="18"/>
          <w:szCs w:val="18"/>
        </w:rPr>
      </w:pPr>
      <w:bookmarkStart w:id="99" w:name="_Ref15294665"/>
      <w:r w:rsidRPr="001B7F12">
        <w:rPr>
          <w:sz w:val="18"/>
          <w:szCs w:val="18"/>
        </w:rPr>
        <w:lastRenderedPageBreak/>
        <w:t xml:space="preserve">Таблица </w:t>
      </w:r>
      <w:r w:rsidRPr="001B7F12">
        <w:rPr>
          <w:sz w:val="18"/>
          <w:szCs w:val="18"/>
        </w:rPr>
        <w:fldChar w:fldCharType="begin"/>
      </w:r>
      <w:r w:rsidRPr="001B7F12">
        <w:rPr>
          <w:sz w:val="18"/>
          <w:szCs w:val="18"/>
        </w:rPr>
        <w:instrText xml:space="preserve"> SEQ Таблица \* ARABIC </w:instrText>
      </w:r>
      <w:r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13</w:t>
      </w:r>
      <w:r w:rsidRPr="001B7F12">
        <w:rPr>
          <w:noProof/>
          <w:sz w:val="18"/>
          <w:szCs w:val="18"/>
        </w:rPr>
        <w:fldChar w:fldCharType="end"/>
      </w:r>
      <w:bookmarkEnd w:id="99"/>
      <w:r w:rsidRPr="001B7F12">
        <w:rPr>
          <w:sz w:val="18"/>
          <w:szCs w:val="18"/>
        </w:rPr>
        <w:t xml:space="preserve">. </w:t>
      </w:r>
      <w:r>
        <w:rPr>
          <w:sz w:val="18"/>
          <w:szCs w:val="18"/>
        </w:rPr>
        <w:t xml:space="preserve">Параметры </w:t>
      </w:r>
      <w:r w:rsidR="00756405">
        <w:rPr>
          <w:sz w:val="18"/>
          <w:szCs w:val="18"/>
        </w:rPr>
        <w:t xml:space="preserve">автоматически создаваемой </w:t>
      </w:r>
      <w:r>
        <w:rPr>
          <w:sz w:val="18"/>
          <w:szCs w:val="18"/>
        </w:rPr>
        <w:t>связи</w:t>
      </w:r>
      <w:r w:rsidR="00756405">
        <w:rPr>
          <w:sz w:val="18"/>
          <w:szCs w:val="18"/>
        </w:rPr>
        <w:t xml:space="preserve"> «Связанные пакеты услуг»</w:t>
      </w:r>
      <w:r>
        <w:rPr>
          <w:sz w:val="18"/>
          <w:szCs w:val="18"/>
        </w:rPr>
        <w:t xml:space="preserve"> </w:t>
      </w:r>
    </w:p>
    <w:tbl>
      <w:tblPr>
        <w:tblStyle w:val="af4"/>
        <w:tblW w:w="9571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802"/>
        <w:gridCol w:w="2409"/>
        <w:gridCol w:w="4360"/>
      </w:tblGrid>
      <w:tr w:rsidR="00107552" w:rsidRPr="000557D6" w14:paraId="34B5CFEA" w14:textId="77777777" w:rsidTr="000904EA">
        <w:trPr>
          <w:tblHeader/>
        </w:trPr>
        <w:tc>
          <w:tcPr>
            <w:tcW w:w="2802" w:type="dxa"/>
            <w:shd w:val="clear" w:color="auto" w:fill="D9D9D9" w:themeFill="background1" w:themeFillShade="D9"/>
          </w:tcPr>
          <w:p w14:paraId="1739283C" w14:textId="77777777" w:rsidR="00107552" w:rsidRPr="002E0FCE" w:rsidRDefault="00D52FF0" w:rsidP="00FE509C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Параметр</w:t>
            </w:r>
          </w:p>
        </w:tc>
        <w:tc>
          <w:tcPr>
            <w:tcW w:w="2409" w:type="dxa"/>
            <w:shd w:val="clear" w:color="auto" w:fill="D9D9D9" w:themeFill="background1" w:themeFillShade="D9"/>
          </w:tcPr>
          <w:p w14:paraId="06C93CA6" w14:textId="77777777" w:rsidR="00107552" w:rsidRPr="002E0FCE" w:rsidRDefault="00D52FF0" w:rsidP="00FE509C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Поле БД</w:t>
            </w:r>
          </w:p>
        </w:tc>
        <w:tc>
          <w:tcPr>
            <w:tcW w:w="4360" w:type="dxa"/>
            <w:shd w:val="clear" w:color="auto" w:fill="D9D9D9" w:themeFill="background1" w:themeFillShade="D9"/>
          </w:tcPr>
          <w:p w14:paraId="71285E47" w14:textId="77777777" w:rsidR="00107552" w:rsidRPr="002E0FCE" w:rsidRDefault="00107552" w:rsidP="00FE509C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D52FF0" w14:paraId="22E841DD" w14:textId="77777777" w:rsidTr="000904EA">
        <w:tc>
          <w:tcPr>
            <w:tcW w:w="2802" w:type="dxa"/>
            <w:shd w:val="clear" w:color="auto" w:fill="auto"/>
          </w:tcPr>
          <w:p w14:paraId="3761C42A" w14:textId="77777777" w:rsidR="00D52FF0" w:rsidRPr="00C4786E" w:rsidRDefault="002E10BC" w:rsidP="00FE509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Вид </w:t>
            </w:r>
            <w:r w:rsidR="009B0D56">
              <w:rPr>
                <w:sz w:val="18"/>
                <w:szCs w:val="18"/>
              </w:rPr>
              <w:t xml:space="preserve">прямой </w:t>
            </w:r>
            <w:r>
              <w:rPr>
                <w:sz w:val="18"/>
                <w:szCs w:val="18"/>
              </w:rPr>
              <w:t>связи</w:t>
            </w:r>
          </w:p>
        </w:tc>
        <w:tc>
          <w:tcPr>
            <w:tcW w:w="2409" w:type="dxa"/>
          </w:tcPr>
          <w:p w14:paraId="3CAF4D8F" w14:textId="77777777" w:rsidR="00D52FF0" w:rsidRPr="00030EC3" w:rsidRDefault="00D52FF0" w:rsidP="00981602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4360" w:type="dxa"/>
            <w:shd w:val="clear" w:color="auto" w:fill="auto"/>
          </w:tcPr>
          <w:p w14:paraId="10944358" w14:textId="5C577AEA" w:rsidR="005662D2" w:rsidRPr="005003E0" w:rsidRDefault="00B53332" w:rsidP="00B5333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Значение вида связи, на основании которого устанавливается данная связь</w:t>
            </w:r>
            <w:r w:rsidR="00356398">
              <w:rPr>
                <w:sz w:val="18"/>
                <w:szCs w:val="18"/>
              </w:rPr>
              <w:t>.</w:t>
            </w:r>
          </w:p>
        </w:tc>
      </w:tr>
      <w:tr w:rsidR="00D52FF0" w14:paraId="644DA848" w14:textId="77777777" w:rsidTr="000904EA">
        <w:tc>
          <w:tcPr>
            <w:tcW w:w="2802" w:type="dxa"/>
            <w:shd w:val="clear" w:color="auto" w:fill="auto"/>
          </w:tcPr>
          <w:p w14:paraId="43338C48" w14:textId="77777777" w:rsidR="00D52FF0" w:rsidRPr="00C4786E" w:rsidRDefault="009B0D56" w:rsidP="00FE509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Вид обратной связи</w:t>
            </w:r>
          </w:p>
        </w:tc>
        <w:tc>
          <w:tcPr>
            <w:tcW w:w="2409" w:type="dxa"/>
          </w:tcPr>
          <w:p w14:paraId="2B998D8F" w14:textId="77777777" w:rsidR="00D52FF0" w:rsidRPr="00030EC3" w:rsidRDefault="00D52FF0" w:rsidP="00981602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4360" w:type="dxa"/>
            <w:shd w:val="clear" w:color="auto" w:fill="auto"/>
          </w:tcPr>
          <w:p w14:paraId="3CD873E7" w14:textId="77777777" w:rsidR="00D52FF0" w:rsidRDefault="004F5F46" w:rsidP="00FE509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Значение вида связи обратного виду прямой связи. </w:t>
            </w:r>
          </w:p>
          <w:p w14:paraId="56E32D4C" w14:textId="0835DF6D" w:rsidR="004F5F46" w:rsidRPr="005003E0" w:rsidRDefault="004F5F46" w:rsidP="00FE509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Значение вида обратной связи выбирается на основе таблицы </w:t>
            </w:r>
            <w:r w:rsidR="005F6D6F" w:rsidRPr="005F6D6F">
              <w:rPr>
                <w:b/>
                <w:sz w:val="18"/>
                <w:szCs w:val="18"/>
              </w:rPr>
              <w:fldChar w:fldCharType="begin"/>
            </w:r>
            <w:r w:rsidR="005F6D6F" w:rsidRPr="005F6D6F">
              <w:rPr>
                <w:b/>
                <w:sz w:val="18"/>
                <w:szCs w:val="18"/>
              </w:rPr>
              <w:instrText xml:space="preserve"> REF _Ref15295232 \h </w:instrText>
            </w:r>
            <w:r w:rsidR="005F6D6F">
              <w:rPr>
                <w:b/>
                <w:sz w:val="18"/>
                <w:szCs w:val="18"/>
              </w:rPr>
              <w:instrText xml:space="preserve"> \* MERGEFORMAT </w:instrText>
            </w:r>
            <w:r w:rsidR="005F6D6F" w:rsidRPr="005F6D6F">
              <w:rPr>
                <w:b/>
                <w:sz w:val="18"/>
                <w:szCs w:val="18"/>
              </w:rPr>
            </w:r>
            <w:r w:rsidR="005F6D6F" w:rsidRPr="005F6D6F">
              <w:rPr>
                <w:b/>
                <w:sz w:val="18"/>
                <w:szCs w:val="18"/>
              </w:rPr>
              <w:fldChar w:fldCharType="separate"/>
            </w:r>
            <w:r w:rsidR="00CA0105" w:rsidRPr="00D9679B">
              <w:rPr>
                <w:b/>
                <w:sz w:val="18"/>
                <w:szCs w:val="18"/>
              </w:rPr>
              <w:t xml:space="preserve">Таблица </w:t>
            </w:r>
            <w:r w:rsidR="00CA0105" w:rsidRPr="00D9679B">
              <w:rPr>
                <w:b/>
                <w:noProof/>
                <w:sz w:val="18"/>
                <w:szCs w:val="18"/>
              </w:rPr>
              <w:t>44</w:t>
            </w:r>
            <w:r w:rsidR="005F6D6F" w:rsidRPr="005F6D6F">
              <w:rPr>
                <w:b/>
                <w:sz w:val="18"/>
                <w:szCs w:val="18"/>
              </w:rPr>
              <w:fldChar w:fldCharType="end"/>
            </w:r>
            <w:r w:rsidR="005F6D6F" w:rsidRPr="004468E5">
              <w:rPr>
                <w:sz w:val="18"/>
                <w:szCs w:val="18"/>
              </w:rPr>
              <w:t>.</w:t>
            </w:r>
          </w:p>
        </w:tc>
      </w:tr>
      <w:tr w:rsidR="00D52FF0" w14:paraId="3FCA96FC" w14:textId="77777777" w:rsidTr="000904EA">
        <w:tc>
          <w:tcPr>
            <w:tcW w:w="2802" w:type="dxa"/>
            <w:shd w:val="clear" w:color="auto" w:fill="auto"/>
          </w:tcPr>
          <w:p w14:paraId="7FDE4D53" w14:textId="77777777" w:rsidR="00D52FF0" w:rsidRPr="008211FC" w:rsidRDefault="008211FC" w:rsidP="00EB2D9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  <w:r w:rsidRPr="00D112D7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клиента </w:t>
            </w:r>
            <w:r w:rsidR="00EB2D92">
              <w:rPr>
                <w:sz w:val="18"/>
                <w:szCs w:val="18"/>
              </w:rPr>
              <w:t xml:space="preserve">для </w:t>
            </w:r>
            <w:r>
              <w:rPr>
                <w:sz w:val="18"/>
                <w:szCs w:val="18"/>
              </w:rPr>
              <w:t>прямой связи</w:t>
            </w:r>
          </w:p>
        </w:tc>
        <w:tc>
          <w:tcPr>
            <w:tcW w:w="2409" w:type="dxa"/>
          </w:tcPr>
          <w:p w14:paraId="0E4965FC" w14:textId="77777777" w:rsidR="00D52FF0" w:rsidRPr="00030EC3" w:rsidRDefault="00D52FF0" w:rsidP="004B5915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4360" w:type="dxa"/>
            <w:shd w:val="clear" w:color="auto" w:fill="auto"/>
          </w:tcPr>
          <w:p w14:paraId="30DA3FB4" w14:textId="77777777" w:rsidR="00D52FF0" w:rsidRPr="005003E0" w:rsidRDefault="008211FC" w:rsidP="00FE509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Внутренний идентификатор </w:t>
            </w:r>
            <w:r w:rsidR="00D94350">
              <w:rPr>
                <w:sz w:val="18"/>
                <w:szCs w:val="18"/>
              </w:rPr>
              <w:t xml:space="preserve">текущего </w:t>
            </w:r>
            <w:r>
              <w:rPr>
                <w:sz w:val="18"/>
                <w:szCs w:val="18"/>
              </w:rPr>
              <w:t>клиента</w:t>
            </w:r>
            <w:r w:rsidR="00D94350">
              <w:rPr>
                <w:sz w:val="18"/>
                <w:szCs w:val="18"/>
              </w:rPr>
              <w:t>, для которого создается связь.</w:t>
            </w:r>
          </w:p>
        </w:tc>
      </w:tr>
      <w:tr w:rsidR="00D52FF0" w14:paraId="650600FE" w14:textId="77777777" w:rsidTr="000904EA">
        <w:tc>
          <w:tcPr>
            <w:tcW w:w="2802" w:type="dxa"/>
            <w:shd w:val="clear" w:color="auto" w:fill="auto"/>
          </w:tcPr>
          <w:p w14:paraId="5A0F1D08" w14:textId="77777777" w:rsidR="00D52FF0" w:rsidRPr="00C4786E" w:rsidRDefault="008211FC" w:rsidP="008211F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  <w:r w:rsidRPr="00D112D7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клиента </w:t>
            </w:r>
            <w:r w:rsidR="00EB2D92">
              <w:rPr>
                <w:sz w:val="18"/>
                <w:szCs w:val="18"/>
              </w:rPr>
              <w:t xml:space="preserve">для </w:t>
            </w:r>
            <w:r>
              <w:rPr>
                <w:sz w:val="18"/>
                <w:szCs w:val="18"/>
              </w:rPr>
              <w:t>обратной связи</w:t>
            </w:r>
          </w:p>
        </w:tc>
        <w:tc>
          <w:tcPr>
            <w:tcW w:w="2409" w:type="dxa"/>
          </w:tcPr>
          <w:p w14:paraId="10D9B3CB" w14:textId="77777777" w:rsidR="00D52FF0" w:rsidRPr="00030EC3" w:rsidRDefault="00D52FF0" w:rsidP="004B5915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4360" w:type="dxa"/>
            <w:shd w:val="clear" w:color="auto" w:fill="auto"/>
          </w:tcPr>
          <w:p w14:paraId="0AD33E34" w14:textId="77777777" w:rsidR="00D52FF0" w:rsidRPr="005003E0" w:rsidRDefault="00D94350" w:rsidP="0013174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Внутренний идентификатор связанного клиента, с которым создается связь текущего клиента.</w:t>
            </w:r>
          </w:p>
        </w:tc>
      </w:tr>
      <w:tr w:rsidR="000904EA" w14:paraId="6C8B8CEE" w14:textId="77777777" w:rsidTr="000904EA">
        <w:tc>
          <w:tcPr>
            <w:tcW w:w="2802" w:type="dxa"/>
            <w:shd w:val="clear" w:color="auto" w:fill="auto"/>
          </w:tcPr>
          <w:p w14:paraId="2823C0A9" w14:textId="59D7B68B" w:rsidR="000904EA" w:rsidRDefault="000904EA" w:rsidP="000904EA">
            <w:pPr>
              <w:ind w:firstLine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Основной</w:t>
            </w:r>
          </w:p>
        </w:tc>
        <w:tc>
          <w:tcPr>
            <w:tcW w:w="2409" w:type="dxa"/>
          </w:tcPr>
          <w:p w14:paraId="7EA2D1F5" w14:textId="77777777" w:rsidR="000904EA" w:rsidRPr="00030EC3" w:rsidRDefault="000904EA" w:rsidP="000904EA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4360" w:type="dxa"/>
            <w:shd w:val="clear" w:color="auto" w:fill="auto"/>
          </w:tcPr>
          <w:p w14:paraId="3569AF91" w14:textId="77777777" w:rsidR="000904EA" w:rsidRDefault="000904EA" w:rsidP="000904E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 на основного участника группы клиента.</w:t>
            </w:r>
          </w:p>
          <w:p w14:paraId="30A2D322" w14:textId="63660B67" w:rsidR="000904EA" w:rsidRDefault="000904EA" w:rsidP="000904E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создается новая группа клиента, то в качестве «Основного» выбирается клиент, который является владельцем основного пакета услуг. Если за один раз создается несколько связей одновременно, то выбирается владелец</w:t>
            </w:r>
            <w:r w:rsidR="00B47B92">
              <w:rPr>
                <w:sz w:val="18"/>
                <w:szCs w:val="18"/>
              </w:rPr>
              <w:t xml:space="preserve"> пакета услуг</w:t>
            </w:r>
            <w:r>
              <w:rPr>
                <w:sz w:val="18"/>
                <w:szCs w:val="18"/>
              </w:rPr>
              <w:t xml:space="preserve"> из первой добавленной связи.</w:t>
            </w:r>
          </w:p>
          <w:p w14:paraId="475D978B" w14:textId="39578330" w:rsidR="000904EA" w:rsidRDefault="000904EA" w:rsidP="00AC1F1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Если в группе уже указан «Основной» клиент, то при добавлении новых связей на основании пакетов услуг основной участник не </w:t>
            </w:r>
            <w:r w:rsidR="00AC1F19">
              <w:rPr>
                <w:sz w:val="18"/>
                <w:szCs w:val="18"/>
              </w:rPr>
              <w:t xml:space="preserve">должен </w:t>
            </w:r>
            <w:r>
              <w:rPr>
                <w:sz w:val="18"/>
                <w:szCs w:val="18"/>
              </w:rPr>
              <w:t>изменят</w:t>
            </w:r>
            <w:r w:rsidR="00AC1F19">
              <w:rPr>
                <w:sz w:val="18"/>
                <w:szCs w:val="18"/>
              </w:rPr>
              <w:t>ь</w:t>
            </w:r>
            <w:r>
              <w:rPr>
                <w:sz w:val="18"/>
                <w:szCs w:val="18"/>
              </w:rPr>
              <w:t>ся.</w:t>
            </w:r>
          </w:p>
        </w:tc>
      </w:tr>
      <w:tr w:rsidR="00C2756F" w14:paraId="28C93AE1" w14:textId="77777777" w:rsidTr="000904EA">
        <w:tc>
          <w:tcPr>
            <w:tcW w:w="2802" w:type="dxa"/>
            <w:shd w:val="clear" w:color="auto" w:fill="auto"/>
          </w:tcPr>
          <w:p w14:paraId="55B5F531" w14:textId="5DC64889" w:rsidR="00C2756F" w:rsidRPr="00EE78E9" w:rsidRDefault="00C2756F" w:rsidP="00C2756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  <w:r>
              <w:rPr>
                <w:sz w:val="18"/>
                <w:szCs w:val="18"/>
              </w:rPr>
              <w:t xml:space="preserve"> пакета услуг из прямой связи</w:t>
            </w:r>
          </w:p>
        </w:tc>
        <w:tc>
          <w:tcPr>
            <w:tcW w:w="2409" w:type="dxa"/>
          </w:tcPr>
          <w:p w14:paraId="408C3CC1" w14:textId="77777777" w:rsidR="00C2756F" w:rsidRPr="00030EC3" w:rsidRDefault="00C2756F" w:rsidP="00C2756F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4360" w:type="dxa"/>
            <w:shd w:val="clear" w:color="auto" w:fill="auto"/>
          </w:tcPr>
          <w:p w14:paraId="5F039DCA" w14:textId="401AFECE" w:rsidR="00C2756F" w:rsidRPr="005003E0" w:rsidRDefault="00C2756F" w:rsidP="00C2756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Внутренний идентификатор пакета услуг, на основании которого создается связь между клиентами.</w:t>
            </w:r>
          </w:p>
        </w:tc>
      </w:tr>
      <w:tr w:rsidR="00C2756F" w14:paraId="583E0157" w14:textId="77777777" w:rsidTr="000904EA">
        <w:tc>
          <w:tcPr>
            <w:tcW w:w="2802" w:type="dxa"/>
            <w:shd w:val="clear" w:color="auto" w:fill="auto"/>
          </w:tcPr>
          <w:p w14:paraId="3B26121F" w14:textId="3637A59F" w:rsidR="00C2756F" w:rsidRPr="00EE78E9" w:rsidRDefault="00C2756F" w:rsidP="00C2756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  <w:r>
              <w:rPr>
                <w:sz w:val="18"/>
                <w:szCs w:val="18"/>
              </w:rPr>
              <w:t xml:space="preserve"> пакета услуг из обратной связи</w:t>
            </w:r>
          </w:p>
        </w:tc>
        <w:tc>
          <w:tcPr>
            <w:tcW w:w="2409" w:type="dxa"/>
          </w:tcPr>
          <w:p w14:paraId="3E9214B7" w14:textId="77777777" w:rsidR="00C2756F" w:rsidRPr="00030EC3" w:rsidRDefault="00C2756F" w:rsidP="00C2756F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4360" w:type="dxa"/>
            <w:shd w:val="clear" w:color="auto" w:fill="auto"/>
          </w:tcPr>
          <w:p w14:paraId="05318813" w14:textId="5E4AA527" w:rsidR="00C2756F" w:rsidRPr="005003E0" w:rsidRDefault="00C2756F" w:rsidP="00C2756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Внутренний идентификатор связанного пакета услуг, на основании которого создается связь между клиентами.</w:t>
            </w:r>
          </w:p>
        </w:tc>
      </w:tr>
    </w:tbl>
    <w:p w14:paraId="4AE4A42D" w14:textId="77777777" w:rsidR="003C76FB" w:rsidRPr="00E64AF6" w:rsidRDefault="003C76FB" w:rsidP="00E64AF6"/>
    <w:p w14:paraId="1B134E51" w14:textId="2324DC29" w:rsidR="00807A54" w:rsidRDefault="00807A54" w:rsidP="009A5053">
      <w:pPr>
        <w:pStyle w:val="3"/>
      </w:pPr>
      <w:bookmarkStart w:id="100" w:name="_Ref19278783"/>
      <w:bookmarkStart w:id="101" w:name="_Toc25317509"/>
      <w:bookmarkStart w:id="102" w:name="_Ref15638228"/>
      <w:r>
        <w:t>Создание нового клиента для новой связи</w:t>
      </w:r>
      <w:bookmarkEnd w:id="100"/>
      <w:bookmarkEnd w:id="101"/>
    </w:p>
    <w:p w14:paraId="0C19899D" w14:textId="0C46FA56" w:rsidR="00873283" w:rsidRDefault="00873283" w:rsidP="00873283">
      <w:pPr>
        <w:ind w:firstLine="0"/>
      </w:pPr>
      <w:r>
        <w:t xml:space="preserve">Эскиз диалогового окна создания нового клиента при создании связи представлен на </w:t>
      </w:r>
      <w:r w:rsidR="00F870A5" w:rsidRPr="00F870A5">
        <w:rPr>
          <w:b/>
        </w:rPr>
        <w:fldChar w:fldCharType="begin"/>
      </w:r>
      <w:r w:rsidR="00F870A5" w:rsidRPr="00F870A5">
        <w:rPr>
          <w:b/>
        </w:rPr>
        <w:instrText xml:space="preserve"> REF _Ref19282519 \h </w:instrText>
      </w:r>
      <w:r w:rsidR="00F870A5">
        <w:rPr>
          <w:b/>
        </w:rPr>
        <w:instrText xml:space="preserve"> \* MERGEFORMAT </w:instrText>
      </w:r>
      <w:r w:rsidR="00F870A5" w:rsidRPr="00F870A5">
        <w:rPr>
          <w:b/>
        </w:rPr>
      </w:r>
      <w:r w:rsidR="00F870A5" w:rsidRPr="00F870A5">
        <w:rPr>
          <w:b/>
        </w:rPr>
        <w:fldChar w:fldCharType="separate"/>
      </w:r>
      <w:r w:rsidR="00CA0105" w:rsidRPr="00D9679B">
        <w:rPr>
          <w:b/>
          <w:sz w:val="18"/>
          <w:szCs w:val="18"/>
        </w:rPr>
        <w:t xml:space="preserve">Рисунок </w:t>
      </w:r>
      <w:r w:rsidR="00CA0105" w:rsidRPr="00D9679B">
        <w:rPr>
          <w:b/>
          <w:noProof/>
          <w:sz w:val="18"/>
          <w:szCs w:val="18"/>
        </w:rPr>
        <w:t>12</w:t>
      </w:r>
      <w:r w:rsidR="00F870A5" w:rsidRPr="00F870A5">
        <w:rPr>
          <w:b/>
        </w:rPr>
        <w:fldChar w:fldCharType="end"/>
      </w:r>
      <w:r>
        <w:t>.</w:t>
      </w:r>
    </w:p>
    <w:p w14:paraId="64B80F8E" w14:textId="47E86B36" w:rsidR="00873283" w:rsidRPr="00873283" w:rsidRDefault="00EE7708" w:rsidP="00EE7708">
      <w:pPr>
        <w:ind w:firstLine="0"/>
        <w:jc w:val="center"/>
      </w:pPr>
      <w:r w:rsidRPr="002029C7">
        <w:rPr>
          <w:b/>
          <w:noProof/>
        </w:rPr>
        <w:drawing>
          <wp:inline distT="0" distB="0" distL="0" distR="0" wp14:anchorId="1D77E010" wp14:editId="1ADB7937">
            <wp:extent cx="3002280" cy="2040255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87863" w14:textId="63B6A98D" w:rsidR="00873283" w:rsidRDefault="00873283" w:rsidP="00873283">
      <w:pPr>
        <w:pStyle w:val="ae"/>
        <w:jc w:val="center"/>
        <w:rPr>
          <w:sz w:val="18"/>
          <w:szCs w:val="18"/>
        </w:rPr>
      </w:pPr>
      <w:bookmarkStart w:id="103" w:name="_Ref19282519"/>
      <w:r w:rsidRPr="00BF349B">
        <w:rPr>
          <w:sz w:val="18"/>
          <w:szCs w:val="18"/>
        </w:rPr>
        <w:lastRenderedPageBreak/>
        <w:t xml:space="preserve">Рисунок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Рисунок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12</w:t>
      </w:r>
      <w:r w:rsidRPr="00BF349B">
        <w:rPr>
          <w:noProof/>
          <w:sz w:val="18"/>
          <w:szCs w:val="18"/>
        </w:rPr>
        <w:fldChar w:fldCharType="end"/>
      </w:r>
      <w:bookmarkEnd w:id="103"/>
      <w:r w:rsidRPr="00BF349B">
        <w:rPr>
          <w:sz w:val="18"/>
          <w:szCs w:val="18"/>
        </w:rPr>
        <w:t xml:space="preserve">. Эскиз </w:t>
      </w:r>
      <w:r w:rsidR="00EE7708">
        <w:rPr>
          <w:sz w:val="18"/>
          <w:szCs w:val="18"/>
        </w:rPr>
        <w:t>диалогового окна</w:t>
      </w:r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>Добавить</w:t>
      </w:r>
      <w:r w:rsidR="00EE7708">
        <w:rPr>
          <w:sz w:val="18"/>
          <w:szCs w:val="18"/>
        </w:rPr>
        <w:t xml:space="preserve"> клиента</w:t>
      </w:r>
      <w:r w:rsidRPr="00BF349B">
        <w:rPr>
          <w:sz w:val="18"/>
          <w:szCs w:val="18"/>
        </w:rPr>
        <w:t>»</w:t>
      </w:r>
    </w:p>
    <w:p w14:paraId="3BAF3573" w14:textId="65EC8E3D" w:rsidR="00873283" w:rsidRPr="00BF349B" w:rsidRDefault="00873283" w:rsidP="00873283">
      <w:pPr>
        <w:pStyle w:val="ae"/>
        <w:rPr>
          <w:sz w:val="18"/>
          <w:szCs w:val="18"/>
        </w:rPr>
      </w:pPr>
      <w:r w:rsidRPr="00BF349B">
        <w:rPr>
          <w:sz w:val="18"/>
          <w:szCs w:val="18"/>
        </w:rPr>
        <w:t xml:space="preserve">Таблица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Таблица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14</w:t>
      </w:r>
      <w:r w:rsidRPr="00BF349B">
        <w:rPr>
          <w:noProof/>
          <w:sz w:val="18"/>
          <w:szCs w:val="18"/>
        </w:rPr>
        <w:fldChar w:fldCharType="end"/>
      </w:r>
      <w:r w:rsidRPr="00BF349B">
        <w:rPr>
          <w:sz w:val="18"/>
          <w:szCs w:val="18"/>
        </w:rPr>
        <w:t xml:space="preserve">. Описание полей </w:t>
      </w:r>
      <w:r w:rsidR="00EE7708">
        <w:rPr>
          <w:sz w:val="18"/>
          <w:szCs w:val="18"/>
        </w:rPr>
        <w:t>диалогового окна</w:t>
      </w:r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>Добавить</w:t>
      </w:r>
      <w:r w:rsidR="00EE7708">
        <w:rPr>
          <w:sz w:val="18"/>
          <w:szCs w:val="18"/>
        </w:rPr>
        <w:t xml:space="preserve"> клиента</w:t>
      </w:r>
      <w:r w:rsidRPr="00BF349B">
        <w:rPr>
          <w:sz w:val="18"/>
          <w:szCs w:val="18"/>
        </w:rPr>
        <w:t>»</w:t>
      </w:r>
    </w:p>
    <w:tbl>
      <w:tblPr>
        <w:tblStyle w:val="af4"/>
        <w:tblW w:w="9464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1809"/>
        <w:gridCol w:w="1276"/>
        <w:gridCol w:w="1559"/>
        <w:gridCol w:w="4820"/>
      </w:tblGrid>
      <w:tr w:rsidR="00873283" w:rsidRPr="000557D6" w14:paraId="02140F59" w14:textId="77777777" w:rsidTr="00CA140B">
        <w:trPr>
          <w:tblHeader/>
        </w:trPr>
        <w:tc>
          <w:tcPr>
            <w:tcW w:w="180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BA246B2" w14:textId="77777777" w:rsidR="00873283" w:rsidRPr="002E0FCE" w:rsidRDefault="00873283" w:rsidP="0043398F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  <w:r>
              <w:rPr>
                <w:b/>
                <w:sz w:val="18"/>
                <w:szCs w:val="18"/>
              </w:rPr>
              <w:t>/Кнопка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B7EE897" w14:textId="77777777" w:rsidR="00873283" w:rsidRPr="002E0FCE" w:rsidRDefault="00873283" w:rsidP="0043398F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EADBF19" w14:textId="77777777" w:rsidR="00873283" w:rsidRDefault="00873283" w:rsidP="0043398F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2A88FE8C" w14:textId="77777777" w:rsidR="00873283" w:rsidRPr="002E0FCE" w:rsidRDefault="00873283" w:rsidP="0043398F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82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499F9E1" w14:textId="77777777" w:rsidR="00873283" w:rsidRPr="002E0FCE" w:rsidRDefault="00873283" w:rsidP="0043398F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283362" w:rsidRPr="000557D6" w14:paraId="510E78B4" w14:textId="77777777" w:rsidTr="00CA140B">
        <w:trPr>
          <w:tblHeader/>
        </w:trPr>
        <w:tc>
          <w:tcPr>
            <w:tcW w:w="1809" w:type="dxa"/>
            <w:shd w:val="clear" w:color="auto" w:fill="auto"/>
          </w:tcPr>
          <w:p w14:paraId="5BF5DD42" w14:textId="1ED23D76" w:rsidR="00283362" w:rsidRPr="00AC391E" w:rsidRDefault="00AC391E" w:rsidP="00AC391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ФИО</w:t>
            </w:r>
          </w:p>
        </w:tc>
        <w:tc>
          <w:tcPr>
            <w:tcW w:w="1276" w:type="dxa"/>
            <w:shd w:val="clear" w:color="auto" w:fill="auto"/>
          </w:tcPr>
          <w:p w14:paraId="02361D00" w14:textId="36C64FB2" w:rsidR="00283362" w:rsidRPr="00AC391E" w:rsidRDefault="00AC391E" w:rsidP="00AC391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 имени</w:t>
            </w:r>
          </w:p>
        </w:tc>
        <w:tc>
          <w:tcPr>
            <w:tcW w:w="1559" w:type="dxa"/>
            <w:shd w:val="clear" w:color="auto" w:fill="auto"/>
          </w:tcPr>
          <w:p w14:paraId="71032B51" w14:textId="109B3718" w:rsidR="00283362" w:rsidRPr="00AC391E" w:rsidRDefault="00283362" w:rsidP="00AC391E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21A1A39D" w14:textId="1C1DF9CD" w:rsidR="00283362" w:rsidRPr="00AC391E" w:rsidRDefault="006F59CF" w:rsidP="004035F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Стандартный диалог ввода ФИО</w:t>
            </w:r>
            <w:r w:rsidR="004035FA">
              <w:rPr>
                <w:sz w:val="18"/>
                <w:szCs w:val="18"/>
              </w:rPr>
              <w:t xml:space="preserve"> клиента</w:t>
            </w:r>
            <w:r w:rsidR="003E7508">
              <w:rPr>
                <w:sz w:val="18"/>
                <w:szCs w:val="18"/>
              </w:rPr>
              <w:t>.</w:t>
            </w:r>
          </w:p>
        </w:tc>
      </w:tr>
      <w:tr w:rsidR="00283362" w:rsidRPr="000557D6" w14:paraId="4272F592" w14:textId="77777777" w:rsidTr="00CA140B">
        <w:trPr>
          <w:tblHeader/>
        </w:trPr>
        <w:tc>
          <w:tcPr>
            <w:tcW w:w="1809" w:type="dxa"/>
            <w:shd w:val="clear" w:color="auto" w:fill="auto"/>
          </w:tcPr>
          <w:p w14:paraId="1923F63B" w14:textId="1AC79C9A" w:rsidR="00283362" w:rsidRPr="00AC391E" w:rsidRDefault="00AC391E" w:rsidP="00AC391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 рождения</w:t>
            </w:r>
          </w:p>
        </w:tc>
        <w:tc>
          <w:tcPr>
            <w:tcW w:w="1276" w:type="dxa"/>
            <w:shd w:val="clear" w:color="auto" w:fill="auto"/>
          </w:tcPr>
          <w:p w14:paraId="13AA028A" w14:textId="50E7E34F" w:rsidR="00283362" w:rsidRPr="00AC391E" w:rsidRDefault="00AC391E" w:rsidP="00AC391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</w:t>
            </w:r>
          </w:p>
        </w:tc>
        <w:tc>
          <w:tcPr>
            <w:tcW w:w="1559" w:type="dxa"/>
            <w:shd w:val="clear" w:color="auto" w:fill="auto"/>
          </w:tcPr>
          <w:p w14:paraId="7C301815" w14:textId="38277B44" w:rsidR="00283362" w:rsidRPr="00AC391E" w:rsidRDefault="00AC391E" w:rsidP="00AC391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ДД.ММ.ГГГГ</w:t>
            </w:r>
          </w:p>
        </w:tc>
        <w:tc>
          <w:tcPr>
            <w:tcW w:w="4820" w:type="dxa"/>
            <w:shd w:val="clear" w:color="auto" w:fill="auto"/>
          </w:tcPr>
          <w:p w14:paraId="5C18E76C" w14:textId="5D4D0D4F" w:rsidR="00283362" w:rsidRPr="00AC391E" w:rsidRDefault="00142A48" w:rsidP="00142A48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 д</w:t>
            </w:r>
            <w:r w:rsidR="00F870A5">
              <w:rPr>
                <w:sz w:val="18"/>
                <w:szCs w:val="18"/>
              </w:rPr>
              <w:t>ат</w:t>
            </w:r>
            <w:r>
              <w:rPr>
                <w:sz w:val="18"/>
                <w:szCs w:val="18"/>
              </w:rPr>
              <w:t>ы</w:t>
            </w:r>
            <w:r w:rsidR="00F870A5">
              <w:rPr>
                <w:sz w:val="18"/>
                <w:szCs w:val="18"/>
              </w:rPr>
              <w:t xml:space="preserve"> рождения клиента</w:t>
            </w:r>
            <w:r w:rsidR="003E7508">
              <w:rPr>
                <w:sz w:val="18"/>
                <w:szCs w:val="18"/>
              </w:rPr>
              <w:t>.</w:t>
            </w:r>
          </w:p>
        </w:tc>
      </w:tr>
      <w:tr w:rsidR="00283362" w:rsidRPr="000557D6" w14:paraId="0A08F90A" w14:textId="77777777" w:rsidTr="00CA140B">
        <w:trPr>
          <w:tblHeader/>
        </w:trPr>
        <w:tc>
          <w:tcPr>
            <w:tcW w:w="1809" w:type="dxa"/>
            <w:shd w:val="clear" w:color="auto" w:fill="auto"/>
          </w:tcPr>
          <w:p w14:paraId="0DD517FE" w14:textId="1777AC2B" w:rsidR="00283362" w:rsidRPr="00AC391E" w:rsidRDefault="00AC391E" w:rsidP="00AC391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ФИО КМ</w:t>
            </w:r>
          </w:p>
        </w:tc>
        <w:tc>
          <w:tcPr>
            <w:tcW w:w="1276" w:type="dxa"/>
            <w:shd w:val="clear" w:color="auto" w:fill="auto"/>
          </w:tcPr>
          <w:p w14:paraId="43062BF0" w14:textId="3C9CE210" w:rsidR="00283362" w:rsidRPr="00AC391E" w:rsidRDefault="00AC391E" w:rsidP="00AC391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Справочник</w:t>
            </w:r>
          </w:p>
        </w:tc>
        <w:tc>
          <w:tcPr>
            <w:tcW w:w="1559" w:type="dxa"/>
            <w:shd w:val="clear" w:color="auto" w:fill="auto"/>
          </w:tcPr>
          <w:p w14:paraId="5ED066A9" w14:textId="0C5F245F" w:rsidR="00283362" w:rsidRPr="00AC391E" w:rsidRDefault="00976526" w:rsidP="00AC391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Иванов И.И.</w:t>
            </w:r>
          </w:p>
        </w:tc>
        <w:tc>
          <w:tcPr>
            <w:tcW w:w="4820" w:type="dxa"/>
            <w:shd w:val="clear" w:color="auto" w:fill="auto"/>
          </w:tcPr>
          <w:p w14:paraId="13F7F10C" w14:textId="77777777" w:rsidR="00283362" w:rsidRDefault="0043398F" w:rsidP="0043398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Стандартный справочник </w:t>
            </w:r>
            <w:r w:rsidR="00752EFE">
              <w:rPr>
                <w:sz w:val="18"/>
                <w:szCs w:val="18"/>
              </w:rPr>
              <w:t>менеджеров</w:t>
            </w:r>
            <w:r w:rsidR="003E7508">
              <w:rPr>
                <w:sz w:val="18"/>
                <w:szCs w:val="18"/>
              </w:rPr>
              <w:t>.</w:t>
            </w:r>
          </w:p>
          <w:p w14:paraId="7BFF3E61" w14:textId="26AB1A51" w:rsidR="00392518" w:rsidRPr="00AC391E" w:rsidRDefault="00392518" w:rsidP="00392518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 умолчанию поле заполняется ФИО текущего пользователя.</w:t>
            </w:r>
          </w:p>
        </w:tc>
      </w:tr>
      <w:tr w:rsidR="00AC391E" w:rsidRPr="000557D6" w14:paraId="54B5B7EB" w14:textId="77777777" w:rsidTr="00CA140B">
        <w:trPr>
          <w:tblHeader/>
        </w:trPr>
        <w:tc>
          <w:tcPr>
            <w:tcW w:w="1809" w:type="dxa"/>
            <w:shd w:val="clear" w:color="auto" w:fill="auto"/>
          </w:tcPr>
          <w:p w14:paraId="03691E5F" w14:textId="5EBA9DB3" w:rsidR="00AC391E" w:rsidRPr="00AC391E" w:rsidRDefault="00AC391E" w:rsidP="00AC391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Канал привлечения</w:t>
            </w:r>
          </w:p>
        </w:tc>
        <w:tc>
          <w:tcPr>
            <w:tcW w:w="1276" w:type="dxa"/>
            <w:shd w:val="clear" w:color="auto" w:fill="auto"/>
          </w:tcPr>
          <w:p w14:paraId="72BEDE4D" w14:textId="3B5C439D" w:rsidR="00AC391E" w:rsidRPr="00AC391E" w:rsidRDefault="00AC391E" w:rsidP="00AC391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Справочник</w:t>
            </w:r>
          </w:p>
        </w:tc>
        <w:tc>
          <w:tcPr>
            <w:tcW w:w="1559" w:type="dxa"/>
            <w:shd w:val="clear" w:color="auto" w:fill="auto"/>
          </w:tcPr>
          <w:p w14:paraId="1F632E3B" w14:textId="1CF0BA0A" w:rsidR="00AC391E" w:rsidRPr="00AC391E" w:rsidRDefault="00AC391E" w:rsidP="00AC391E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3AF14375" w14:textId="0B62C1C4" w:rsidR="00AC391E" w:rsidRPr="00AC391E" w:rsidRDefault="0043398F" w:rsidP="003E7508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Справочник «Канал привлечения».</w:t>
            </w:r>
          </w:p>
        </w:tc>
      </w:tr>
    </w:tbl>
    <w:p w14:paraId="5539A857" w14:textId="77777777" w:rsidR="00807A54" w:rsidRDefault="00807A54" w:rsidP="00807A54">
      <w:pPr>
        <w:ind w:firstLine="0"/>
      </w:pPr>
    </w:p>
    <w:p w14:paraId="77B9A070" w14:textId="3315389E" w:rsidR="00825645" w:rsidRPr="00807A54" w:rsidRDefault="00825645" w:rsidP="00807A54">
      <w:pPr>
        <w:ind w:firstLine="0"/>
      </w:pPr>
      <w:r>
        <w:t>Новый Клиент создаётся в статусе «Потенциальный».</w:t>
      </w:r>
    </w:p>
    <w:p w14:paraId="2AC4B844" w14:textId="69BF891D" w:rsidR="00C36234" w:rsidRDefault="00C36234" w:rsidP="009A5053">
      <w:pPr>
        <w:pStyle w:val="3"/>
      </w:pPr>
      <w:bookmarkStart w:id="104" w:name="_Toc25317510"/>
      <w:bookmarkStart w:id="105" w:name="_Toc19281196"/>
      <w:bookmarkStart w:id="106" w:name="_Toc19281864"/>
      <w:r>
        <w:t>Доработка карточки продукта «Пакет услуг»</w:t>
      </w:r>
      <w:bookmarkEnd w:id="104"/>
    </w:p>
    <w:p w14:paraId="04728EFA" w14:textId="03202BB2" w:rsidR="00487CF5" w:rsidRDefault="00C36234" w:rsidP="00487CF5">
      <w:pPr>
        <w:ind w:firstLine="0"/>
      </w:pPr>
      <w:r>
        <w:t>В карточку продукта «Пакет услуг» необходимо внести следующие изменения</w:t>
      </w:r>
      <w:r w:rsidR="00487CF5">
        <w:t xml:space="preserve"> - е</w:t>
      </w:r>
      <w:r>
        <w:t>сли устанавливается связь с пакетом услуг другого клиента, то должна быть инициирована установка связи между клиента</w:t>
      </w:r>
      <w:r w:rsidR="00943EEE">
        <w:t>ми</w:t>
      </w:r>
      <w:r>
        <w:t xml:space="preserve"> и включение их в единую </w:t>
      </w:r>
      <w:r w:rsidR="00943EEE">
        <w:t>«</w:t>
      </w:r>
      <w:r>
        <w:t>группу клиента</w:t>
      </w:r>
      <w:r w:rsidR="00943EEE">
        <w:t>»</w:t>
      </w:r>
      <w:r>
        <w:t>. При этом</w:t>
      </w:r>
      <w:r w:rsidR="00487CF5">
        <w:t xml:space="preserve"> е</w:t>
      </w:r>
      <w:r w:rsidR="00487CF5" w:rsidRPr="007F4925">
        <w:t xml:space="preserve">сли текущий и выбранный </w:t>
      </w:r>
      <w:r w:rsidR="00487CF5">
        <w:t xml:space="preserve">клиенты </w:t>
      </w:r>
      <w:r w:rsidR="00487CF5" w:rsidRPr="007F4925">
        <w:t xml:space="preserve">уже входят в разные группы клиентов, то при сохранении </w:t>
      </w:r>
      <w:r w:rsidR="00487CF5">
        <w:t xml:space="preserve">связи </w:t>
      </w:r>
      <w:r w:rsidR="00943EEE">
        <w:t xml:space="preserve">межу </w:t>
      </w:r>
      <w:r w:rsidR="00487CF5">
        <w:t>пакет</w:t>
      </w:r>
      <w:r w:rsidR="00943EEE">
        <w:t>ами</w:t>
      </w:r>
      <w:r w:rsidR="00487CF5">
        <w:t xml:space="preserve"> услуг </w:t>
      </w:r>
      <w:r w:rsidR="00487CF5" w:rsidRPr="007F4925">
        <w:t>пользователю должно выдаваться сообщение вида</w:t>
      </w:r>
      <w:r w:rsidR="00487CF5">
        <w:t>:</w:t>
      </w:r>
    </w:p>
    <w:p w14:paraId="39E3CAF0" w14:textId="47C96068" w:rsidR="00487CF5" w:rsidRDefault="00070551" w:rsidP="00487CF5">
      <w:pPr>
        <w:pStyle w:val="af5"/>
        <w:ind w:left="360" w:firstLine="0"/>
        <w:jc w:val="center"/>
      </w:pPr>
      <w:r>
        <w:rPr>
          <w:noProof/>
        </w:rPr>
        <w:drawing>
          <wp:inline distT="0" distB="0" distL="0" distR="0" wp14:anchorId="3DF8CE39" wp14:editId="576B5EEB">
            <wp:extent cx="4252823" cy="1786495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532" cy="179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22EA" w14:textId="1A4ED854" w:rsidR="00487CF5" w:rsidRDefault="00487CF5" w:rsidP="00254041">
      <w:pPr>
        <w:pStyle w:val="af5"/>
        <w:numPr>
          <w:ilvl w:val="0"/>
          <w:numId w:val="25"/>
        </w:numPr>
      </w:pPr>
      <w:r w:rsidRPr="007F4925">
        <w:t>Если пользователь выбирает вариант «Объединить группы</w:t>
      </w:r>
      <w:r w:rsidR="005D313D">
        <w:t xml:space="preserve"> и сделать основным участником</w:t>
      </w:r>
      <w:r w:rsidRPr="007F4925">
        <w:t xml:space="preserve">», то при сохранении </w:t>
      </w:r>
      <w:r>
        <w:t xml:space="preserve">связи между пакетами услуг </w:t>
      </w:r>
      <w:r w:rsidRPr="007F4925">
        <w:t>должна быть создана единая группа из участников обеих групп</w:t>
      </w:r>
      <w:r w:rsidR="005D313D">
        <w:t>, а клиент</w:t>
      </w:r>
      <w:r w:rsidR="002D2A81">
        <w:t>,</w:t>
      </w:r>
      <w:r w:rsidR="005D313D">
        <w:t xml:space="preserve"> выбранный из выпадающего списках</w:t>
      </w:r>
      <w:r w:rsidR="002D2A81">
        <w:t>,</w:t>
      </w:r>
      <w:r w:rsidR="005D313D">
        <w:t xml:space="preserve"> назначен основным в объединенной группе</w:t>
      </w:r>
      <w:r w:rsidR="005D313D" w:rsidRPr="007F4925">
        <w:t>.</w:t>
      </w:r>
      <w:r w:rsidR="005D313D">
        <w:t xml:space="preserve"> Выпадающий список клиентов должен состоять из всех клиентов новой</w:t>
      </w:r>
      <w:r w:rsidR="005D313D" w:rsidRPr="007F4925">
        <w:t xml:space="preserve"> </w:t>
      </w:r>
      <w:r w:rsidR="005D313D">
        <w:t xml:space="preserve">и старой групп, включая добавляемого. Клиенты должны быть отсортированы в алфавитном порядке. </w:t>
      </w:r>
    </w:p>
    <w:p w14:paraId="0E616106" w14:textId="6433B339" w:rsidR="00487CF5" w:rsidRDefault="00487CF5" w:rsidP="00254041">
      <w:pPr>
        <w:pStyle w:val="af5"/>
        <w:numPr>
          <w:ilvl w:val="0"/>
          <w:numId w:val="25"/>
        </w:numPr>
      </w:pPr>
      <w:r w:rsidRPr="007F4925">
        <w:t xml:space="preserve">Если пользователь выбирает вариант «Добавить клиента {ФИО_клиента1} в новую группу, разорвав связь с предыдущей», то при сохранении </w:t>
      </w:r>
      <w:r>
        <w:t xml:space="preserve">связи между пакетами услуг </w:t>
      </w:r>
      <w:r w:rsidRPr="007F4925">
        <w:t xml:space="preserve">должна быть создана связь текущего клиент с существующей группой связываемого клиента, а все связи текущего клиента в его старой группе должны быть удалены. </w:t>
      </w:r>
    </w:p>
    <w:p w14:paraId="48D3D9F4" w14:textId="03B728F3" w:rsidR="00487CF5" w:rsidRDefault="00487CF5" w:rsidP="00254041">
      <w:pPr>
        <w:pStyle w:val="af5"/>
        <w:numPr>
          <w:ilvl w:val="0"/>
          <w:numId w:val="25"/>
        </w:numPr>
      </w:pPr>
      <w:r w:rsidRPr="007F4925">
        <w:t xml:space="preserve">Если пользователь выбирает вариант «Добавить клиента {ФИО_клиента2} в новую группу, разорвав связь с предыдущей», то при сохранении </w:t>
      </w:r>
      <w:r>
        <w:t xml:space="preserve">связи между пакетами услуг </w:t>
      </w:r>
      <w:r w:rsidRPr="007F4925">
        <w:t xml:space="preserve">должна быть создана связь выбранного связанного клиента с группой текущего клиента, а все связи в связанного клиента в его старой группе должны быть удалены. </w:t>
      </w:r>
    </w:p>
    <w:p w14:paraId="03440B54" w14:textId="20BCC994" w:rsidR="00C36234" w:rsidRDefault="00487CF5" w:rsidP="00254041">
      <w:pPr>
        <w:pStyle w:val="af5"/>
        <w:numPr>
          <w:ilvl w:val="0"/>
          <w:numId w:val="25"/>
        </w:numPr>
      </w:pPr>
      <w:r w:rsidRPr="007F4925">
        <w:t>Если пользователь выбирает вариант</w:t>
      </w:r>
      <w:r w:rsidR="00947927">
        <w:t xml:space="preserve"> «Связь между </w:t>
      </w:r>
      <w:r w:rsidR="00070551">
        <w:t xml:space="preserve">Клиентами </w:t>
      </w:r>
      <w:r w:rsidR="00947927">
        <w:t>не будет создана»</w:t>
      </w:r>
      <w:r w:rsidRPr="007F4925">
        <w:t xml:space="preserve">, то при сохранении </w:t>
      </w:r>
      <w:r>
        <w:t xml:space="preserve">связи между пакетами услуг </w:t>
      </w:r>
      <w:r w:rsidRPr="007F4925">
        <w:t>связь</w:t>
      </w:r>
      <w:r>
        <w:t xml:space="preserve"> между клиентами</w:t>
      </w:r>
      <w:r w:rsidRPr="007F4925">
        <w:t xml:space="preserve"> не создается.</w:t>
      </w:r>
    </w:p>
    <w:p w14:paraId="4B1282A5" w14:textId="77777777" w:rsidR="002D2A81" w:rsidRDefault="002D2A81" w:rsidP="00254041">
      <w:pPr>
        <w:pStyle w:val="af5"/>
        <w:numPr>
          <w:ilvl w:val="0"/>
          <w:numId w:val="25"/>
        </w:numPr>
      </w:pPr>
      <w:r w:rsidRPr="007F4925">
        <w:t>Если пользователь выбирает вариант «Добавить клиента {ФИО_клиента1} в новую группу, разорвав связь с предыдущей»</w:t>
      </w:r>
      <w:r>
        <w:t xml:space="preserve"> или «</w:t>
      </w:r>
      <w:r w:rsidRPr="007F4925">
        <w:t xml:space="preserve">Добавить клиента {ФИО_клиента2} в </w:t>
      </w:r>
      <w:r w:rsidRPr="007F4925">
        <w:lastRenderedPageBreak/>
        <w:t>новую группу, разорвав связь с предыдущей</w:t>
      </w:r>
      <w:r>
        <w:t>» и переходящий из старой в новую группу клиент являлся основным участником этой группы, то пользователю должно выдаваться сообщение вида:</w:t>
      </w:r>
    </w:p>
    <w:p w14:paraId="202ADC2B" w14:textId="77777777" w:rsidR="002D2A81" w:rsidRDefault="002D2A81" w:rsidP="002D2A81">
      <w:pPr>
        <w:pStyle w:val="af5"/>
        <w:ind w:left="1080" w:firstLine="0"/>
      </w:pPr>
      <w:r>
        <w:rPr>
          <w:noProof/>
        </w:rPr>
        <w:drawing>
          <wp:inline distT="0" distB="0" distL="0" distR="0" wp14:anchorId="566431E9" wp14:editId="5CDBA770">
            <wp:extent cx="4579315" cy="1333212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329" cy="13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2AC22" w14:textId="41A227DD" w:rsidR="002D2A81" w:rsidRDefault="002D2A81" w:rsidP="002D2A81">
      <w:pPr>
        <w:pStyle w:val="af5"/>
        <w:ind w:left="360" w:firstLine="0"/>
      </w:pPr>
      <w:r>
        <w:t>Список доступных клиентов должен состоять из всех участников старой группы кроме клиента, переходящего в новую группу. Клиенты должны быть отсортированы в алфавитном порядке.</w:t>
      </w:r>
    </w:p>
    <w:p w14:paraId="0B401001" w14:textId="6FF4D7FF" w:rsidR="00F11631" w:rsidRDefault="00F11631" w:rsidP="00F11631">
      <w:pPr>
        <w:ind w:firstLine="0"/>
      </w:pPr>
      <w:r>
        <w:t xml:space="preserve">Если в процессе установки связи между пакетами услуг </w:t>
      </w:r>
      <w:r w:rsidR="003526C4">
        <w:t xml:space="preserve">будет </w:t>
      </w:r>
      <w:r>
        <w:t>созда</w:t>
      </w:r>
      <w:r w:rsidR="003526C4">
        <w:t>на</w:t>
      </w:r>
      <w:r>
        <w:t xml:space="preserve"> группа клиента, то владелец основного пакета должен быть указан в качестве «Основного» клиента </w:t>
      </w:r>
      <w:r w:rsidR="003526C4">
        <w:t xml:space="preserve">в новой </w:t>
      </w:r>
      <w:r>
        <w:t>групп</w:t>
      </w:r>
      <w:r w:rsidR="003526C4">
        <w:t>е</w:t>
      </w:r>
      <w:r>
        <w:t>.</w:t>
      </w:r>
    </w:p>
    <w:p w14:paraId="7AEB353E" w14:textId="5000FE00" w:rsidR="00113630" w:rsidRPr="00C36234" w:rsidRDefault="00113630" w:rsidP="00F11631">
      <w:pPr>
        <w:ind w:firstLine="0"/>
      </w:pPr>
      <w:r>
        <w:t xml:space="preserve">Детальное описание параметров автоматически создаваемой связи приведено в </w:t>
      </w:r>
      <w:r w:rsidRPr="006A2F5F">
        <w:rPr>
          <w:b/>
        </w:rPr>
        <w:fldChar w:fldCharType="begin"/>
      </w:r>
      <w:r w:rsidRPr="006A2F5F">
        <w:rPr>
          <w:b/>
        </w:rPr>
        <w:instrText xml:space="preserve"> REF _Ref15294665 \h </w:instrText>
      </w:r>
      <w:r>
        <w:rPr>
          <w:b/>
        </w:rPr>
        <w:instrText xml:space="preserve"> \* MERGEFORMAT </w:instrText>
      </w:r>
      <w:r w:rsidRPr="006A2F5F">
        <w:rPr>
          <w:b/>
        </w:rPr>
      </w:r>
      <w:r w:rsidRPr="006A2F5F">
        <w:rPr>
          <w:b/>
        </w:rPr>
        <w:fldChar w:fldCharType="separate"/>
      </w:r>
      <w:r w:rsidR="00CA0105" w:rsidRPr="00D9679B">
        <w:rPr>
          <w:b/>
          <w:sz w:val="18"/>
          <w:szCs w:val="18"/>
        </w:rPr>
        <w:t xml:space="preserve">Таблица </w:t>
      </w:r>
      <w:r w:rsidR="00CA0105" w:rsidRPr="00D9679B">
        <w:rPr>
          <w:b/>
          <w:noProof/>
          <w:sz w:val="18"/>
          <w:szCs w:val="18"/>
        </w:rPr>
        <w:t>13</w:t>
      </w:r>
      <w:r w:rsidRPr="006A2F5F">
        <w:rPr>
          <w:b/>
        </w:rPr>
        <w:fldChar w:fldCharType="end"/>
      </w:r>
      <w:r>
        <w:t>.</w:t>
      </w:r>
    </w:p>
    <w:bookmarkEnd w:id="102"/>
    <w:bookmarkEnd w:id="105"/>
    <w:bookmarkEnd w:id="106"/>
    <w:p w14:paraId="7F960BE2" w14:textId="11FB588E" w:rsidR="00416FF1" w:rsidRDefault="00416FF1">
      <w:pPr>
        <w:spacing w:after="200" w:line="276" w:lineRule="auto"/>
        <w:ind w:firstLine="0"/>
        <w:jc w:val="left"/>
      </w:pPr>
      <w:r>
        <w:br w:type="page"/>
      </w:r>
    </w:p>
    <w:p w14:paraId="225B6AE4" w14:textId="77777777" w:rsidR="00F71E16" w:rsidRDefault="00F71E16" w:rsidP="00F71E16">
      <w:pPr>
        <w:pStyle w:val="2"/>
      </w:pPr>
      <w:bookmarkStart w:id="107" w:name="_Toc25317511"/>
      <w:r>
        <w:lastRenderedPageBreak/>
        <w:t>Требования к закладке «</w:t>
      </w:r>
      <w:r w:rsidRPr="00F71E16">
        <w:t>Классификаторы в АБС</w:t>
      </w:r>
      <w:r>
        <w:t>» ОЭФ Клиенты</w:t>
      </w:r>
      <w:bookmarkEnd w:id="107"/>
    </w:p>
    <w:p w14:paraId="2FA2E21D" w14:textId="3F86440F" w:rsidR="0067455A" w:rsidRDefault="0067455A" w:rsidP="0067455A">
      <w:pPr>
        <w:ind w:firstLine="0"/>
      </w:pPr>
      <w:r>
        <w:t xml:space="preserve">Эскиз закладки «Классификаторы в АБС» представлен на </w:t>
      </w:r>
      <w:r w:rsidRPr="006B76DE">
        <w:rPr>
          <w:b/>
        </w:rPr>
        <w:fldChar w:fldCharType="begin"/>
      </w:r>
      <w:r w:rsidRPr="006B76DE">
        <w:rPr>
          <w:b/>
        </w:rPr>
        <w:instrText xml:space="preserve"> REF _Ref16600218 \h </w:instrText>
      </w:r>
      <w:r>
        <w:rPr>
          <w:b/>
        </w:rPr>
        <w:instrText xml:space="preserve"> \* MERGEFORMAT </w:instrText>
      </w:r>
      <w:r w:rsidRPr="006B76DE">
        <w:rPr>
          <w:b/>
        </w:rPr>
      </w:r>
      <w:r w:rsidRPr="006B76DE">
        <w:rPr>
          <w:b/>
        </w:rPr>
        <w:fldChar w:fldCharType="separate"/>
      </w:r>
      <w:r w:rsidR="00CA0105" w:rsidRPr="00D9679B">
        <w:rPr>
          <w:b/>
          <w:sz w:val="18"/>
          <w:szCs w:val="18"/>
        </w:rPr>
        <w:t xml:space="preserve">Рисунок </w:t>
      </w:r>
      <w:r w:rsidR="00CA0105" w:rsidRPr="00D9679B">
        <w:rPr>
          <w:b/>
          <w:noProof/>
          <w:sz w:val="18"/>
          <w:szCs w:val="18"/>
        </w:rPr>
        <w:t>13</w:t>
      </w:r>
      <w:r w:rsidRPr="006B76DE">
        <w:rPr>
          <w:b/>
        </w:rPr>
        <w:fldChar w:fldCharType="end"/>
      </w:r>
      <w:r>
        <w:t>. Таблица «Коды клиента в АБС» и таблица «Классификаторы» связаны между собой следующим образом – при выборе строки в таблице «Коды клиента в АБС» в таблицу «Классификаторы» загружаются данные, связанные с выбранным кодом клиента.</w:t>
      </w:r>
    </w:p>
    <w:p w14:paraId="16C942C9" w14:textId="77777777" w:rsidR="0067455A" w:rsidRDefault="0067455A" w:rsidP="0067455A">
      <w:pPr>
        <w:rPr>
          <w:lang w:val="en-US"/>
        </w:rPr>
      </w:pPr>
      <w:r>
        <w:rPr>
          <w:noProof/>
        </w:rPr>
        <w:drawing>
          <wp:inline distT="0" distB="0" distL="0" distR="0" wp14:anchorId="45E8DC53" wp14:editId="11593F83">
            <wp:extent cx="5377218" cy="2664164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635" cy="266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3E11A" w14:textId="1518B4DB" w:rsidR="0067455A" w:rsidRPr="001B7F12" w:rsidRDefault="0067455A" w:rsidP="0067455A">
      <w:pPr>
        <w:pStyle w:val="ae"/>
        <w:jc w:val="center"/>
        <w:rPr>
          <w:sz w:val="18"/>
          <w:szCs w:val="18"/>
        </w:rPr>
      </w:pPr>
      <w:bookmarkStart w:id="108" w:name="_Ref16600218"/>
      <w:r w:rsidRPr="001B7F12">
        <w:rPr>
          <w:sz w:val="18"/>
          <w:szCs w:val="18"/>
        </w:rPr>
        <w:t xml:space="preserve">Рисунок </w:t>
      </w:r>
      <w:r w:rsidRPr="001B7F12">
        <w:rPr>
          <w:sz w:val="18"/>
          <w:szCs w:val="18"/>
        </w:rPr>
        <w:fldChar w:fldCharType="begin"/>
      </w:r>
      <w:r w:rsidRPr="001B7F12">
        <w:rPr>
          <w:sz w:val="18"/>
          <w:szCs w:val="18"/>
        </w:rPr>
        <w:instrText xml:space="preserve"> SEQ Рисунок \* ARABIC </w:instrText>
      </w:r>
      <w:r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13</w:t>
      </w:r>
      <w:r w:rsidRPr="001B7F12">
        <w:rPr>
          <w:noProof/>
          <w:sz w:val="18"/>
          <w:szCs w:val="18"/>
        </w:rPr>
        <w:fldChar w:fldCharType="end"/>
      </w:r>
      <w:bookmarkEnd w:id="108"/>
      <w:r w:rsidRPr="001B7F12">
        <w:rPr>
          <w:sz w:val="18"/>
          <w:szCs w:val="18"/>
        </w:rPr>
        <w:t xml:space="preserve">. Эскиз </w:t>
      </w:r>
      <w:r>
        <w:rPr>
          <w:sz w:val="18"/>
          <w:szCs w:val="18"/>
        </w:rPr>
        <w:t>закладки «Классификаторы в АБС» ОЭФ</w:t>
      </w:r>
      <w:r w:rsidRPr="001B7F12">
        <w:rPr>
          <w:sz w:val="18"/>
          <w:szCs w:val="18"/>
        </w:rPr>
        <w:t xml:space="preserve"> Клиент</w:t>
      </w:r>
      <w:r>
        <w:rPr>
          <w:sz w:val="18"/>
          <w:szCs w:val="18"/>
        </w:rPr>
        <w:t>ы</w:t>
      </w:r>
    </w:p>
    <w:p w14:paraId="0FAF723F" w14:textId="3CF9DA8B" w:rsidR="0067455A" w:rsidRPr="001B7F12" w:rsidRDefault="0067455A" w:rsidP="0067455A">
      <w:pPr>
        <w:pStyle w:val="ae"/>
        <w:rPr>
          <w:sz w:val="18"/>
          <w:szCs w:val="18"/>
        </w:rPr>
      </w:pPr>
      <w:r w:rsidRPr="001B7F12">
        <w:rPr>
          <w:sz w:val="18"/>
          <w:szCs w:val="18"/>
        </w:rPr>
        <w:t xml:space="preserve">Таблица </w:t>
      </w:r>
      <w:r w:rsidRPr="001B7F12">
        <w:rPr>
          <w:sz w:val="18"/>
          <w:szCs w:val="18"/>
        </w:rPr>
        <w:fldChar w:fldCharType="begin"/>
      </w:r>
      <w:r w:rsidRPr="001B7F12">
        <w:rPr>
          <w:sz w:val="18"/>
          <w:szCs w:val="18"/>
        </w:rPr>
        <w:instrText xml:space="preserve"> SEQ Таблица \* ARABIC </w:instrText>
      </w:r>
      <w:r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15</w:t>
      </w:r>
      <w:r w:rsidRPr="001B7F12">
        <w:rPr>
          <w:noProof/>
          <w:sz w:val="18"/>
          <w:szCs w:val="18"/>
        </w:rPr>
        <w:fldChar w:fldCharType="end"/>
      </w:r>
      <w:r w:rsidRPr="001B7F12">
        <w:rPr>
          <w:sz w:val="18"/>
          <w:szCs w:val="18"/>
        </w:rPr>
        <w:t xml:space="preserve">. Описание полей </w:t>
      </w:r>
      <w:r>
        <w:rPr>
          <w:sz w:val="18"/>
          <w:szCs w:val="18"/>
        </w:rPr>
        <w:t>закладки «Классификаторы в АБС» ОЭФ</w:t>
      </w:r>
      <w:r w:rsidRPr="001B7F12">
        <w:rPr>
          <w:sz w:val="18"/>
          <w:szCs w:val="18"/>
        </w:rPr>
        <w:t xml:space="preserve"> Клиент</w:t>
      </w:r>
      <w:r>
        <w:rPr>
          <w:sz w:val="18"/>
          <w:szCs w:val="18"/>
        </w:rPr>
        <w:t>ы</w:t>
      </w:r>
    </w:p>
    <w:tbl>
      <w:tblPr>
        <w:tblStyle w:val="af4"/>
        <w:tblW w:w="0" w:type="auto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559"/>
        <w:gridCol w:w="4536"/>
      </w:tblGrid>
      <w:tr w:rsidR="0067455A" w:rsidRPr="000557D6" w14:paraId="1A01E6AE" w14:textId="77777777" w:rsidTr="00195F74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58BE9F85" w14:textId="77777777" w:rsidR="0067455A" w:rsidRPr="002E0FCE" w:rsidRDefault="0067455A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23FA99D8" w14:textId="77777777" w:rsidR="0067455A" w:rsidRPr="002E0FCE" w:rsidRDefault="0067455A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5FECB5DB" w14:textId="77777777" w:rsidR="0067455A" w:rsidRDefault="0067455A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170969DA" w14:textId="77777777" w:rsidR="0067455A" w:rsidRPr="002E0FCE" w:rsidRDefault="0067455A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5F2E9B1F" w14:textId="77777777" w:rsidR="0067455A" w:rsidRPr="002E0FCE" w:rsidRDefault="0067455A" w:rsidP="00195F74">
            <w:pPr>
              <w:ind w:firstLine="0"/>
              <w:jc w:val="left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67455A" w14:paraId="28063D6D" w14:textId="77777777" w:rsidTr="00195F74">
        <w:tc>
          <w:tcPr>
            <w:tcW w:w="9464" w:type="dxa"/>
            <w:gridSpan w:val="4"/>
          </w:tcPr>
          <w:p w14:paraId="55FB62B2" w14:textId="77777777" w:rsidR="0067455A" w:rsidRPr="008821DF" w:rsidRDefault="0067455A" w:rsidP="00195F74">
            <w:pPr>
              <w:ind w:firstLine="0"/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Таблица «Коды клиента в АБС»</w:t>
            </w:r>
          </w:p>
        </w:tc>
      </w:tr>
      <w:tr w:rsidR="0067455A" w14:paraId="1D9B6362" w14:textId="77777777" w:rsidTr="00195F74">
        <w:tc>
          <w:tcPr>
            <w:tcW w:w="2093" w:type="dxa"/>
            <w:shd w:val="clear" w:color="auto" w:fill="auto"/>
          </w:tcPr>
          <w:p w14:paraId="126F549E" w14:textId="77777777" w:rsidR="0067455A" w:rsidRPr="00C4786E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Источник</w:t>
            </w:r>
          </w:p>
        </w:tc>
        <w:tc>
          <w:tcPr>
            <w:tcW w:w="1276" w:type="dxa"/>
          </w:tcPr>
          <w:p w14:paraId="540DF8F4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</w:t>
            </w:r>
            <w:proofErr w:type="spellStart"/>
            <w:r>
              <w:rPr>
                <w:sz w:val="18"/>
                <w:szCs w:val="18"/>
              </w:rPr>
              <w:t>гипер</w:t>
            </w:r>
            <w:proofErr w:type="spellEnd"/>
          </w:p>
          <w:p w14:paraId="37149463" w14:textId="77777777" w:rsidR="0067455A" w:rsidRPr="00030EC3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2B8D7B73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536" w:type="dxa"/>
            <w:shd w:val="clear" w:color="auto" w:fill="auto"/>
          </w:tcPr>
          <w:p w14:paraId="6DC5AA50" w14:textId="77777777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наименование источника</w:t>
            </w:r>
          </w:p>
          <w:p w14:paraId="5323C076" w14:textId="43969807" w:rsidR="0067455A" w:rsidRPr="005003E0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гиперссылку открывается диалоговое окно просмотра деталей выбранного кода в АБС (</w:t>
            </w:r>
            <w:r w:rsidRPr="00B6772F">
              <w:rPr>
                <w:b/>
                <w:sz w:val="18"/>
                <w:szCs w:val="18"/>
              </w:rPr>
              <w:fldChar w:fldCharType="begin"/>
            </w:r>
            <w:r w:rsidRPr="00B6772F">
              <w:rPr>
                <w:b/>
                <w:sz w:val="18"/>
                <w:szCs w:val="18"/>
              </w:rPr>
              <w:instrText xml:space="preserve"> REF _Ref16602092 \h  \* MERGEFORMAT </w:instrText>
            </w:r>
            <w:r w:rsidRPr="00B6772F">
              <w:rPr>
                <w:b/>
                <w:sz w:val="18"/>
                <w:szCs w:val="18"/>
              </w:rPr>
            </w:r>
            <w:r w:rsidRPr="00B6772F">
              <w:rPr>
                <w:b/>
                <w:sz w:val="18"/>
                <w:szCs w:val="18"/>
              </w:rPr>
              <w:fldChar w:fldCharType="separate"/>
            </w:r>
            <w:r w:rsidR="00CA0105" w:rsidRPr="00D9679B">
              <w:rPr>
                <w:b/>
                <w:sz w:val="18"/>
                <w:szCs w:val="18"/>
              </w:rPr>
              <w:t>Диалоговое окно «Клиент в АБС»</w:t>
            </w:r>
            <w:r w:rsidRPr="00B6772F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).</w:t>
            </w:r>
          </w:p>
        </w:tc>
      </w:tr>
      <w:tr w:rsidR="0067455A" w14:paraId="4C04A527" w14:textId="77777777" w:rsidTr="00195F74">
        <w:tc>
          <w:tcPr>
            <w:tcW w:w="2093" w:type="dxa"/>
            <w:shd w:val="clear" w:color="auto" w:fill="auto"/>
          </w:tcPr>
          <w:p w14:paraId="6D406B62" w14:textId="77777777" w:rsidR="0067455A" w:rsidRPr="00C4786E" w:rsidRDefault="0067455A" w:rsidP="00195F74">
            <w:pPr>
              <w:ind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Фл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276" w:type="dxa"/>
          </w:tcPr>
          <w:p w14:paraId="5B648510" w14:textId="77777777" w:rsidR="0067455A" w:rsidRPr="00030EC3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3A519765" w14:textId="77777777" w:rsidR="0067455A" w:rsidRPr="00CA4B06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536" w:type="dxa"/>
            <w:shd w:val="clear" w:color="auto" w:fill="auto"/>
          </w:tcPr>
          <w:p w14:paraId="6729DCB3" w14:textId="77777777" w:rsidR="0067455A" w:rsidRPr="005003E0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код филиала</w:t>
            </w:r>
          </w:p>
        </w:tc>
      </w:tr>
      <w:tr w:rsidR="0067455A" w14:paraId="44475F42" w14:textId="77777777" w:rsidTr="00195F74">
        <w:tc>
          <w:tcPr>
            <w:tcW w:w="2093" w:type="dxa"/>
            <w:shd w:val="clear" w:color="auto" w:fill="auto"/>
          </w:tcPr>
          <w:p w14:paraId="6940B91C" w14:textId="77777777" w:rsidR="0067455A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Код клиента</w:t>
            </w:r>
          </w:p>
        </w:tc>
        <w:tc>
          <w:tcPr>
            <w:tcW w:w="1276" w:type="dxa"/>
          </w:tcPr>
          <w:p w14:paraId="730A4F3F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6D8F0930" w14:textId="77777777" w:rsidR="0067455A" w:rsidRPr="005003E0" w:rsidRDefault="0067455A" w:rsidP="00195F7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23606675" w14:textId="77777777" w:rsidR="0067455A" w:rsidRPr="00CA4B06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код клиента</w:t>
            </w:r>
          </w:p>
        </w:tc>
      </w:tr>
      <w:tr w:rsidR="0067455A" w14:paraId="447524FD" w14:textId="77777777" w:rsidTr="00195F74">
        <w:tc>
          <w:tcPr>
            <w:tcW w:w="2093" w:type="dxa"/>
            <w:shd w:val="clear" w:color="auto" w:fill="auto"/>
          </w:tcPr>
          <w:p w14:paraId="011E4F22" w14:textId="77777777" w:rsidR="0067455A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Сокр. </w:t>
            </w:r>
            <w:proofErr w:type="spellStart"/>
            <w:r>
              <w:rPr>
                <w:sz w:val="18"/>
                <w:szCs w:val="18"/>
              </w:rPr>
              <w:t>наим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276" w:type="dxa"/>
          </w:tcPr>
          <w:p w14:paraId="02CE6AE7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43E7BF17" w14:textId="77777777" w:rsidR="0067455A" w:rsidRPr="005003E0" w:rsidRDefault="0067455A" w:rsidP="00195F7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2C9AA9E9" w14:textId="77777777" w:rsidR="0067455A" w:rsidRPr="00CA4B06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сокращенное наименование клиента</w:t>
            </w:r>
          </w:p>
        </w:tc>
      </w:tr>
      <w:tr w:rsidR="0067455A" w14:paraId="1C75D9CC" w14:textId="77777777" w:rsidTr="00195F74">
        <w:tc>
          <w:tcPr>
            <w:tcW w:w="9464" w:type="dxa"/>
            <w:gridSpan w:val="4"/>
            <w:shd w:val="clear" w:color="auto" w:fill="auto"/>
          </w:tcPr>
          <w:p w14:paraId="5D18D37A" w14:textId="77777777" w:rsidR="0067455A" w:rsidRPr="008414DD" w:rsidRDefault="0067455A" w:rsidP="00195F74">
            <w:pPr>
              <w:ind w:firstLine="0"/>
              <w:jc w:val="left"/>
              <w:rPr>
                <w:b/>
                <w:sz w:val="18"/>
                <w:szCs w:val="18"/>
              </w:rPr>
            </w:pPr>
            <w:r w:rsidRPr="008414DD">
              <w:rPr>
                <w:b/>
                <w:sz w:val="18"/>
                <w:szCs w:val="18"/>
              </w:rPr>
              <w:t>Таблица «Классификаторы»</w:t>
            </w:r>
          </w:p>
        </w:tc>
      </w:tr>
      <w:tr w:rsidR="0067455A" w14:paraId="1462AF7C" w14:textId="77777777" w:rsidTr="00195F74">
        <w:tc>
          <w:tcPr>
            <w:tcW w:w="2093" w:type="dxa"/>
            <w:shd w:val="clear" w:color="auto" w:fill="auto"/>
          </w:tcPr>
          <w:p w14:paraId="70311EDA" w14:textId="77777777" w:rsidR="0067455A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Источник</w:t>
            </w:r>
          </w:p>
        </w:tc>
        <w:tc>
          <w:tcPr>
            <w:tcW w:w="1276" w:type="dxa"/>
          </w:tcPr>
          <w:p w14:paraId="277996CB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7E9ABE7D" w14:textId="77777777" w:rsidR="0067455A" w:rsidRPr="005003E0" w:rsidRDefault="0067455A" w:rsidP="00195F7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118AABF6" w14:textId="77777777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Отображается наименование источника. </w:t>
            </w:r>
          </w:p>
          <w:p w14:paraId="0FF3BB3C" w14:textId="77777777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Столбец виден только если выбран фильтр «Отобразить все», в противном случае столбец скрыт.</w:t>
            </w:r>
          </w:p>
        </w:tc>
      </w:tr>
      <w:tr w:rsidR="0067455A" w14:paraId="717FEE82" w14:textId="77777777" w:rsidTr="00195F74">
        <w:tc>
          <w:tcPr>
            <w:tcW w:w="2093" w:type="dxa"/>
            <w:shd w:val="clear" w:color="auto" w:fill="auto"/>
          </w:tcPr>
          <w:p w14:paraId="28F2F4DA" w14:textId="77777777" w:rsidR="0067455A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Код клиента</w:t>
            </w:r>
          </w:p>
        </w:tc>
        <w:tc>
          <w:tcPr>
            <w:tcW w:w="1276" w:type="dxa"/>
          </w:tcPr>
          <w:p w14:paraId="0BA809A5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4886A621" w14:textId="77777777" w:rsidR="0067455A" w:rsidRPr="005003E0" w:rsidRDefault="0067455A" w:rsidP="00195F7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70A019C0" w14:textId="77777777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код клиента.</w:t>
            </w:r>
          </w:p>
          <w:p w14:paraId="4908CBD1" w14:textId="77777777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Столбец виден только если выбран фильтр «Отобразить все», в противном случае столбец скрыт.</w:t>
            </w:r>
          </w:p>
        </w:tc>
      </w:tr>
      <w:tr w:rsidR="0067455A" w14:paraId="61F1BD1B" w14:textId="77777777" w:rsidTr="00195F74">
        <w:tc>
          <w:tcPr>
            <w:tcW w:w="2093" w:type="dxa"/>
            <w:shd w:val="clear" w:color="auto" w:fill="auto"/>
          </w:tcPr>
          <w:p w14:paraId="53EDEC68" w14:textId="77777777" w:rsidR="0067455A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Сокр. </w:t>
            </w:r>
            <w:proofErr w:type="spellStart"/>
            <w:r>
              <w:rPr>
                <w:sz w:val="18"/>
                <w:szCs w:val="18"/>
              </w:rPr>
              <w:t>наим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276" w:type="dxa"/>
          </w:tcPr>
          <w:p w14:paraId="6993434C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51899B91" w14:textId="77777777" w:rsidR="0067455A" w:rsidRPr="005003E0" w:rsidRDefault="0067455A" w:rsidP="00195F7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2721E52A" w14:textId="77777777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сокращенное наименование.</w:t>
            </w:r>
          </w:p>
          <w:p w14:paraId="5A614DC7" w14:textId="77777777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Столбец виден только если выбран фильтр «Отобразить все», в противном случае столбец скрыт.</w:t>
            </w:r>
          </w:p>
        </w:tc>
      </w:tr>
      <w:tr w:rsidR="0067455A" w14:paraId="5E466F8A" w14:textId="77777777" w:rsidTr="00195F74">
        <w:tc>
          <w:tcPr>
            <w:tcW w:w="2093" w:type="dxa"/>
            <w:shd w:val="clear" w:color="auto" w:fill="auto"/>
          </w:tcPr>
          <w:p w14:paraId="11F0B1A4" w14:textId="77777777" w:rsidR="0067455A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Наименование</w:t>
            </w:r>
          </w:p>
        </w:tc>
        <w:tc>
          <w:tcPr>
            <w:tcW w:w="1276" w:type="dxa"/>
          </w:tcPr>
          <w:p w14:paraId="59DBAB95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5B524626" w14:textId="77777777" w:rsidR="0067455A" w:rsidRPr="005003E0" w:rsidRDefault="0067455A" w:rsidP="00195F7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7E5A0388" w14:textId="77777777" w:rsidR="0067455A" w:rsidRPr="00CA4B06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наименование классификатора</w:t>
            </w:r>
          </w:p>
        </w:tc>
      </w:tr>
      <w:tr w:rsidR="0067455A" w14:paraId="50203C7C" w14:textId="77777777" w:rsidTr="00195F74">
        <w:tc>
          <w:tcPr>
            <w:tcW w:w="2093" w:type="dxa"/>
            <w:shd w:val="clear" w:color="auto" w:fill="auto"/>
          </w:tcPr>
          <w:p w14:paraId="4F31FA24" w14:textId="77777777" w:rsidR="0067455A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Значение</w:t>
            </w:r>
          </w:p>
        </w:tc>
        <w:tc>
          <w:tcPr>
            <w:tcW w:w="1276" w:type="dxa"/>
          </w:tcPr>
          <w:p w14:paraId="4B561E54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41D661E5" w14:textId="77777777" w:rsidR="0067455A" w:rsidRPr="005003E0" w:rsidRDefault="0067455A" w:rsidP="00195F7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58765ED0" w14:textId="77777777" w:rsidR="0067455A" w:rsidRPr="00CA4B06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значение классификатора</w:t>
            </w:r>
          </w:p>
        </w:tc>
      </w:tr>
      <w:tr w:rsidR="0067455A" w14:paraId="3B5FC7EB" w14:textId="77777777" w:rsidTr="00195F74">
        <w:tc>
          <w:tcPr>
            <w:tcW w:w="2093" w:type="dxa"/>
            <w:shd w:val="clear" w:color="auto" w:fill="auto"/>
          </w:tcPr>
          <w:p w14:paraId="7FBD429A" w14:textId="77777777" w:rsidR="0067455A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 начала действия</w:t>
            </w:r>
          </w:p>
        </w:tc>
        <w:tc>
          <w:tcPr>
            <w:tcW w:w="1276" w:type="dxa"/>
          </w:tcPr>
          <w:p w14:paraId="1AB0FAD2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1292FAEC" w14:textId="77777777" w:rsidR="0067455A" w:rsidRPr="005003E0" w:rsidRDefault="0067455A" w:rsidP="00195F7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  <w:r w:rsidRPr="005003E0">
              <w:rPr>
                <w:sz w:val="18"/>
                <w:szCs w:val="18"/>
              </w:rPr>
              <w:t>ДД.ММ.ГГГГ</w:t>
            </w:r>
          </w:p>
        </w:tc>
        <w:tc>
          <w:tcPr>
            <w:tcW w:w="4536" w:type="dxa"/>
            <w:shd w:val="clear" w:color="auto" w:fill="auto"/>
          </w:tcPr>
          <w:p w14:paraId="2BB0DECA" w14:textId="77777777" w:rsidR="0067455A" w:rsidRPr="00CA4B06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дата начала действия классификатора</w:t>
            </w:r>
          </w:p>
        </w:tc>
      </w:tr>
      <w:tr w:rsidR="0067455A" w14:paraId="5DFACF68" w14:textId="77777777" w:rsidTr="00195F74">
        <w:tc>
          <w:tcPr>
            <w:tcW w:w="2093" w:type="dxa"/>
            <w:shd w:val="clear" w:color="auto" w:fill="auto"/>
          </w:tcPr>
          <w:p w14:paraId="648568B9" w14:textId="77777777" w:rsidR="0067455A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Дата окончания действия</w:t>
            </w:r>
          </w:p>
        </w:tc>
        <w:tc>
          <w:tcPr>
            <w:tcW w:w="1276" w:type="dxa"/>
          </w:tcPr>
          <w:p w14:paraId="6D0F5FB0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01D6E504" w14:textId="77777777" w:rsidR="0067455A" w:rsidRPr="005003E0" w:rsidRDefault="0067455A" w:rsidP="00195F7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  <w:r w:rsidRPr="005003E0">
              <w:rPr>
                <w:sz w:val="18"/>
                <w:szCs w:val="18"/>
              </w:rPr>
              <w:t>ДД.ММ.ГГГГ</w:t>
            </w:r>
          </w:p>
        </w:tc>
        <w:tc>
          <w:tcPr>
            <w:tcW w:w="4536" w:type="dxa"/>
            <w:shd w:val="clear" w:color="auto" w:fill="auto"/>
          </w:tcPr>
          <w:p w14:paraId="2C1C8A85" w14:textId="77777777" w:rsidR="0067455A" w:rsidRPr="00CA4B06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дата окончания действия классификатора</w:t>
            </w:r>
          </w:p>
        </w:tc>
      </w:tr>
      <w:tr w:rsidR="0067455A" w14:paraId="15CEBB9D" w14:textId="77777777" w:rsidTr="00195F74">
        <w:tc>
          <w:tcPr>
            <w:tcW w:w="9464" w:type="dxa"/>
            <w:gridSpan w:val="4"/>
            <w:shd w:val="clear" w:color="auto" w:fill="auto"/>
          </w:tcPr>
          <w:p w14:paraId="79F3B75F" w14:textId="77777777" w:rsidR="0067455A" w:rsidRPr="00C447B4" w:rsidRDefault="0067455A" w:rsidP="00195F74">
            <w:pPr>
              <w:ind w:firstLine="0"/>
              <w:jc w:val="left"/>
              <w:rPr>
                <w:b/>
                <w:sz w:val="18"/>
                <w:szCs w:val="18"/>
              </w:rPr>
            </w:pPr>
            <w:r w:rsidRPr="00C447B4">
              <w:rPr>
                <w:b/>
                <w:sz w:val="18"/>
                <w:szCs w:val="18"/>
              </w:rPr>
              <w:t>Командные кнопки таблицы «Классификаторы»</w:t>
            </w:r>
          </w:p>
        </w:tc>
      </w:tr>
      <w:tr w:rsidR="0067455A" w14:paraId="4D6A7D6B" w14:textId="77777777" w:rsidTr="00195F74">
        <w:tc>
          <w:tcPr>
            <w:tcW w:w="2093" w:type="dxa"/>
            <w:shd w:val="clear" w:color="auto" w:fill="auto"/>
          </w:tcPr>
          <w:p w14:paraId="37003281" w14:textId="77777777" w:rsidR="0067455A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Отобразить все</w:t>
            </w:r>
          </w:p>
        </w:tc>
        <w:tc>
          <w:tcPr>
            <w:tcW w:w="1276" w:type="dxa"/>
          </w:tcPr>
          <w:p w14:paraId="1D9E48BF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Радио-переключатель</w:t>
            </w:r>
          </w:p>
        </w:tc>
        <w:tc>
          <w:tcPr>
            <w:tcW w:w="1559" w:type="dxa"/>
          </w:tcPr>
          <w:p w14:paraId="5C597E9C" w14:textId="77777777" w:rsidR="0067455A" w:rsidRPr="005003E0" w:rsidRDefault="0067455A" w:rsidP="00195F7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705AFB7D" w14:textId="77777777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Работает совместно с радио-переключателем «Отобразить класс. в АБС» в режиме взаимного исключения. Может быть выбран либо один, либо другой переключатель, но не оба вместе.</w:t>
            </w:r>
          </w:p>
          <w:p w14:paraId="6D6EDBED" w14:textId="77777777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При выборе переключателя: </w:t>
            </w:r>
          </w:p>
          <w:p w14:paraId="50F7F421" w14:textId="77777777" w:rsidR="0067455A" w:rsidRPr="00C22871" w:rsidRDefault="0067455A" w:rsidP="00254041">
            <w:pPr>
              <w:pStyle w:val="af5"/>
              <w:numPr>
                <w:ilvl w:val="0"/>
                <w:numId w:val="30"/>
              </w:num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</w:t>
            </w:r>
            <w:r w:rsidRPr="00C22871">
              <w:rPr>
                <w:sz w:val="18"/>
                <w:szCs w:val="18"/>
              </w:rPr>
              <w:t xml:space="preserve">тановятся видны </w:t>
            </w:r>
            <w:r>
              <w:rPr>
                <w:sz w:val="18"/>
                <w:szCs w:val="18"/>
              </w:rPr>
              <w:t xml:space="preserve">следующие </w:t>
            </w:r>
            <w:r w:rsidRPr="00C22871">
              <w:rPr>
                <w:sz w:val="18"/>
                <w:szCs w:val="18"/>
              </w:rPr>
              <w:t>столбцы</w:t>
            </w:r>
            <w:r>
              <w:rPr>
                <w:sz w:val="18"/>
                <w:szCs w:val="18"/>
              </w:rPr>
              <w:t xml:space="preserve"> таблицы «Классификаторы»</w:t>
            </w:r>
            <w:r w:rsidRPr="00C22871">
              <w:rPr>
                <w:sz w:val="18"/>
                <w:szCs w:val="18"/>
              </w:rPr>
              <w:t>:</w:t>
            </w:r>
          </w:p>
          <w:p w14:paraId="535D7885" w14:textId="77777777" w:rsidR="0067455A" w:rsidRPr="00502A2F" w:rsidRDefault="0067455A" w:rsidP="00254041">
            <w:pPr>
              <w:pStyle w:val="af5"/>
              <w:numPr>
                <w:ilvl w:val="0"/>
                <w:numId w:val="29"/>
              </w:numPr>
              <w:jc w:val="left"/>
              <w:rPr>
                <w:sz w:val="18"/>
                <w:szCs w:val="18"/>
              </w:rPr>
            </w:pPr>
            <w:r w:rsidRPr="00502A2F">
              <w:rPr>
                <w:sz w:val="18"/>
                <w:szCs w:val="18"/>
              </w:rPr>
              <w:t>Источник</w:t>
            </w:r>
            <w:r>
              <w:rPr>
                <w:sz w:val="18"/>
                <w:szCs w:val="18"/>
              </w:rPr>
              <w:t>;</w:t>
            </w:r>
          </w:p>
          <w:p w14:paraId="43E55AB0" w14:textId="77777777" w:rsidR="0067455A" w:rsidRPr="00502A2F" w:rsidRDefault="0067455A" w:rsidP="00254041">
            <w:pPr>
              <w:pStyle w:val="af5"/>
              <w:numPr>
                <w:ilvl w:val="0"/>
                <w:numId w:val="29"/>
              </w:numPr>
              <w:jc w:val="left"/>
              <w:rPr>
                <w:sz w:val="18"/>
                <w:szCs w:val="18"/>
              </w:rPr>
            </w:pPr>
            <w:r w:rsidRPr="00502A2F">
              <w:rPr>
                <w:sz w:val="18"/>
                <w:szCs w:val="18"/>
              </w:rPr>
              <w:t>Код клиента</w:t>
            </w:r>
            <w:r>
              <w:rPr>
                <w:sz w:val="18"/>
                <w:szCs w:val="18"/>
              </w:rPr>
              <w:t>;</w:t>
            </w:r>
          </w:p>
          <w:p w14:paraId="50D4D9A5" w14:textId="77777777" w:rsidR="0067455A" w:rsidRDefault="0067455A" w:rsidP="00254041">
            <w:pPr>
              <w:pStyle w:val="af5"/>
              <w:numPr>
                <w:ilvl w:val="0"/>
                <w:numId w:val="29"/>
              </w:numPr>
              <w:jc w:val="left"/>
              <w:rPr>
                <w:sz w:val="18"/>
                <w:szCs w:val="18"/>
              </w:rPr>
            </w:pPr>
            <w:r w:rsidRPr="00502A2F">
              <w:rPr>
                <w:sz w:val="18"/>
                <w:szCs w:val="18"/>
              </w:rPr>
              <w:t xml:space="preserve">Сокр. </w:t>
            </w:r>
            <w:proofErr w:type="spellStart"/>
            <w:r w:rsidRPr="00502A2F">
              <w:rPr>
                <w:sz w:val="18"/>
                <w:szCs w:val="18"/>
              </w:rPr>
              <w:t>наим</w:t>
            </w:r>
            <w:proofErr w:type="spellEnd"/>
            <w:r w:rsidRPr="00502A2F">
              <w:rPr>
                <w:sz w:val="18"/>
                <w:szCs w:val="18"/>
              </w:rPr>
              <w:t>.</w:t>
            </w:r>
          </w:p>
          <w:p w14:paraId="10AE6244" w14:textId="77777777" w:rsidR="0067455A" w:rsidRDefault="0067455A" w:rsidP="00254041">
            <w:pPr>
              <w:pStyle w:val="af5"/>
              <w:numPr>
                <w:ilvl w:val="0"/>
                <w:numId w:val="30"/>
              </w:num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Таблица «Коды клиента в АБС» скрывается;</w:t>
            </w:r>
          </w:p>
          <w:p w14:paraId="0CFC7D95" w14:textId="77777777" w:rsidR="0067455A" w:rsidRPr="00C22871" w:rsidRDefault="0067455A" w:rsidP="00254041">
            <w:pPr>
              <w:pStyle w:val="af5"/>
              <w:numPr>
                <w:ilvl w:val="0"/>
                <w:numId w:val="30"/>
              </w:numPr>
              <w:jc w:val="left"/>
              <w:rPr>
                <w:sz w:val="18"/>
                <w:szCs w:val="18"/>
              </w:rPr>
            </w:pPr>
            <w:r w:rsidRPr="00C22871">
              <w:rPr>
                <w:sz w:val="18"/>
                <w:szCs w:val="18"/>
              </w:rPr>
              <w:t>В таблицу «Классификаторы» загружаются все</w:t>
            </w:r>
            <w:r>
              <w:rPr>
                <w:sz w:val="18"/>
                <w:szCs w:val="18"/>
              </w:rPr>
              <w:t xml:space="preserve"> классификаторы данного клиента.</w:t>
            </w:r>
          </w:p>
        </w:tc>
      </w:tr>
      <w:tr w:rsidR="0067455A" w14:paraId="34B7E647" w14:textId="77777777" w:rsidTr="00195F74">
        <w:tc>
          <w:tcPr>
            <w:tcW w:w="2093" w:type="dxa"/>
            <w:shd w:val="clear" w:color="auto" w:fill="auto"/>
          </w:tcPr>
          <w:p w14:paraId="095A45DF" w14:textId="77777777" w:rsidR="0067455A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Отобразить класс. в АБС</w:t>
            </w:r>
          </w:p>
        </w:tc>
        <w:tc>
          <w:tcPr>
            <w:tcW w:w="1276" w:type="dxa"/>
          </w:tcPr>
          <w:p w14:paraId="673720E0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Радио-переключатель</w:t>
            </w:r>
          </w:p>
        </w:tc>
        <w:tc>
          <w:tcPr>
            <w:tcW w:w="1559" w:type="dxa"/>
          </w:tcPr>
          <w:p w14:paraId="48F5194D" w14:textId="77777777" w:rsidR="0067455A" w:rsidRPr="005003E0" w:rsidRDefault="0067455A" w:rsidP="00195F7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7DD87656" w14:textId="6C3250FB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 умолчанию при открытии закладки переключатель «Отобразить класс</w:t>
            </w:r>
            <w:r w:rsidR="008C66E9">
              <w:rPr>
                <w:sz w:val="18"/>
                <w:szCs w:val="18"/>
              </w:rPr>
              <w:t xml:space="preserve">. </w:t>
            </w:r>
            <w:r>
              <w:rPr>
                <w:sz w:val="18"/>
                <w:szCs w:val="18"/>
              </w:rPr>
              <w:t>в АБС» должен быть выбран.</w:t>
            </w:r>
          </w:p>
          <w:p w14:paraId="7440B980" w14:textId="77777777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Работает совместно с радио-переключателем «Отобразить все» в режиме взаимного исключения. Может быть выбран либо один, либо другой переключатель, но не оба вместе.</w:t>
            </w:r>
          </w:p>
          <w:p w14:paraId="721951DE" w14:textId="77777777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При выборе переключателя: </w:t>
            </w:r>
          </w:p>
          <w:p w14:paraId="5066A0EB" w14:textId="77777777" w:rsidR="0067455A" w:rsidRPr="00C22871" w:rsidRDefault="0067455A" w:rsidP="00254041">
            <w:pPr>
              <w:pStyle w:val="af5"/>
              <w:numPr>
                <w:ilvl w:val="0"/>
                <w:numId w:val="31"/>
              </w:num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Скрываются </w:t>
            </w:r>
            <w:r w:rsidRPr="00C22871">
              <w:rPr>
                <w:sz w:val="18"/>
                <w:szCs w:val="18"/>
              </w:rPr>
              <w:t>следующие столбцы таблицы «Классификаторы»:</w:t>
            </w:r>
          </w:p>
          <w:p w14:paraId="0C38272C" w14:textId="77777777" w:rsidR="0067455A" w:rsidRPr="00502A2F" w:rsidRDefault="0067455A" w:rsidP="00254041">
            <w:pPr>
              <w:pStyle w:val="af5"/>
              <w:numPr>
                <w:ilvl w:val="0"/>
                <w:numId w:val="29"/>
              </w:numPr>
              <w:jc w:val="left"/>
              <w:rPr>
                <w:sz w:val="18"/>
                <w:szCs w:val="18"/>
              </w:rPr>
            </w:pPr>
            <w:r w:rsidRPr="00502A2F">
              <w:rPr>
                <w:sz w:val="18"/>
                <w:szCs w:val="18"/>
              </w:rPr>
              <w:t>Источник</w:t>
            </w:r>
            <w:r>
              <w:rPr>
                <w:sz w:val="18"/>
                <w:szCs w:val="18"/>
              </w:rPr>
              <w:t>;</w:t>
            </w:r>
          </w:p>
          <w:p w14:paraId="6143879E" w14:textId="77777777" w:rsidR="0067455A" w:rsidRPr="00502A2F" w:rsidRDefault="0067455A" w:rsidP="00254041">
            <w:pPr>
              <w:pStyle w:val="af5"/>
              <w:numPr>
                <w:ilvl w:val="0"/>
                <w:numId w:val="29"/>
              </w:numPr>
              <w:jc w:val="left"/>
              <w:rPr>
                <w:sz w:val="18"/>
                <w:szCs w:val="18"/>
              </w:rPr>
            </w:pPr>
            <w:r w:rsidRPr="00502A2F">
              <w:rPr>
                <w:sz w:val="18"/>
                <w:szCs w:val="18"/>
              </w:rPr>
              <w:t>Код клиента</w:t>
            </w:r>
            <w:r>
              <w:rPr>
                <w:sz w:val="18"/>
                <w:szCs w:val="18"/>
              </w:rPr>
              <w:t>;</w:t>
            </w:r>
          </w:p>
          <w:p w14:paraId="76B6A0EC" w14:textId="77777777" w:rsidR="0067455A" w:rsidRDefault="0067455A" w:rsidP="00254041">
            <w:pPr>
              <w:pStyle w:val="af5"/>
              <w:numPr>
                <w:ilvl w:val="0"/>
                <w:numId w:val="29"/>
              </w:numPr>
              <w:jc w:val="left"/>
              <w:rPr>
                <w:sz w:val="18"/>
                <w:szCs w:val="18"/>
              </w:rPr>
            </w:pPr>
            <w:r w:rsidRPr="00502A2F">
              <w:rPr>
                <w:sz w:val="18"/>
                <w:szCs w:val="18"/>
              </w:rPr>
              <w:t xml:space="preserve">Сокр. </w:t>
            </w:r>
            <w:proofErr w:type="spellStart"/>
            <w:r w:rsidRPr="00502A2F">
              <w:rPr>
                <w:sz w:val="18"/>
                <w:szCs w:val="18"/>
              </w:rPr>
              <w:t>наим</w:t>
            </w:r>
            <w:proofErr w:type="spellEnd"/>
            <w:r w:rsidRPr="00502A2F">
              <w:rPr>
                <w:sz w:val="18"/>
                <w:szCs w:val="18"/>
              </w:rPr>
              <w:t>.</w:t>
            </w:r>
          </w:p>
          <w:p w14:paraId="5748667C" w14:textId="77777777" w:rsidR="0067455A" w:rsidRDefault="0067455A" w:rsidP="00254041">
            <w:pPr>
              <w:pStyle w:val="af5"/>
              <w:numPr>
                <w:ilvl w:val="0"/>
                <w:numId w:val="31"/>
              </w:numPr>
              <w:jc w:val="left"/>
              <w:rPr>
                <w:sz w:val="18"/>
                <w:szCs w:val="18"/>
              </w:rPr>
            </w:pPr>
            <w:r w:rsidRPr="00C22871">
              <w:rPr>
                <w:sz w:val="18"/>
                <w:szCs w:val="18"/>
              </w:rPr>
              <w:t xml:space="preserve">Таблица «Коды клиента в АБС» </w:t>
            </w:r>
            <w:r>
              <w:rPr>
                <w:sz w:val="18"/>
                <w:szCs w:val="18"/>
              </w:rPr>
              <w:t>становится видна;</w:t>
            </w:r>
          </w:p>
          <w:p w14:paraId="0F907A7E" w14:textId="77777777" w:rsidR="0067455A" w:rsidRPr="00C22871" w:rsidRDefault="0067455A" w:rsidP="00254041">
            <w:pPr>
              <w:pStyle w:val="af5"/>
              <w:numPr>
                <w:ilvl w:val="0"/>
                <w:numId w:val="31"/>
              </w:numPr>
              <w:jc w:val="left"/>
              <w:rPr>
                <w:sz w:val="18"/>
                <w:szCs w:val="18"/>
              </w:rPr>
            </w:pPr>
            <w:r w:rsidRPr="00C22871">
              <w:rPr>
                <w:sz w:val="18"/>
                <w:szCs w:val="18"/>
              </w:rPr>
              <w:t>В таблицу «Классификаторы» загружаются классификаторы</w:t>
            </w:r>
            <w:r>
              <w:rPr>
                <w:sz w:val="18"/>
                <w:szCs w:val="18"/>
              </w:rPr>
              <w:t xml:space="preserve"> только по выбранной строке в связанной таблице «</w:t>
            </w:r>
            <w:r w:rsidRPr="00C22871">
              <w:rPr>
                <w:sz w:val="18"/>
                <w:szCs w:val="18"/>
              </w:rPr>
              <w:t>Коды клиента в АБС</w:t>
            </w:r>
            <w:r>
              <w:rPr>
                <w:sz w:val="18"/>
                <w:szCs w:val="18"/>
              </w:rPr>
              <w:t>», либо по первой строке, если нет выбранных.</w:t>
            </w:r>
          </w:p>
        </w:tc>
      </w:tr>
      <w:tr w:rsidR="0067455A" w14:paraId="5A23F196" w14:textId="77777777" w:rsidTr="00195F74">
        <w:tc>
          <w:tcPr>
            <w:tcW w:w="2093" w:type="dxa"/>
            <w:shd w:val="clear" w:color="auto" w:fill="auto"/>
          </w:tcPr>
          <w:p w14:paraId="0E09F59B" w14:textId="77777777" w:rsidR="0067455A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Только активные</w:t>
            </w:r>
          </w:p>
        </w:tc>
        <w:tc>
          <w:tcPr>
            <w:tcW w:w="1276" w:type="dxa"/>
          </w:tcPr>
          <w:p w14:paraId="2F1FFD8C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1559" w:type="dxa"/>
          </w:tcPr>
          <w:p w14:paraId="794EAD36" w14:textId="77777777" w:rsidR="0067455A" w:rsidRPr="005003E0" w:rsidRDefault="0067455A" w:rsidP="00195F7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5A57EA26" w14:textId="77777777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По умолчанию при открытии закладки флаг должен быть установлен. </w:t>
            </w:r>
          </w:p>
          <w:p w14:paraId="79BEA59E" w14:textId="77777777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флаг установлен, то в таблице «Классификаторы» отображаются только строки с признаком «Активный».</w:t>
            </w:r>
          </w:p>
          <w:p w14:paraId="21E49B3B" w14:textId="77777777" w:rsidR="0067455A" w:rsidRPr="00CA4B06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флаг не установлен, то в таблице «Классификаторы» отображаются все строки не зависимо от значения признака «Активный».</w:t>
            </w:r>
          </w:p>
        </w:tc>
      </w:tr>
      <w:tr w:rsidR="0067455A" w14:paraId="6A0AD0CE" w14:textId="77777777" w:rsidTr="00195F74">
        <w:tc>
          <w:tcPr>
            <w:tcW w:w="2093" w:type="dxa"/>
            <w:shd w:val="clear" w:color="auto" w:fill="auto"/>
          </w:tcPr>
          <w:p w14:paraId="2FF7E873" w14:textId="77777777" w:rsidR="0067455A" w:rsidRDefault="0067455A" w:rsidP="00195F74">
            <w:pPr>
              <w:ind w:firstLine="0"/>
              <w:rPr>
                <w:sz w:val="18"/>
                <w:szCs w:val="18"/>
              </w:rPr>
            </w:pPr>
            <w:r w:rsidRPr="00764F4C">
              <w:rPr>
                <w:sz w:val="18"/>
                <w:szCs w:val="18"/>
              </w:rPr>
              <w:t>Маркировать</w:t>
            </w:r>
            <w:r>
              <w:rPr>
                <w:sz w:val="18"/>
                <w:szCs w:val="18"/>
              </w:rPr>
              <w:t xml:space="preserve"> </w:t>
            </w:r>
            <w:r>
              <w:object w:dxaOrig="270" w:dyaOrig="360" w14:anchorId="4ECC714D">
                <v:shape id="_x0000_i1061" type="#_x0000_t75" style="width:15pt;height:15pt" o:ole="">
                  <v:imagedata r:id="rId79" o:title=""/>
                </v:shape>
                <o:OLEObject Type="Embed" ProgID="PBrush" ShapeID="_x0000_i1061" DrawAspect="Content" ObjectID="_1645015661" r:id="rId80"/>
              </w:object>
            </w:r>
          </w:p>
        </w:tc>
        <w:tc>
          <w:tcPr>
            <w:tcW w:w="1276" w:type="dxa"/>
          </w:tcPr>
          <w:p w14:paraId="549D5F44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345C853A" w14:textId="77777777" w:rsidR="0067455A" w:rsidRPr="005003E0" w:rsidRDefault="0067455A" w:rsidP="00195F7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5C6FCD86" w14:textId="0B3BEDB7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Доступ к кнопке регулируется действиями безопасности</w:t>
            </w:r>
            <w:r w:rsidR="00070551">
              <w:rPr>
                <w:sz w:val="18"/>
                <w:szCs w:val="18"/>
              </w:rPr>
              <w:t>.</w:t>
            </w:r>
          </w:p>
          <w:p w14:paraId="482C6426" w14:textId="0A5A01E7" w:rsidR="0067455A" w:rsidRPr="00CA4B06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открывается диалоговое «Маркировка»</w:t>
            </w:r>
            <w:r w:rsidR="000949C6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(</w:t>
            </w:r>
            <w:r w:rsidRPr="00205EF4">
              <w:rPr>
                <w:b/>
                <w:sz w:val="18"/>
                <w:szCs w:val="18"/>
              </w:rPr>
              <w:fldChar w:fldCharType="begin"/>
            </w:r>
            <w:r w:rsidRPr="00205EF4">
              <w:rPr>
                <w:b/>
                <w:sz w:val="18"/>
                <w:szCs w:val="18"/>
              </w:rPr>
              <w:instrText xml:space="preserve"> REF _Ref16605857 \h  \* MERGEFORMAT </w:instrText>
            </w:r>
            <w:r w:rsidRPr="00205EF4">
              <w:rPr>
                <w:b/>
                <w:sz w:val="18"/>
                <w:szCs w:val="18"/>
              </w:rPr>
            </w:r>
            <w:r w:rsidRPr="00205EF4">
              <w:rPr>
                <w:b/>
                <w:sz w:val="18"/>
                <w:szCs w:val="18"/>
              </w:rPr>
              <w:fldChar w:fldCharType="separate"/>
            </w:r>
            <w:r w:rsidR="00CA0105" w:rsidRPr="00D9679B">
              <w:rPr>
                <w:b/>
                <w:sz w:val="18"/>
                <w:szCs w:val="18"/>
              </w:rPr>
              <w:t>Диалоговое окно «Маркировка»</w:t>
            </w:r>
            <w:r w:rsidRPr="00205EF4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).</w:t>
            </w:r>
          </w:p>
        </w:tc>
      </w:tr>
      <w:tr w:rsidR="0067455A" w14:paraId="574830A5" w14:textId="77777777" w:rsidTr="00195F74">
        <w:tc>
          <w:tcPr>
            <w:tcW w:w="2093" w:type="dxa"/>
            <w:shd w:val="clear" w:color="auto" w:fill="auto"/>
          </w:tcPr>
          <w:p w14:paraId="3BF96838" w14:textId="57E6BFBD" w:rsidR="0067455A" w:rsidRDefault="00D1498E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Установить/Снять классификатор в АБС</w:t>
            </w:r>
            <w:r w:rsidR="0067455A">
              <w:object w:dxaOrig="285" w:dyaOrig="360" w14:anchorId="14237742">
                <v:shape id="_x0000_i1062" type="#_x0000_t75" style="width:15pt;height:15pt" o:ole="">
                  <v:imagedata r:id="rId81" o:title=""/>
                </v:shape>
                <o:OLEObject Type="Embed" ProgID="PBrush" ShapeID="_x0000_i1062" DrawAspect="Content" ObjectID="_1645015662" r:id="rId82"/>
              </w:object>
            </w:r>
          </w:p>
        </w:tc>
        <w:tc>
          <w:tcPr>
            <w:tcW w:w="1276" w:type="dxa"/>
          </w:tcPr>
          <w:p w14:paraId="6A201012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6B1579AC" w14:textId="77777777" w:rsidR="0067455A" w:rsidRPr="005003E0" w:rsidRDefault="0067455A" w:rsidP="00195F7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31E9B458" w14:textId="0E1CAE80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Доступ к кнопке регулируется действиями безопасности</w:t>
            </w:r>
            <w:r w:rsidR="00070551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</w:p>
          <w:p w14:paraId="6DB86D5B" w14:textId="003A1489" w:rsidR="0067455A" w:rsidRPr="00CA4B06" w:rsidRDefault="0067455A" w:rsidP="00D1498E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открывается диалоговое «</w:t>
            </w:r>
            <w:r w:rsidR="00D1498E">
              <w:rPr>
                <w:sz w:val="18"/>
                <w:szCs w:val="18"/>
              </w:rPr>
              <w:t>Управление классификаторами в АБС</w:t>
            </w:r>
            <w:r>
              <w:rPr>
                <w:sz w:val="18"/>
                <w:szCs w:val="18"/>
              </w:rPr>
              <w:t>»</w:t>
            </w:r>
            <w:ins w:id="109" w:author="Kirsanov Sergey" w:date="2019-09-26T10:54:00Z">
              <w:r w:rsidR="000949C6">
                <w:rPr>
                  <w:sz w:val="18"/>
                  <w:szCs w:val="18"/>
                </w:rPr>
                <w:t xml:space="preserve"> </w:t>
              </w:r>
            </w:ins>
            <w:r>
              <w:rPr>
                <w:sz w:val="18"/>
                <w:szCs w:val="18"/>
              </w:rPr>
              <w:t>(</w:t>
            </w:r>
            <w:r w:rsidRPr="00205EF4">
              <w:rPr>
                <w:b/>
                <w:sz w:val="18"/>
                <w:szCs w:val="18"/>
              </w:rPr>
              <w:fldChar w:fldCharType="begin"/>
            </w:r>
            <w:r w:rsidRPr="00205EF4">
              <w:rPr>
                <w:b/>
                <w:sz w:val="18"/>
                <w:szCs w:val="18"/>
              </w:rPr>
              <w:instrText xml:space="preserve"> REF _Ref16605864 \h  \* MERGEFORMAT </w:instrText>
            </w:r>
            <w:r w:rsidRPr="00205EF4">
              <w:rPr>
                <w:b/>
                <w:sz w:val="18"/>
                <w:szCs w:val="18"/>
              </w:rPr>
            </w:r>
            <w:r w:rsidRPr="00205EF4">
              <w:rPr>
                <w:b/>
                <w:sz w:val="18"/>
                <w:szCs w:val="18"/>
              </w:rPr>
              <w:fldChar w:fldCharType="separate"/>
            </w:r>
            <w:r w:rsidR="00CA0105" w:rsidRPr="00D9679B">
              <w:rPr>
                <w:b/>
                <w:sz w:val="18"/>
                <w:szCs w:val="18"/>
              </w:rPr>
              <w:t>Диалоговое окно «</w:t>
            </w:r>
            <w:r w:rsidR="00D1498E">
              <w:rPr>
                <w:b/>
                <w:sz w:val="18"/>
                <w:szCs w:val="18"/>
              </w:rPr>
              <w:t>Управление классификаторами в АБС</w:t>
            </w:r>
            <w:r w:rsidR="00CA0105" w:rsidRPr="00D9679B">
              <w:rPr>
                <w:b/>
                <w:sz w:val="18"/>
                <w:szCs w:val="18"/>
              </w:rPr>
              <w:t>»</w:t>
            </w:r>
            <w:r w:rsidRPr="00205EF4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).</w:t>
            </w:r>
          </w:p>
        </w:tc>
      </w:tr>
    </w:tbl>
    <w:p w14:paraId="077F1C10" w14:textId="77777777" w:rsidR="0067455A" w:rsidRDefault="0067455A" w:rsidP="0067455A">
      <w:pPr>
        <w:pStyle w:val="3"/>
      </w:pPr>
      <w:bookmarkStart w:id="110" w:name="_Ref16602092"/>
      <w:bookmarkStart w:id="111" w:name="_Toc16696406"/>
      <w:bookmarkStart w:id="112" w:name="_Toc25317512"/>
      <w:r>
        <w:t>Диалоговое окно «Клиент в АБС»</w:t>
      </w:r>
      <w:bookmarkEnd w:id="110"/>
      <w:bookmarkEnd w:id="111"/>
      <w:bookmarkEnd w:id="112"/>
    </w:p>
    <w:p w14:paraId="3264376D" w14:textId="63ABAD38" w:rsidR="0067455A" w:rsidRDefault="0067455A" w:rsidP="0067455A">
      <w:pPr>
        <w:ind w:firstLine="0"/>
      </w:pPr>
      <w:r>
        <w:t xml:space="preserve">Эскиз диалогового окна «Клиент в АБС» представлен на </w:t>
      </w:r>
      <w:r w:rsidRPr="008F2E6E">
        <w:rPr>
          <w:b/>
        </w:rPr>
        <w:fldChar w:fldCharType="begin"/>
      </w:r>
      <w:r w:rsidRPr="008F2E6E">
        <w:rPr>
          <w:b/>
        </w:rPr>
        <w:instrText xml:space="preserve"> REF _Ref16606207 \h </w:instrText>
      </w:r>
      <w:r>
        <w:rPr>
          <w:b/>
        </w:rPr>
        <w:instrText xml:space="preserve"> \* MERGEFORMAT </w:instrText>
      </w:r>
      <w:r w:rsidRPr="008F2E6E">
        <w:rPr>
          <w:b/>
        </w:rPr>
      </w:r>
      <w:r w:rsidRPr="008F2E6E">
        <w:rPr>
          <w:b/>
        </w:rPr>
        <w:fldChar w:fldCharType="separate"/>
      </w:r>
      <w:r w:rsidR="00CA0105" w:rsidRPr="00D9679B">
        <w:rPr>
          <w:b/>
          <w:sz w:val="18"/>
          <w:szCs w:val="18"/>
        </w:rPr>
        <w:t xml:space="preserve">Рисунок </w:t>
      </w:r>
      <w:r w:rsidR="00CA0105" w:rsidRPr="00D9679B">
        <w:rPr>
          <w:b/>
          <w:noProof/>
          <w:sz w:val="18"/>
          <w:szCs w:val="18"/>
        </w:rPr>
        <w:t>14</w:t>
      </w:r>
      <w:r w:rsidRPr="008F2E6E">
        <w:rPr>
          <w:b/>
        </w:rPr>
        <w:fldChar w:fldCharType="end"/>
      </w:r>
      <w:r>
        <w:t>.</w:t>
      </w:r>
    </w:p>
    <w:p w14:paraId="49AF317B" w14:textId="77777777" w:rsidR="0067455A" w:rsidRDefault="0067455A" w:rsidP="0067455A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E63286" wp14:editId="452CFF6B">
            <wp:extent cx="2013045" cy="1482674"/>
            <wp:effectExtent l="0" t="0" r="635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028" cy="148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A1033" w14:textId="31CF044D" w:rsidR="0067455A" w:rsidRPr="001B7F12" w:rsidRDefault="0067455A" w:rsidP="0067455A">
      <w:pPr>
        <w:pStyle w:val="ae"/>
        <w:jc w:val="center"/>
        <w:rPr>
          <w:sz w:val="18"/>
          <w:szCs w:val="18"/>
        </w:rPr>
      </w:pPr>
      <w:bookmarkStart w:id="113" w:name="_Ref16606207"/>
      <w:r w:rsidRPr="001B7F12">
        <w:rPr>
          <w:sz w:val="18"/>
          <w:szCs w:val="18"/>
        </w:rPr>
        <w:t xml:space="preserve">Рисунок </w:t>
      </w:r>
      <w:r w:rsidRPr="001B7F12">
        <w:rPr>
          <w:sz w:val="18"/>
          <w:szCs w:val="18"/>
        </w:rPr>
        <w:fldChar w:fldCharType="begin"/>
      </w:r>
      <w:r w:rsidRPr="001B7F12">
        <w:rPr>
          <w:sz w:val="18"/>
          <w:szCs w:val="18"/>
        </w:rPr>
        <w:instrText xml:space="preserve"> SEQ Рисунок \* ARABIC </w:instrText>
      </w:r>
      <w:r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14</w:t>
      </w:r>
      <w:r w:rsidRPr="001B7F12">
        <w:rPr>
          <w:noProof/>
          <w:sz w:val="18"/>
          <w:szCs w:val="18"/>
        </w:rPr>
        <w:fldChar w:fldCharType="end"/>
      </w:r>
      <w:bookmarkEnd w:id="113"/>
      <w:r w:rsidRPr="001B7F12">
        <w:rPr>
          <w:sz w:val="18"/>
          <w:szCs w:val="18"/>
        </w:rPr>
        <w:t xml:space="preserve">. Эскиз </w:t>
      </w:r>
      <w:r>
        <w:rPr>
          <w:sz w:val="18"/>
          <w:szCs w:val="18"/>
        </w:rPr>
        <w:t>диалоговое окно «Клиент в АБС»</w:t>
      </w:r>
    </w:p>
    <w:p w14:paraId="5A1C7088" w14:textId="028C29FC" w:rsidR="0067455A" w:rsidRPr="001B7F12" w:rsidRDefault="0067455A" w:rsidP="0067455A">
      <w:pPr>
        <w:pStyle w:val="ae"/>
        <w:rPr>
          <w:sz w:val="18"/>
          <w:szCs w:val="18"/>
        </w:rPr>
      </w:pPr>
      <w:r w:rsidRPr="001B7F12">
        <w:rPr>
          <w:sz w:val="18"/>
          <w:szCs w:val="18"/>
        </w:rPr>
        <w:t xml:space="preserve">Таблица </w:t>
      </w:r>
      <w:r w:rsidRPr="001B7F12">
        <w:rPr>
          <w:sz w:val="18"/>
          <w:szCs w:val="18"/>
        </w:rPr>
        <w:fldChar w:fldCharType="begin"/>
      </w:r>
      <w:r w:rsidRPr="001B7F12">
        <w:rPr>
          <w:sz w:val="18"/>
          <w:szCs w:val="18"/>
        </w:rPr>
        <w:instrText xml:space="preserve"> SEQ Таблица \* ARABIC </w:instrText>
      </w:r>
      <w:r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16</w:t>
      </w:r>
      <w:r w:rsidRPr="001B7F12">
        <w:rPr>
          <w:noProof/>
          <w:sz w:val="18"/>
          <w:szCs w:val="18"/>
        </w:rPr>
        <w:fldChar w:fldCharType="end"/>
      </w:r>
      <w:r w:rsidRPr="001B7F12">
        <w:rPr>
          <w:sz w:val="18"/>
          <w:szCs w:val="18"/>
        </w:rPr>
        <w:t xml:space="preserve">. Описание полей </w:t>
      </w:r>
      <w:r>
        <w:rPr>
          <w:sz w:val="18"/>
          <w:szCs w:val="18"/>
        </w:rPr>
        <w:t>диалогового окна «Клиент в АБС»</w:t>
      </w:r>
    </w:p>
    <w:tbl>
      <w:tblPr>
        <w:tblStyle w:val="af4"/>
        <w:tblW w:w="0" w:type="auto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559"/>
        <w:gridCol w:w="4536"/>
      </w:tblGrid>
      <w:tr w:rsidR="0067455A" w:rsidRPr="000557D6" w14:paraId="540F55DB" w14:textId="77777777" w:rsidTr="00195F74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101602DA" w14:textId="77777777" w:rsidR="0067455A" w:rsidRPr="002E0FCE" w:rsidRDefault="0067455A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377818D2" w14:textId="77777777" w:rsidR="0067455A" w:rsidRPr="002E0FCE" w:rsidRDefault="0067455A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155D0FE7" w14:textId="77777777" w:rsidR="0067455A" w:rsidRDefault="0067455A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2E37BBB4" w14:textId="77777777" w:rsidR="0067455A" w:rsidRPr="002E0FCE" w:rsidRDefault="0067455A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2B28B75E" w14:textId="77777777" w:rsidR="0067455A" w:rsidRPr="002E0FCE" w:rsidRDefault="0067455A" w:rsidP="00195F74">
            <w:pPr>
              <w:ind w:firstLine="0"/>
              <w:jc w:val="left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67455A" w14:paraId="24CA9A95" w14:textId="77777777" w:rsidTr="00195F74">
        <w:tc>
          <w:tcPr>
            <w:tcW w:w="2093" w:type="dxa"/>
            <w:shd w:val="clear" w:color="auto" w:fill="auto"/>
          </w:tcPr>
          <w:p w14:paraId="6B5DA20D" w14:textId="77777777" w:rsidR="0067455A" w:rsidRPr="00C4786E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Источник</w:t>
            </w:r>
          </w:p>
        </w:tc>
        <w:tc>
          <w:tcPr>
            <w:tcW w:w="1276" w:type="dxa"/>
          </w:tcPr>
          <w:p w14:paraId="021EB15B" w14:textId="77777777" w:rsidR="0067455A" w:rsidRPr="00030EC3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6E86A16F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536" w:type="dxa"/>
            <w:shd w:val="clear" w:color="auto" w:fill="auto"/>
          </w:tcPr>
          <w:p w14:paraId="3DEC1411" w14:textId="77777777" w:rsidR="0067455A" w:rsidRPr="005003E0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наименование источника. Не доступно для редактирования.</w:t>
            </w:r>
          </w:p>
        </w:tc>
      </w:tr>
      <w:tr w:rsidR="0067455A" w14:paraId="124473FC" w14:textId="77777777" w:rsidTr="00195F74">
        <w:tc>
          <w:tcPr>
            <w:tcW w:w="2093" w:type="dxa"/>
            <w:shd w:val="clear" w:color="auto" w:fill="auto"/>
          </w:tcPr>
          <w:p w14:paraId="0B9907C5" w14:textId="77777777" w:rsidR="0067455A" w:rsidRPr="00C4786E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Код филиала</w:t>
            </w:r>
          </w:p>
        </w:tc>
        <w:tc>
          <w:tcPr>
            <w:tcW w:w="1276" w:type="dxa"/>
          </w:tcPr>
          <w:p w14:paraId="08CBC88B" w14:textId="77777777" w:rsidR="0067455A" w:rsidRPr="00030EC3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0CD923E9" w14:textId="77777777" w:rsidR="0067455A" w:rsidRPr="00CA4B06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536" w:type="dxa"/>
            <w:shd w:val="clear" w:color="auto" w:fill="auto"/>
          </w:tcPr>
          <w:p w14:paraId="014369F4" w14:textId="77777777" w:rsidR="0067455A" w:rsidRPr="005003E0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код филиала. Не доступно для редактирования.</w:t>
            </w:r>
          </w:p>
        </w:tc>
      </w:tr>
      <w:tr w:rsidR="0067455A" w14:paraId="19521565" w14:textId="77777777" w:rsidTr="00195F74">
        <w:tc>
          <w:tcPr>
            <w:tcW w:w="2093" w:type="dxa"/>
            <w:shd w:val="clear" w:color="auto" w:fill="auto"/>
          </w:tcPr>
          <w:p w14:paraId="672242D1" w14:textId="77777777" w:rsidR="0067455A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Код клиента</w:t>
            </w:r>
          </w:p>
        </w:tc>
        <w:tc>
          <w:tcPr>
            <w:tcW w:w="1276" w:type="dxa"/>
          </w:tcPr>
          <w:p w14:paraId="286A4114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0F4F62B4" w14:textId="77777777" w:rsidR="0067455A" w:rsidRPr="005003E0" w:rsidRDefault="0067455A" w:rsidP="00195F7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579B2B27" w14:textId="77777777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код клиента. Не доступно для редактирования.</w:t>
            </w:r>
          </w:p>
          <w:p w14:paraId="738A3CF9" w14:textId="242DC785" w:rsidR="00070551" w:rsidRPr="00CA4B06" w:rsidRDefault="00070551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Должна быть возможность скопировать значение в буфер обмена.</w:t>
            </w:r>
          </w:p>
        </w:tc>
      </w:tr>
      <w:tr w:rsidR="0067455A" w14:paraId="7A59C20E" w14:textId="77777777" w:rsidTr="00195F74">
        <w:tc>
          <w:tcPr>
            <w:tcW w:w="2093" w:type="dxa"/>
            <w:shd w:val="clear" w:color="auto" w:fill="auto"/>
          </w:tcPr>
          <w:p w14:paraId="7D0B7DC2" w14:textId="77777777" w:rsidR="0067455A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Сокр. </w:t>
            </w:r>
            <w:proofErr w:type="spellStart"/>
            <w:r>
              <w:rPr>
                <w:sz w:val="18"/>
                <w:szCs w:val="18"/>
              </w:rPr>
              <w:t>наим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276" w:type="dxa"/>
          </w:tcPr>
          <w:p w14:paraId="3CE472EA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2319432A" w14:textId="77777777" w:rsidR="0067455A" w:rsidRPr="005003E0" w:rsidRDefault="0067455A" w:rsidP="00195F7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1B327907" w14:textId="77777777" w:rsidR="0067455A" w:rsidRPr="00CA4B06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сокращенное наименование клиента. Не доступно для редактирования.</w:t>
            </w:r>
          </w:p>
        </w:tc>
      </w:tr>
      <w:tr w:rsidR="0067455A" w14:paraId="3C7F57C7" w14:textId="77777777" w:rsidTr="00195F74">
        <w:tc>
          <w:tcPr>
            <w:tcW w:w="9464" w:type="dxa"/>
            <w:gridSpan w:val="4"/>
            <w:shd w:val="clear" w:color="auto" w:fill="auto"/>
          </w:tcPr>
          <w:p w14:paraId="60767BFC" w14:textId="77777777" w:rsidR="0067455A" w:rsidRPr="00C447B4" w:rsidRDefault="0067455A" w:rsidP="00195F74">
            <w:pPr>
              <w:ind w:firstLine="0"/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Командные кнопки</w:t>
            </w:r>
          </w:p>
        </w:tc>
      </w:tr>
      <w:tr w:rsidR="0067455A" w14:paraId="54968453" w14:textId="77777777" w:rsidTr="00195F74">
        <w:tc>
          <w:tcPr>
            <w:tcW w:w="2093" w:type="dxa"/>
            <w:shd w:val="clear" w:color="auto" w:fill="auto"/>
          </w:tcPr>
          <w:p w14:paraId="7C572FFA" w14:textId="77777777" w:rsidR="0067455A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ОК</w:t>
            </w:r>
          </w:p>
        </w:tc>
        <w:tc>
          <w:tcPr>
            <w:tcW w:w="1276" w:type="dxa"/>
          </w:tcPr>
          <w:p w14:paraId="37D87CFC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073FB06F" w14:textId="77777777" w:rsidR="0067455A" w:rsidRPr="005003E0" w:rsidRDefault="0067455A" w:rsidP="00195F7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3160407B" w14:textId="77777777" w:rsidR="0067455A" w:rsidRPr="00CA4B06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 w:rsidRPr="009401BC">
              <w:rPr>
                <w:sz w:val="18"/>
                <w:szCs w:val="18"/>
              </w:rPr>
              <w:t>При нажатии на кнопку закрывается текущее диалоговое окно.</w:t>
            </w:r>
          </w:p>
        </w:tc>
      </w:tr>
    </w:tbl>
    <w:p w14:paraId="2D5F5598" w14:textId="77777777" w:rsidR="0067455A" w:rsidRDefault="0067455A" w:rsidP="0067455A">
      <w:pPr>
        <w:pStyle w:val="3"/>
      </w:pPr>
      <w:bookmarkStart w:id="114" w:name="_Ref16605857"/>
      <w:bookmarkStart w:id="115" w:name="_Toc16696407"/>
      <w:bookmarkStart w:id="116" w:name="_Toc25317513"/>
      <w:r>
        <w:t>Диалоговое окно «Маркировка»</w:t>
      </w:r>
      <w:bookmarkEnd w:id="114"/>
      <w:bookmarkEnd w:id="115"/>
      <w:bookmarkEnd w:id="116"/>
    </w:p>
    <w:p w14:paraId="3D638235" w14:textId="0438E16A" w:rsidR="0067455A" w:rsidRDefault="0067455A" w:rsidP="0067455A">
      <w:pPr>
        <w:ind w:firstLine="0"/>
      </w:pPr>
      <w:r>
        <w:t xml:space="preserve">Эскиз диалогового окна «Маркировка» представлен на </w:t>
      </w:r>
      <w:r w:rsidRPr="00F72C6B">
        <w:rPr>
          <w:b/>
        </w:rPr>
        <w:fldChar w:fldCharType="begin"/>
      </w:r>
      <w:r w:rsidRPr="00F72C6B">
        <w:rPr>
          <w:b/>
        </w:rPr>
        <w:instrText xml:space="preserve"> REF _Ref16606272 \h </w:instrText>
      </w:r>
      <w:r>
        <w:rPr>
          <w:b/>
        </w:rPr>
        <w:instrText xml:space="preserve"> \* MERGEFORMAT </w:instrText>
      </w:r>
      <w:r w:rsidRPr="00F72C6B">
        <w:rPr>
          <w:b/>
        </w:rPr>
      </w:r>
      <w:r w:rsidRPr="00F72C6B">
        <w:rPr>
          <w:b/>
        </w:rPr>
        <w:fldChar w:fldCharType="separate"/>
      </w:r>
      <w:r w:rsidR="00CA0105" w:rsidRPr="00D9679B">
        <w:rPr>
          <w:b/>
          <w:sz w:val="18"/>
          <w:szCs w:val="18"/>
        </w:rPr>
        <w:t xml:space="preserve">Рисунок </w:t>
      </w:r>
      <w:r w:rsidR="00CA0105" w:rsidRPr="00D9679B">
        <w:rPr>
          <w:b/>
          <w:noProof/>
          <w:sz w:val="18"/>
          <w:szCs w:val="18"/>
        </w:rPr>
        <w:t>15</w:t>
      </w:r>
      <w:r w:rsidRPr="00F72C6B">
        <w:rPr>
          <w:b/>
        </w:rPr>
        <w:fldChar w:fldCharType="end"/>
      </w:r>
      <w:r>
        <w:t>.</w:t>
      </w:r>
    </w:p>
    <w:p w14:paraId="2D870ADD" w14:textId="77777777" w:rsidR="0067455A" w:rsidRDefault="0067455A" w:rsidP="0067455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4F834F" wp14:editId="076D6CEE">
            <wp:extent cx="2934031" cy="1084131"/>
            <wp:effectExtent l="0" t="0" r="0" b="190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031" cy="108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8916F" w14:textId="1371BCF5" w:rsidR="0067455A" w:rsidRPr="001B7F12" w:rsidRDefault="0067455A" w:rsidP="0067455A">
      <w:pPr>
        <w:pStyle w:val="ae"/>
        <w:jc w:val="center"/>
        <w:rPr>
          <w:sz w:val="18"/>
          <w:szCs w:val="18"/>
        </w:rPr>
      </w:pPr>
      <w:bookmarkStart w:id="117" w:name="_Ref16606272"/>
      <w:r w:rsidRPr="001B7F12">
        <w:rPr>
          <w:sz w:val="18"/>
          <w:szCs w:val="18"/>
        </w:rPr>
        <w:t xml:space="preserve">Рисунок </w:t>
      </w:r>
      <w:r w:rsidRPr="001B7F12">
        <w:rPr>
          <w:sz w:val="18"/>
          <w:szCs w:val="18"/>
        </w:rPr>
        <w:fldChar w:fldCharType="begin"/>
      </w:r>
      <w:r w:rsidRPr="001B7F12">
        <w:rPr>
          <w:sz w:val="18"/>
          <w:szCs w:val="18"/>
        </w:rPr>
        <w:instrText xml:space="preserve"> SEQ Рисунок \* ARABIC </w:instrText>
      </w:r>
      <w:r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15</w:t>
      </w:r>
      <w:r w:rsidRPr="001B7F12">
        <w:rPr>
          <w:noProof/>
          <w:sz w:val="18"/>
          <w:szCs w:val="18"/>
        </w:rPr>
        <w:fldChar w:fldCharType="end"/>
      </w:r>
      <w:bookmarkEnd w:id="117"/>
      <w:r w:rsidRPr="001B7F12">
        <w:rPr>
          <w:sz w:val="18"/>
          <w:szCs w:val="18"/>
        </w:rPr>
        <w:t xml:space="preserve">. Эскиз </w:t>
      </w:r>
      <w:r>
        <w:rPr>
          <w:sz w:val="18"/>
          <w:szCs w:val="18"/>
        </w:rPr>
        <w:t>диалогового окна «Маркировка»</w:t>
      </w:r>
    </w:p>
    <w:p w14:paraId="33B01E4D" w14:textId="1C2955EA" w:rsidR="0067455A" w:rsidRPr="001B7F12" w:rsidRDefault="0067455A" w:rsidP="0067455A">
      <w:pPr>
        <w:pStyle w:val="ae"/>
        <w:rPr>
          <w:sz w:val="18"/>
          <w:szCs w:val="18"/>
        </w:rPr>
      </w:pPr>
      <w:r w:rsidRPr="001B7F12">
        <w:rPr>
          <w:sz w:val="18"/>
          <w:szCs w:val="18"/>
        </w:rPr>
        <w:t xml:space="preserve">Таблица </w:t>
      </w:r>
      <w:r w:rsidRPr="001B7F12">
        <w:rPr>
          <w:sz w:val="18"/>
          <w:szCs w:val="18"/>
        </w:rPr>
        <w:fldChar w:fldCharType="begin"/>
      </w:r>
      <w:r w:rsidRPr="001B7F12">
        <w:rPr>
          <w:sz w:val="18"/>
          <w:szCs w:val="18"/>
        </w:rPr>
        <w:instrText xml:space="preserve"> SEQ Таблица \* ARABIC </w:instrText>
      </w:r>
      <w:r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17</w:t>
      </w:r>
      <w:r w:rsidRPr="001B7F12">
        <w:rPr>
          <w:noProof/>
          <w:sz w:val="18"/>
          <w:szCs w:val="18"/>
        </w:rPr>
        <w:fldChar w:fldCharType="end"/>
      </w:r>
      <w:r w:rsidRPr="001B7F12">
        <w:rPr>
          <w:sz w:val="18"/>
          <w:szCs w:val="18"/>
        </w:rPr>
        <w:t xml:space="preserve">. Описание полей </w:t>
      </w:r>
      <w:r>
        <w:rPr>
          <w:sz w:val="18"/>
          <w:szCs w:val="18"/>
        </w:rPr>
        <w:t>диалогового окна «Маркировка»</w:t>
      </w:r>
    </w:p>
    <w:tbl>
      <w:tblPr>
        <w:tblStyle w:val="af4"/>
        <w:tblW w:w="0" w:type="auto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559"/>
        <w:gridCol w:w="4536"/>
      </w:tblGrid>
      <w:tr w:rsidR="0067455A" w:rsidRPr="000557D6" w14:paraId="7D8A6555" w14:textId="77777777" w:rsidTr="00195F74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068734B0" w14:textId="77777777" w:rsidR="0067455A" w:rsidRPr="002E0FCE" w:rsidRDefault="0067455A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0BFCE6B5" w14:textId="77777777" w:rsidR="0067455A" w:rsidRPr="002E0FCE" w:rsidRDefault="0067455A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002B6C06" w14:textId="77777777" w:rsidR="0067455A" w:rsidRDefault="0067455A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1CDBD37C" w14:textId="77777777" w:rsidR="0067455A" w:rsidRPr="002E0FCE" w:rsidRDefault="0067455A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384D0375" w14:textId="77777777" w:rsidR="0067455A" w:rsidRPr="002E0FCE" w:rsidRDefault="0067455A" w:rsidP="00195F74">
            <w:pPr>
              <w:ind w:firstLine="0"/>
              <w:jc w:val="left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67455A" w14:paraId="68613EA2" w14:textId="77777777" w:rsidTr="00195F74">
        <w:tc>
          <w:tcPr>
            <w:tcW w:w="2093" w:type="dxa"/>
            <w:shd w:val="clear" w:color="auto" w:fill="auto"/>
          </w:tcPr>
          <w:p w14:paraId="415E792C" w14:textId="77777777" w:rsidR="0067455A" w:rsidRPr="00C4786E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клиента</w:t>
            </w:r>
          </w:p>
        </w:tc>
        <w:tc>
          <w:tcPr>
            <w:tcW w:w="1276" w:type="dxa"/>
          </w:tcPr>
          <w:p w14:paraId="605B5A3C" w14:textId="77777777" w:rsidR="0067455A" w:rsidRPr="00030EC3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  <w:p w14:paraId="2BA1940D" w14:textId="77777777" w:rsidR="0067455A" w:rsidRPr="00030EC3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24CB3210" w14:textId="5E910AA2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536" w:type="dxa"/>
            <w:shd w:val="clear" w:color="auto" w:fill="auto"/>
          </w:tcPr>
          <w:p w14:paraId="224C68E8" w14:textId="77777777" w:rsidR="0067455A" w:rsidRPr="005003E0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тип клиента в выбранном классификаторе. Не доступно для редактирования.</w:t>
            </w:r>
          </w:p>
        </w:tc>
      </w:tr>
      <w:tr w:rsidR="0067455A" w14:paraId="320D4B4B" w14:textId="77777777" w:rsidTr="00195F74">
        <w:tc>
          <w:tcPr>
            <w:tcW w:w="2093" w:type="dxa"/>
            <w:shd w:val="clear" w:color="auto" w:fill="auto"/>
          </w:tcPr>
          <w:p w14:paraId="75ACA916" w14:textId="77777777" w:rsidR="0067455A" w:rsidRPr="00C4786E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Описание</w:t>
            </w:r>
          </w:p>
        </w:tc>
        <w:tc>
          <w:tcPr>
            <w:tcW w:w="1276" w:type="dxa"/>
          </w:tcPr>
          <w:p w14:paraId="7BDFA1D5" w14:textId="77777777" w:rsidR="0067455A" w:rsidRPr="00030EC3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05152209" w14:textId="77777777" w:rsidR="0075640F" w:rsidRPr="0075640F" w:rsidRDefault="0075640F" w:rsidP="0075640F">
            <w:pPr>
              <w:ind w:firstLine="0"/>
              <w:jc w:val="center"/>
              <w:rPr>
                <w:sz w:val="18"/>
                <w:szCs w:val="18"/>
              </w:rPr>
            </w:pPr>
            <w:r w:rsidRPr="0075640F">
              <w:rPr>
                <w:sz w:val="18"/>
                <w:szCs w:val="18"/>
              </w:rPr>
              <w:t>Потенциальный</w:t>
            </w:r>
          </w:p>
          <w:p w14:paraId="16C76ACB" w14:textId="77777777" w:rsidR="0075640F" w:rsidRPr="0075640F" w:rsidRDefault="0075640F" w:rsidP="0075640F">
            <w:pPr>
              <w:ind w:firstLine="0"/>
              <w:jc w:val="center"/>
              <w:rPr>
                <w:sz w:val="18"/>
                <w:szCs w:val="18"/>
              </w:rPr>
            </w:pPr>
            <w:r w:rsidRPr="0075640F">
              <w:rPr>
                <w:sz w:val="18"/>
                <w:szCs w:val="18"/>
              </w:rPr>
              <w:t>Потенциальный-Отказ</w:t>
            </w:r>
          </w:p>
          <w:p w14:paraId="7B58B812" w14:textId="77777777" w:rsidR="0075640F" w:rsidRPr="0075640F" w:rsidRDefault="0075640F" w:rsidP="0075640F">
            <w:pPr>
              <w:ind w:firstLine="0"/>
              <w:jc w:val="center"/>
              <w:rPr>
                <w:sz w:val="18"/>
                <w:szCs w:val="18"/>
              </w:rPr>
            </w:pPr>
            <w:r w:rsidRPr="0075640F">
              <w:rPr>
                <w:sz w:val="18"/>
                <w:szCs w:val="18"/>
              </w:rPr>
              <w:t>Действующий,</w:t>
            </w:r>
          </w:p>
          <w:p w14:paraId="159A91F0" w14:textId="77777777" w:rsidR="0075640F" w:rsidRPr="0075640F" w:rsidRDefault="0075640F" w:rsidP="0075640F">
            <w:pPr>
              <w:ind w:firstLine="0"/>
              <w:jc w:val="center"/>
              <w:rPr>
                <w:sz w:val="18"/>
                <w:szCs w:val="18"/>
              </w:rPr>
            </w:pPr>
            <w:r w:rsidRPr="0075640F">
              <w:rPr>
                <w:sz w:val="18"/>
                <w:szCs w:val="18"/>
              </w:rPr>
              <w:lastRenderedPageBreak/>
              <w:t>Переведен в ДО</w:t>
            </w:r>
          </w:p>
          <w:p w14:paraId="65DD605A" w14:textId="77777777" w:rsidR="0075640F" w:rsidRPr="0075640F" w:rsidRDefault="0075640F" w:rsidP="0075640F">
            <w:pPr>
              <w:ind w:firstLine="0"/>
              <w:jc w:val="center"/>
              <w:rPr>
                <w:sz w:val="18"/>
                <w:szCs w:val="18"/>
              </w:rPr>
            </w:pPr>
            <w:r w:rsidRPr="0075640F">
              <w:rPr>
                <w:sz w:val="18"/>
                <w:szCs w:val="18"/>
              </w:rPr>
              <w:t>Закрыт</w:t>
            </w:r>
          </w:p>
          <w:p w14:paraId="4D50577F" w14:textId="78C6576D" w:rsidR="0067455A" w:rsidRPr="00CA4B06" w:rsidRDefault="0075640F" w:rsidP="0075640F">
            <w:pPr>
              <w:ind w:firstLine="0"/>
              <w:jc w:val="center"/>
              <w:rPr>
                <w:sz w:val="18"/>
                <w:szCs w:val="18"/>
              </w:rPr>
            </w:pPr>
            <w:r w:rsidRPr="0075640F">
              <w:rPr>
                <w:sz w:val="18"/>
                <w:szCs w:val="18"/>
              </w:rPr>
              <w:t>Умер</w:t>
            </w:r>
          </w:p>
        </w:tc>
        <w:tc>
          <w:tcPr>
            <w:tcW w:w="4536" w:type="dxa"/>
            <w:shd w:val="clear" w:color="auto" w:fill="auto"/>
          </w:tcPr>
          <w:p w14:paraId="1E398B5D" w14:textId="77777777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Отображается описание для типа клиента. Не доступно для редактирования.</w:t>
            </w:r>
          </w:p>
          <w:p w14:paraId="20A43BAA" w14:textId="77777777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 зависимости от типа клиента отображаются следующие значения:</w:t>
            </w:r>
          </w:p>
          <w:p w14:paraId="5791AA2B" w14:textId="77777777" w:rsidR="0067455A" w:rsidRPr="000D0864" w:rsidRDefault="0067455A" w:rsidP="00195F74">
            <w:pPr>
              <w:ind w:firstLine="0"/>
              <w:jc w:val="left"/>
              <w:rPr>
                <w:b/>
                <w:sz w:val="18"/>
                <w:szCs w:val="18"/>
              </w:rPr>
            </w:pPr>
            <w:r w:rsidRPr="000D0864">
              <w:rPr>
                <w:b/>
                <w:sz w:val="18"/>
                <w:szCs w:val="18"/>
              </w:rPr>
              <w:lastRenderedPageBreak/>
              <w:t>Потенциальный:</w:t>
            </w:r>
          </w:p>
          <w:p w14:paraId="0A3A236B" w14:textId="77777777" w:rsidR="0067455A" w:rsidRPr="000D0864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«</w:t>
            </w:r>
            <w:r w:rsidRPr="000D0864">
              <w:rPr>
                <w:i/>
                <w:sz w:val="18"/>
                <w:szCs w:val="18"/>
              </w:rPr>
              <w:t xml:space="preserve">Установка классификатора "Перспективный" в 5NT </w:t>
            </w:r>
            <w:proofErr w:type="spellStart"/>
            <w:r w:rsidRPr="000D0864">
              <w:rPr>
                <w:i/>
                <w:sz w:val="18"/>
                <w:szCs w:val="18"/>
              </w:rPr>
              <w:t>Retail</w:t>
            </w:r>
            <w:proofErr w:type="spellEnd"/>
            <w:r w:rsidRPr="000D0864">
              <w:rPr>
                <w:i/>
                <w:sz w:val="18"/>
                <w:szCs w:val="18"/>
              </w:rPr>
              <w:t xml:space="preserve"> и 5NT </w:t>
            </w:r>
            <w:proofErr w:type="spellStart"/>
            <w:r w:rsidRPr="000D0864">
              <w:rPr>
                <w:i/>
                <w:sz w:val="18"/>
                <w:szCs w:val="18"/>
              </w:rPr>
              <w:t>Custody</w:t>
            </w:r>
            <w:proofErr w:type="spellEnd"/>
            <w:r>
              <w:rPr>
                <w:sz w:val="18"/>
                <w:szCs w:val="18"/>
              </w:rPr>
              <w:t>».</w:t>
            </w:r>
          </w:p>
          <w:p w14:paraId="736D73A5" w14:textId="77777777" w:rsidR="0067455A" w:rsidRPr="000D0864" w:rsidRDefault="0067455A" w:rsidP="00195F74">
            <w:pPr>
              <w:ind w:firstLine="0"/>
              <w:jc w:val="left"/>
              <w:rPr>
                <w:b/>
                <w:sz w:val="18"/>
                <w:szCs w:val="18"/>
              </w:rPr>
            </w:pPr>
            <w:r w:rsidRPr="000D0864">
              <w:rPr>
                <w:b/>
                <w:sz w:val="18"/>
                <w:szCs w:val="18"/>
              </w:rPr>
              <w:t>Потенциальный – отказ:</w:t>
            </w:r>
          </w:p>
          <w:p w14:paraId="48FA6E7D" w14:textId="77777777" w:rsidR="0067455A" w:rsidRPr="000D0864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«</w:t>
            </w:r>
            <w:r w:rsidRPr="00D71F0C">
              <w:rPr>
                <w:i/>
                <w:sz w:val="18"/>
                <w:szCs w:val="18"/>
              </w:rPr>
              <w:t xml:space="preserve">Снятие классификатора "Перспективный" в 5NT </w:t>
            </w:r>
            <w:proofErr w:type="spellStart"/>
            <w:r w:rsidRPr="00D71F0C">
              <w:rPr>
                <w:i/>
                <w:sz w:val="18"/>
                <w:szCs w:val="18"/>
              </w:rPr>
              <w:t>Retail</w:t>
            </w:r>
            <w:proofErr w:type="spellEnd"/>
            <w:r w:rsidRPr="00D71F0C">
              <w:rPr>
                <w:i/>
                <w:sz w:val="18"/>
                <w:szCs w:val="18"/>
              </w:rPr>
              <w:t xml:space="preserve"> и 5NT </w:t>
            </w:r>
            <w:proofErr w:type="spellStart"/>
            <w:r w:rsidRPr="00D71F0C">
              <w:rPr>
                <w:i/>
                <w:sz w:val="18"/>
                <w:szCs w:val="18"/>
              </w:rPr>
              <w:t>Custody</w:t>
            </w:r>
            <w:proofErr w:type="spellEnd"/>
            <w:r>
              <w:rPr>
                <w:sz w:val="18"/>
                <w:szCs w:val="18"/>
              </w:rPr>
              <w:t>».</w:t>
            </w:r>
          </w:p>
          <w:p w14:paraId="4A6D7A77" w14:textId="77777777" w:rsidR="0067455A" w:rsidRPr="000D0864" w:rsidRDefault="0067455A" w:rsidP="00195F74">
            <w:pPr>
              <w:ind w:firstLine="0"/>
              <w:jc w:val="left"/>
              <w:rPr>
                <w:b/>
                <w:sz w:val="18"/>
                <w:szCs w:val="18"/>
              </w:rPr>
            </w:pPr>
            <w:r w:rsidRPr="000D0864">
              <w:rPr>
                <w:b/>
                <w:sz w:val="18"/>
                <w:szCs w:val="18"/>
              </w:rPr>
              <w:t>Действующий:</w:t>
            </w:r>
          </w:p>
          <w:p w14:paraId="650004E4" w14:textId="77777777" w:rsidR="0067455A" w:rsidRPr="000D0864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«</w:t>
            </w:r>
            <w:r w:rsidRPr="00D71F0C">
              <w:rPr>
                <w:i/>
                <w:sz w:val="18"/>
                <w:szCs w:val="18"/>
              </w:rPr>
              <w:t xml:space="preserve">Установка классификаторов принадлежности к ДЧБО в 5NT </w:t>
            </w:r>
            <w:proofErr w:type="spellStart"/>
            <w:r w:rsidRPr="00D71F0C">
              <w:rPr>
                <w:i/>
                <w:sz w:val="18"/>
                <w:szCs w:val="18"/>
              </w:rPr>
              <w:t>Retail</w:t>
            </w:r>
            <w:proofErr w:type="spellEnd"/>
            <w:r w:rsidRPr="00D71F0C">
              <w:rPr>
                <w:i/>
                <w:sz w:val="18"/>
                <w:szCs w:val="18"/>
              </w:rPr>
              <w:t>, ИКАР и АБС Сейфовые ячейки</w:t>
            </w:r>
            <w:r>
              <w:rPr>
                <w:sz w:val="18"/>
                <w:szCs w:val="18"/>
              </w:rPr>
              <w:t>».</w:t>
            </w:r>
          </w:p>
          <w:p w14:paraId="4CC87A9D" w14:textId="77777777" w:rsidR="0067455A" w:rsidRPr="000D0864" w:rsidRDefault="0067455A" w:rsidP="00195F74">
            <w:pPr>
              <w:ind w:firstLine="0"/>
              <w:jc w:val="left"/>
              <w:rPr>
                <w:b/>
                <w:sz w:val="18"/>
                <w:szCs w:val="18"/>
              </w:rPr>
            </w:pPr>
            <w:r w:rsidRPr="000D0864">
              <w:rPr>
                <w:b/>
                <w:sz w:val="18"/>
                <w:szCs w:val="18"/>
              </w:rPr>
              <w:t>Переведен в ДО:</w:t>
            </w:r>
          </w:p>
          <w:p w14:paraId="4214C66E" w14:textId="77777777" w:rsidR="0067455A" w:rsidRPr="005003E0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«</w:t>
            </w:r>
            <w:r w:rsidRPr="00D71F0C">
              <w:rPr>
                <w:i/>
                <w:sz w:val="18"/>
                <w:szCs w:val="18"/>
              </w:rPr>
              <w:t xml:space="preserve">Снятие классификаторов принадлежности к ДЧБО в 5NT </w:t>
            </w:r>
            <w:proofErr w:type="spellStart"/>
            <w:r w:rsidRPr="00D71F0C">
              <w:rPr>
                <w:i/>
                <w:sz w:val="18"/>
                <w:szCs w:val="18"/>
              </w:rPr>
              <w:t>Retail</w:t>
            </w:r>
            <w:proofErr w:type="spellEnd"/>
            <w:r w:rsidRPr="00D71F0C">
              <w:rPr>
                <w:i/>
                <w:sz w:val="18"/>
                <w:szCs w:val="18"/>
              </w:rPr>
              <w:t>, ИКАР и АБС Сейфовые ячейки</w:t>
            </w:r>
            <w:r>
              <w:rPr>
                <w:sz w:val="18"/>
                <w:szCs w:val="18"/>
              </w:rPr>
              <w:t>».</w:t>
            </w:r>
          </w:p>
        </w:tc>
      </w:tr>
      <w:tr w:rsidR="0067455A" w14:paraId="17C17EE6" w14:textId="77777777" w:rsidTr="00195F74">
        <w:tc>
          <w:tcPr>
            <w:tcW w:w="9464" w:type="dxa"/>
            <w:gridSpan w:val="4"/>
            <w:shd w:val="clear" w:color="auto" w:fill="auto"/>
          </w:tcPr>
          <w:p w14:paraId="430E5436" w14:textId="77777777" w:rsidR="0067455A" w:rsidRPr="00C447B4" w:rsidRDefault="0067455A" w:rsidP="00195F74">
            <w:pPr>
              <w:ind w:firstLine="0"/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Командные кнопки</w:t>
            </w:r>
          </w:p>
        </w:tc>
      </w:tr>
      <w:tr w:rsidR="0067455A" w14:paraId="5520E6B0" w14:textId="77777777" w:rsidTr="00195F74">
        <w:tc>
          <w:tcPr>
            <w:tcW w:w="2093" w:type="dxa"/>
            <w:shd w:val="clear" w:color="auto" w:fill="auto"/>
          </w:tcPr>
          <w:p w14:paraId="752E0AE1" w14:textId="77777777" w:rsidR="0067455A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Маркировать</w:t>
            </w:r>
          </w:p>
        </w:tc>
        <w:tc>
          <w:tcPr>
            <w:tcW w:w="1276" w:type="dxa"/>
          </w:tcPr>
          <w:p w14:paraId="026444F7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5BB66882" w14:textId="77777777" w:rsidR="0067455A" w:rsidRPr="005003E0" w:rsidRDefault="0067455A" w:rsidP="00195F7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7FD42695" w14:textId="61C4A233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commentRangeStart w:id="118"/>
            <w:r w:rsidRPr="009401BC">
              <w:rPr>
                <w:sz w:val="18"/>
                <w:szCs w:val="18"/>
              </w:rPr>
              <w:t>При нажатии на кнопку</w:t>
            </w:r>
            <w:r>
              <w:rPr>
                <w:sz w:val="18"/>
                <w:szCs w:val="18"/>
              </w:rPr>
              <w:t xml:space="preserve"> запускается «пакет» для маркировки клиента</w:t>
            </w:r>
            <w:commentRangeEnd w:id="118"/>
            <w:r>
              <w:rPr>
                <w:rStyle w:val="af1"/>
              </w:rPr>
              <w:commentReference w:id="118"/>
            </w:r>
            <w:r>
              <w:rPr>
                <w:sz w:val="18"/>
                <w:szCs w:val="18"/>
              </w:rPr>
              <w:t>.</w:t>
            </w:r>
          </w:p>
          <w:p w14:paraId="08D90D6E" w14:textId="77777777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 случае не успешной маркировки или ошибок пользователю должно выдаваться информационное сообщение:</w:t>
            </w:r>
          </w:p>
          <w:p w14:paraId="09E4ECA3" w14:textId="77777777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«</w:t>
            </w:r>
            <w:r w:rsidRPr="00252A36">
              <w:rPr>
                <w:i/>
                <w:sz w:val="18"/>
                <w:szCs w:val="18"/>
              </w:rPr>
              <w:t>Не удалось произвести маркировку!</w:t>
            </w:r>
            <w:r>
              <w:rPr>
                <w:sz w:val="18"/>
                <w:szCs w:val="18"/>
              </w:rPr>
              <w:t>».</w:t>
            </w:r>
          </w:p>
          <w:p w14:paraId="2E56DB1E" w14:textId="77777777" w:rsidR="0067455A" w:rsidRPr="00CA4B06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Факт запуска и успешного/не успешного завершения маркировки должен фиксироваться в логе действий пользователя.</w:t>
            </w:r>
          </w:p>
        </w:tc>
      </w:tr>
      <w:tr w:rsidR="0067455A" w14:paraId="60DFA249" w14:textId="77777777" w:rsidTr="00195F74">
        <w:tc>
          <w:tcPr>
            <w:tcW w:w="2093" w:type="dxa"/>
            <w:shd w:val="clear" w:color="auto" w:fill="auto"/>
          </w:tcPr>
          <w:p w14:paraId="6A3ED124" w14:textId="77777777" w:rsidR="0067455A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Отмена</w:t>
            </w:r>
          </w:p>
        </w:tc>
        <w:tc>
          <w:tcPr>
            <w:tcW w:w="1276" w:type="dxa"/>
          </w:tcPr>
          <w:p w14:paraId="06EA3ECE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63780773" w14:textId="77777777" w:rsidR="0067455A" w:rsidRPr="005003E0" w:rsidRDefault="0067455A" w:rsidP="00195F7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0EC2C3D6" w14:textId="77777777" w:rsidR="0067455A" w:rsidRPr="00CA4B06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 w:rsidRPr="009401BC">
              <w:rPr>
                <w:sz w:val="18"/>
                <w:szCs w:val="18"/>
              </w:rPr>
              <w:t>При нажатии на кнопку закрывается текущее диалоговое окно.</w:t>
            </w:r>
          </w:p>
        </w:tc>
      </w:tr>
    </w:tbl>
    <w:p w14:paraId="7E61B789" w14:textId="070D3CD0" w:rsidR="0067455A" w:rsidRDefault="0067455A" w:rsidP="0067455A">
      <w:pPr>
        <w:pStyle w:val="3"/>
      </w:pPr>
      <w:bookmarkStart w:id="119" w:name="_Ref16605864"/>
      <w:bookmarkStart w:id="120" w:name="_Toc16696408"/>
      <w:bookmarkStart w:id="121" w:name="_Toc25317514"/>
      <w:r>
        <w:t>Диалоговое окно «</w:t>
      </w:r>
      <w:r w:rsidR="00D1498E">
        <w:t>Управление классификаторами в АБС</w:t>
      </w:r>
      <w:r>
        <w:t>»</w:t>
      </w:r>
      <w:bookmarkEnd w:id="119"/>
      <w:bookmarkEnd w:id="120"/>
      <w:bookmarkEnd w:id="121"/>
    </w:p>
    <w:p w14:paraId="05CB0DFD" w14:textId="0C180E2F" w:rsidR="0067455A" w:rsidRDefault="0067455A" w:rsidP="0067455A">
      <w:pPr>
        <w:ind w:firstLine="0"/>
      </w:pPr>
      <w:r>
        <w:t>Эскиз диалогового окна «</w:t>
      </w:r>
      <w:commentRangeStart w:id="122"/>
      <w:del w:id="123" w:author="Kirsanov Sergey" w:date="2019-11-14T16:04:00Z">
        <w:r w:rsidRPr="00743EE9" w:rsidDel="00D1498E">
          <w:delText>Маркиров</w:delText>
        </w:r>
        <w:r w:rsidDel="00D1498E">
          <w:delText>ка</w:delText>
        </w:r>
        <w:r w:rsidRPr="00743EE9" w:rsidDel="00D1498E">
          <w:delText xml:space="preserve"> 5NT Custody</w:delText>
        </w:r>
        <w:commentRangeEnd w:id="122"/>
        <w:r w:rsidR="004128ED" w:rsidDel="00D1498E">
          <w:rPr>
            <w:rStyle w:val="af1"/>
          </w:rPr>
          <w:commentReference w:id="122"/>
        </w:r>
      </w:del>
      <w:r w:rsidR="00D1498E">
        <w:t>Управление классификаторами в АБС</w:t>
      </w:r>
      <w:r>
        <w:t xml:space="preserve">» представлен на </w:t>
      </w:r>
      <w:r w:rsidRPr="00743EE9">
        <w:rPr>
          <w:b/>
        </w:rPr>
        <w:fldChar w:fldCharType="begin"/>
      </w:r>
      <w:r w:rsidRPr="00743EE9">
        <w:rPr>
          <w:b/>
        </w:rPr>
        <w:instrText xml:space="preserve"> REF _Ref16606333 \h </w:instrText>
      </w:r>
      <w:r>
        <w:rPr>
          <w:b/>
        </w:rPr>
        <w:instrText xml:space="preserve"> \* MERGEFORMAT </w:instrText>
      </w:r>
      <w:r w:rsidRPr="00743EE9">
        <w:rPr>
          <w:b/>
        </w:rPr>
      </w:r>
      <w:r w:rsidRPr="00743EE9">
        <w:rPr>
          <w:b/>
        </w:rPr>
        <w:fldChar w:fldCharType="separate"/>
      </w:r>
      <w:r w:rsidR="00CA0105" w:rsidRPr="00D9679B">
        <w:rPr>
          <w:b/>
          <w:sz w:val="18"/>
          <w:szCs w:val="18"/>
        </w:rPr>
        <w:t xml:space="preserve">Рисунок </w:t>
      </w:r>
      <w:r w:rsidR="00CA0105" w:rsidRPr="00D9679B">
        <w:rPr>
          <w:b/>
          <w:noProof/>
          <w:sz w:val="18"/>
          <w:szCs w:val="18"/>
        </w:rPr>
        <w:t>16</w:t>
      </w:r>
      <w:r w:rsidRPr="00743EE9">
        <w:rPr>
          <w:b/>
        </w:rPr>
        <w:fldChar w:fldCharType="end"/>
      </w:r>
      <w:r>
        <w:t>.</w:t>
      </w:r>
    </w:p>
    <w:p w14:paraId="59E46944" w14:textId="263CC356" w:rsidR="0067455A" w:rsidRDefault="002611E5" w:rsidP="0067455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A52F8E5" wp14:editId="6F961593">
            <wp:extent cx="3013406" cy="2282713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592" cy="229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7450C" w14:textId="6DB2406A" w:rsidR="0067455A" w:rsidRPr="001B7F12" w:rsidRDefault="0067455A" w:rsidP="0067455A">
      <w:pPr>
        <w:pStyle w:val="ae"/>
        <w:jc w:val="center"/>
        <w:rPr>
          <w:sz w:val="18"/>
          <w:szCs w:val="18"/>
        </w:rPr>
      </w:pPr>
      <w:bookmarkStart w:id="124" w:name="_Ref16606333"/>
      <w:r w:rsidRPr="001B7F12">
        <w:rPr>
          <w:sz w:val="18"/>
          <w:szCs w:val="18"/>
        </w:rPr>
        <w:t xml:space="preserve">Рисунок </w:t>
      </w:r>
      <w:r w:rsidRPr="001B7F12">
        <w:rPr>
          <w:sz w:val="18"/>
          <w:szCs w:val="18"/>
        </w:rPr>
        <w:fldChar w:fldCharType="begin"/>
      </w:r>
      <w:r w:rsidRPr="001B7F12">
        <w:rPr>
          <w:sz w:val="18"/>
          <w:szCs w:val="18"/>
        </w:rPr>
        <w:instrText xml:space="preserve"> SEQ Рисунок \* ARABIC </w:instrText>
      </w:r>
      <w:r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16</w:t>
      </w:r>
      <w:r w:rsidRPr="001B7F12">
        <w:rPr>
          <w:noProof/>
          <w:sz w:val="18"/>
          <w:szCs w:val="18"/>
        </w:rPr>
        <w:fldChar w:fldCharType="end"/>
      </w:r>
      <w:bookmarkEnd w:id="124"/>
      <w:r w:rsidRPr="001B7F12">
        <w:rPr>
          <w:sz w:val="18"/>
          <w:szCs w:val="18"/>
        </w:rPr>
        <w:t xml:space="preserve">. Эскиз </w:t>
      </w:r>
      <w:r>
        <w:rPr>
          <w:sz w:val="18"/>
          <w:szCs w:val="18"/>
        </w:rPr>
        <w:t>диалогового окна «</w:t>
      </w:r>
      <w:r w:rsidR="00D1498E">
        <w:rPr>
          <w:sz w:val="18"/>
          <w:szCs w:val="18"/>
        </w:rPr>
        <w:t>Управление классификаторами в АБС</w:t>
      </w:r>
      <w:r>
        <w:rPr>
          <w:sz w:val="18"/>
          <w:szCs w:val="18"/>
        </w:rPr>
        <w:t>»</w:t>
      </w:r>
    </w:p>
    <w:p w14:paraId="6E10B40D" w14:textId="778D452C" w:rsidR="0067455A" w:rsidRPr="001B7F12" w:rsidRDefault="0067455A" w:rsidP="0067455A">
      <w:pPr>
        <w:pStyle w:val="ae"/>
        <w:jc w:val="center"/>
        <w:rPr>
          <w:sz w:val="18"/>
          <w:szCs w:val="18"/>
        </w:rPr>
      </w:pPr>
      <w:r w:rsidRPr="001B7F12">
        <w:rPr>
          <w:sz w:val="18"/>
          <w:szCs w:val="18"/>
        </w:rPr>
        <w:t xml:space="preserve">Таблица </w:t>
      </w:r>
      <w:r w:rsidRPr="001B7F12">
        <w:rPr>
          <w:sz w:val="18"/>
          <w:szCs w:val="18"/>
        </w:rPr>
        <w:fldChar w:fldCharType="begin"/>
      </w:r>
      <w:r w:rsidRPr="001B7F12">
        <w:rPr>
          <w:sz w:val="18"/>
          <w:szCs w:val="18"/>
        </w:rPr>
        <w:instrText xml:space="preserve"> SEQ Таблица \* ARABIC </w:instrText>
      </w:r>
      <w:r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18</w:t>
      </w:r>
      <w:r w:rsidRPr="001B7F12">
        <w:rPr>
          <w:noProof/>
          <w:sz w:val="18"/>
          <w:szCs w:val="18"/>
        </w:rPr>
        <w:fldChar w:fldCharType="end"/>
      </w:r>
      <w:r w:rsidRPr="001B7F12">
        <w:rPr>
          <w:sz w:val="18"/>
          <w:szCs w:val="18"/>
        </w:rPr>
        <w:t xml:space="preserve">. Описание полей </w:t>
      </w:r>
      <w:r>
        <w:rPr>
          <w:sz w:val="18"/>
          <w:szCs w:val="18"/>
        </w:rPr>
        <w:t>диалогового окна «</w:t>
      </w:r>
      <w:r w:rsidR="00D1498E">
        <w:rPr>
          <w:sz w:val="18"/>
          <w:szCs w:val="18"/>
        </w:rPr>
        <w:t>Управление классификаторами в АБС</w:t>
      </w:r>
      <w:r>
        <w:rPr>
          <w:sz w:val="18"/>
          <w:szCs w:val="18"/>
        </w:rPr>
        <w:t>»</w:t>
      </w:r>
    </w:p>
    <w:tbl>
      <w:tblPr>
        <w:tblStyle w:val="af4"/>
        <w:tblW w:w="9464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559"/>
        <w:gridCol w:w="4536"/>
      </w:tblGrid>
      <w:tr w:rsidR="0067455A" w:rsidRPr="000557D6" w14:paraId="2065D5BE" w14:textId="77777777" w:rsidTr="00EA0C44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11D836A2" w14:textId="77777777" w:rsidR="0067455A" w:rsidRPr="002E0FCE" w:rsidRDefault="0067455A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2EB4AB83" w14:textId="77777777" w:rsidR="0067455A" w:rsidRPr="002E0FCE" w:rsidRDefault="0067455A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64247F14" w14:textId="77777777" w:rsidR="0067455A" w:rsidRDefault="0067455A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672C0ED6" w14:textId="77777777" w:rsidR="0067455A" w:rsidRPr="002E0FCE" w:rsidRDefault="0067455A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20420927" w14:textId="77777777" w:rsidR="0067455A" w:rsidRPr="002E0FCE" w:rsidRDefault="0067455A" w:rsidP="00195F74">
            <w:pPr>
              <w:ind w:firstLine="0"/>
              <w:jc w:val="left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67455A" w14:paraId="25D2D311" w14:textId="77777777" w:rsidTr="00EA0C44">
        <w:tc>
          <w:tcPr>
            <w:tcW w:w="2093" w:type="dxa"/>
            <w:shd w:val="clear" w:color="auto" w:fill="auto"/>
          </w:tcPr>
          <w:p w14:paraId="7DC592D1" w14:textId="01E28174" w:rsidR="0067455A" w:rsidRPr="00C4786E" w:rsidRDefault="00EA0C44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Источник (АБС)</w:t>
            </w:r>
          </w:p>
        </w:tc>
        <w:tc>
          <w:tcPr>
            <w:tcW w:w="1276" w:type="dxa"/>
          </w:tcPr>
          <w:p w14:paraId="176F84B0" w14:textId="5963F5D0" w:rsidR="0067455A" w:rsidRPr="00030EC3" w:rsidRDefault="00EA0C44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Справочник</w:t>
            </w:r>
          </w:p>
        </w:tc>
        <w:tc>
          <w:tcPr>
            <w:tcW w:w="1559" w:type="dxa"/>
          </w:tcPr>
          <w:p w14:paraId="2C421D5E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536" w:type="dxa"/>
            <w:shd w:val="clear" w:color="auto" w:fill="auto"/>
          </w:tcPr>
          <w:p w14:paraId="6AC7170F" w14:textId="77777777" w:rsidR="00CB40E6" w:rsidRDefault="00485D5B" w:rsidP="004C704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Список </w:t>
            </w:r>
            <w:r w:rsidR="002611E5">
              <w:rPr>
                <w:sz w:val="18"/>
                <w:szCs w:val="18"/>
              </w:rPr>
              <w:t xml:space="preserve">наименований </w:t>
            </w:r>
            <w:r w:rsidR="00213FBD">
              <w:rPr>
                <w:sz w:val="18"/>
                <w:szCs w:val="18"/>
              </w:rPr>
              <w:t>источников данных по клиенту</w:t>
            </w:r>
            <w:r w:rsidR="006D5FFB">
              <w:rPr>
                <w:sz w:val="18"/>
                <w:szCs w:val="18"/>
              </w:rPr>
              <w:t xml:space="preserve">. </w:t>
            </w:r>
          </w:p>
          <w:p w14:paraId="2DF73BFC" w14:textId="72CC7F9A" w:rsidR="00485D5B" w:rsidRDefault="00485D5B" w:rsidP="004C704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Должен быть доступен множественный выбор элементов списка.</w:t>
            </w:r>
          </w:p>
          <w:p w14:paraId="76DF8FEE" w14:textId="6A7EC4C0" w:rsidR="006D5FFB" w:rsidRDefault="006D5FFB" w:rsidP="004C704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Список формируется на основании данных из справочника «Источники </w:t>
            </w:r>
            <w:r w:rsidR="00A244FB"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АБС</w:t>
            </w:r>
            <w:r w:rsidR="00A244FB"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>» модуля «Универсальные справочники». В списке отображаются только наименования источников с признаком «Внутренний» = «Нет».</w:t>
            </w:r>
          </w:p>
          <w:p w14:paraId="7F6D7949" w14:textId="55D317ED" w:rsidR="005E48A4" w:rsidRPr="00AE4193" w:rsidRDefault="005E48A4" w:rsidP="004C704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Если </w:t>
            </w:r>
            <w:r w:rsidR="00AE4193">
              <w:rPr>
                <w:sz w:val="18"/>
                <w:szCs w:val="18"/>
              </w:rPr>
              <w:t>не установлен флаг «</w:t>
            </w:r>
            <w:r w:rsidR="004716A8">
              <w:rPr>
                <w:sz w:val="18"/>
                <w:szCs w:val="18"/>
              </w:rPr>
              <w:t>Установить офис</w:t>
            </w:r>
            <w:r w:rsidR="00AE4193">
              <w:rPr>
                <w:sz w:val="18"/>
                <w:szCs w:val="18"/>
              </w:rPr>
              <w:t>»</w:t>
            </w:r>
            <w:r w:rsidR="004716A8">
              <w:rPr>
                <w:sz w:val="18"/>
                <w:szCs w:val="18"/>
              </w:rPr>
              <w:t>, то поле не обязательно для заполнения. В противном случае должен быть выбран хотя бы один источник из списка.</w:t>
            </w:r>
          </w:p>
        </w:tc>
      </w:tr>
      <w:tr w:rsidR="00EA0C44" w14:paraId="64FA91F4" w14:textId="77777777" w:rsidTr="00EA0C44">
        <w:tc>
          <w:tcPr>
            <w:tcW w:w="2093" w:type="dxa"/>
            <w:shd w:val="clear" w:color="auto" w:fill="auto"/>
          </w:tcPr>
          <w:p w14:paraId="1740D925" w14:textId="49CD1BC8" w:rsidR="00EA0C44" w:rsidRDefault="00EA0C44" w:rsidP="00EA0C4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Тип клиента</w:t>
            </w:r>
          </w:p>
        </w:tc>
        <w:tc>
          <w:tcPr>
            <w:tcW w:w="1276" w:type="dxa"/>
          </w:tcPr>
          <w:p w14:paraId="5CAF9FFF" w14:textId="77777777" w:rsidR="00EA0C44" w:rsidRPr="00030EC3" w:rsidRDefault="00EA0C44" w:rsidP="00EA0C4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  <w:p w14:paraId="2DD71DCF" w14:textId="77777777" w:rsidR="00EA0C44" w:rsidRDefault="00EA0C44" w:rsidP="00EA0C44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309F5EF9" w14:textId="77777777" w:rsidR="00EA0C44" w:rsidRDefault="00EA0C44" w:rsidP="00EA0C44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536" w:type="dxa"/>
            <w:shd w:val="clear" w:color="auto" w:fill="auto"/>
          </w:tcPr>
          <w:p w14:paraId="6D0B48F3" w14:textId="5899D965" w:rsidR="00EA0C44" w:rsidRDefault="00EA0C44" w:rsidP="00EA0C4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тип клиента в выбранном классификаторе. Не доступно для редактирования.</w:t>
            </w:r>
          </w:p>
        </w:tc>
      </w:tr>
      <w:tr w:rsidR="00EA0C44" w14:paraId="224A5FA4" w14:textId="77777777" w:rsidTr="00EA0C44">
        <w:tc>
          <w:tcPr>
            <w:tcW w:w="2093" w:type="dxa"/>
            <w:shd w:val="clear" w:color="auto" w:fill="auto"/>
          </w:tcPr>
          <w:p w14:paraId="523D8EA0" w14:textId="77777777" w:rsidR="00EA0C44" w:rsidRDefault="00EA0C44" w:rsidP="00EA0C4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Классификатор</w:t>
            </w:r>
          </w:p>
        </w:tc>
        <w:tc>
          <w:tcPr>
            <w:tcW w:w="1276" w:type="dxa"/>
          </w:tcPr>
          <w:p w14:paraId="1E955EF4" w14:textId="77777777" w:rsidR="00EA0C44" w:rsidRDefault="00EA0C44" w:rsidP="00EA0C4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31B60CDF" w14:textId="77777777" w:rsidR="00857732" w:rsidRPr="00857732" w:rsidRDefault="00857732" w:rsidP="00857732">
            <w:pPr>
              <w:ind w:firstLine="0"/>
              <w:jc w:val="center"/>
              <w:rPr>
                <w:sz w:val="18"/>
                <w:szCs w:val="18"/>
              </w:rPr>
            </w:pPr>
            <w:r w:rsidRPr="00857732">
              <w:rPr>
                <w:sz w:val="18"/>
                <w:szCs w:val="18"/>
              </w:rPr>
              <w:t>Персональный менеджер</w:t>
            </w:r>
          </w:p>
          <w:p w14:paraId="30188727" w14:textId="77777777" w:rsidR="00857732" w:rsidRPr="00857732" w:rsidRDefault="00857732" w:rsidP="00857732">
            <w:pPr>
              <w:ind w:firstLine="0"/>
              <w:jc w:val="center"/>
              <w:rPr>
                <w:sz w:val="18"/>
                <w:szCs w:val="18"/>
              </w:rPr>
            </w:pPr>
            <w:r w:rsidRPr="00857732">
              <w:rPr>
                <w:sz w:val="18"/>
                <w:szCs w:val="18"/>
              </w:rPr>
              <w:t>Персональный менеджер-Филиал</w:t>
            </w:r>
          </w:p>
          <w:p w14:paraId="3805A93A" w14:textId="77777777" w:rsidR="00857732" w:rsidRPr="00857732" w:rsidRDefault="00857732" w:rsidP="00857732">
            <w:pPr>
              <w:ind w:firstLine="0"/>
              <w:jc w:val="center"/>
              <w:rPr>
                <w:sz w:val="18"/>
                <w:szCs w:val="18"/>
              </w:rPr>
            </w:pPr>
            <w:r w:rsidRPr="00857732">
              <w:rPr>
                <w:sz w:val="18"/>
                <w:szCs w:val="18"/>
              </w:rPr>
              <w:t>Перспективный</w:t>
            </w:r>
          </w:p>
          <w:p w14:paraId="778DBACD" w14:textId="77777777" w:rsidR="00EA0C44" w:rsidRPr="008C2396" w:rsidRDefault="00857732" w:rsidP="00857732">
            <w:pPr>
              <w:ind w:firstLine="0"/>
              <w:jc w:val="center"/>
              <w:rPr>
                <w:sz w:val="18"/>
                <w:szCs w:val="18"/>
              </w:rPr>
            </w:pPr>
            <w:r w:rsidRPr="008C2396">
              <w:rPr>
                <w:sz w:val="18"/>
                <w:szCs w:val="18"/>
              </w:rPr>
              <w:t>Персональный менеджер-ДО</w:t>
            </w:r>
          </w:p>
          <w:p w14:paraId="63686D69" w14:textId="57C17B1E" w:rsidR="00625FF5" w:rsidRPr="00625FF5" w:rsidRDefault="00625FF5" w:rsidP="00857732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 проч.</w:t>
            </w:r>
          </w:p>
        </w:tc>
        <w:tc>
          <w:tcPr>
            <w:tcW w:w="4536" w:type="dxa"/>
            <w:shd w:val="clear" w:color="auto" w:fill="auto"/>
          </w:tcPr>
          <w:p w14:paraId="6016FCAF" w14:textId="1132ADEA" w:rsidR="00D36878" w:rsidRDefault="00D36878" w:rsidP="004C704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Список формируется на основании данных из справочника «Классификаторы </w:t>
            </w:r>
            <w:r w:rsidR="006B7238"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АБС</w:t>
            </w:r>
            <w:r w:rsidR="006B7238"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>» модуля «Универсальные справочники».</w:t>
            </w:r>
          </w:p>
          <w:p w14:paraId="383A4CE1" w14:textId="415DD466" w:rsidR="00EA0C44" w:rsidRDefault="004716A8" w:rsidP="004C704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Если </w:t>
            </w:r>
            <w:r w:rsidR="008C056E">
              <w:rPr>
                <w:sz w:val="18"/>
                <w:szCs w:val="18"/>
              </w:rPr>
              <w:t xml:space="preserve">пользователем </w:t>
            </w:r>
            <w:r w:rsidR="00B55889">
              <w:rPr>
                <w:sz w:val="18"/>
                <w:szCs w:val="18"/>
              </w:rPr>
              <w:t xml:space="preserve">выбран хотя бы один </w:t>
            </w:r>
            <w:r w:rsidR="008C056E">
              <w:rPr>
                <w:sz w:val="18"/>
                <w:szCs w:val="18"/>
              </w:rPr>
              <w:t>«И</w:t>
            </w:r>
            <w:r w:rsidR="00B55889">
              <w:rPr>
                <w:sz w:val="18"/>
                <w:szCs w:val="18"/>
              </w:rPr>
              <w:t>сточник</w:t>
            </w:r>
            <w:r w:rsidR="008C056E">
              <w:rPr>
                <w:sz w:val="18"/>
                <w:szCs w:val="18"/>
              </w:rPr>
              <w:t xml:space="preserve"> (АБС)»</w:t>
            </w:r>
            <w:r w:rsidR="00B55889">
              <w:rPr>
                <w:sz w:val="18"/>
                <w:szCs w:val="18"/>
              </w:rPr>
              <w:t xml:space="preserve">, то </w:t>
            </w:r>
            <w:r w:rsidR="008C056E">
              <w:rPr>
                <w:sz w:val="18"/>
                <w:szCs w:val="18"/>
              </w:rPr>
              <w:t xml:space="preserve">данное </w:t>
            </w:r>
            <w:r>
              <w:rPr>
                <w:sz w:val="18"/>
                <w:szCs w:val="18"/>
              </w:rPr>
              <w:t xml:space="preserve">поле должно быть обязательно для </w:t>
            </w:r>
            <w:r w:rsidR="007E4E33">
              <w:rPr>
                <w:sz w:val="18"/>
                <w:szCs w:val="18"/>
              </w:rPr>
              <w:t>выбора</w:t>
            </w:r>
            <w:r>
              <w:rPr>
                <w:sz w:val="18"/>
                <w:szCs w:val="18"/>
              </w:rPr>
              <w:t>.</w:t>
            </w:r>
            <w:r w:rsidR="00B55889">
              <w:rPr>
                <w:sz w:val="18"/>
                <w:szCs w:val="18"/>
              </w:rPr>
              <w:t xml:space="preserve"> В противном случае поле не обязательно</w:t>
            </w:r>
            <w:r w:rsidR="004C7045">
              <w:rPr>
                <w:sz w:val="18"/>
                <w:szCs w:val="18"/>
              </w:rPr>
              <w:t xml:space="preserve"> для выбора</w:t>
            </w:r>
            <w:r w:rsidR="00B55889">
              <w:rPr>
                <w:sz w:val="18"/>
                <w:szCs w:val="18"/>
              </w:rPr>
              <w:t>.</w:t>
            </w:r>
          </w:p>
          <w:p w14:paraId="3807E78A" w14:textId="41049C7A" w:rsidR="00EA0C44" w:rsidRPr="00625FF5" w:rsidRDefault="00EA0C44" w:rsidP="00EA0C44">
            <w:pPr>
              <w:pStyle w:val="af5"/>
              <w:numPr>
                <w:ilvl w:val="0"/>
                <w:numId w:val="33"/>
              </w:numPr>
              <w:jc w:val="left"/>
              <w:rPr>
                <w:sz w:val="18"/>
                <w:szCs w:val="18"/>
              </w:rPr>
            </w:pPr>
          </w:p>
        </w:tc>
      </w:tr>
      <w:tr w:rsidR="00625FF5" w14:paraId="73E1F58F" w14:textId="77777777" w:rsidTr="00EA0C44">
        <w:tc>
          <w:tcPr>
            <w:tcW w:w="2093" w:type="dxa"/>
            <w:shd w:val="clear" w:color="auto" w:fill="auto"/>
          </w:tcPr>
          <w:p w14:paraId="0BFB71FF" w14:textId="7CDA2256" w:rsidR="00625FF5" w:rsidRDefault="00625FF5" w:rsidP="00AB0E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Значение класс.</w:t>
            </w:r>
            <w:r w:rsidR="00F57422">
              <w:rPr>
                <w:sz w:val="18"/>
                <w:szCs w:val="18"/>
              </w:rPr>
              <w:t xml:space="preserve">  </w:t>
            </w:r>
            <w:ins w:id="125" w:author="Kirsanov Sergey" w:date="2019-11-21T12:21:00Z">
              <w:r w:rsidR="00F57422">
                <w:object w:dxaOrig="345" w:dyaOrig="315" w14:anchorId="17BE5BF2">
                  <v:shape id="_x0000_i1063" type="#_x0000_t75" style="width:17.85pt;height:15.55pt" o:ole="">
                    <v:imagedata r:id="rId86" o:title=""/>
                  </v:shape>
                  <o:OLEObject Type="Embed" ProgID="PBrush" ShapeID="_x0000_i1063" DrawAspect="Content" ObjectID="_1645015663" r:id="rId87"/>
                </w:object>
              </w:r>
            </w:ins>
          </w:p>
        </w:tc>
        <w:tc>
          <w:tcPr>
            <w:tcW w:w="1276" w:type="dxa"/>
          </w:tcPr>
          <w:p w14:paraId="3BE75F59" w14:textId="77777777" w:rsidR="00F57422" w:rsidRPr="00F57422" w:rsidRDefault="00625FF5" w:rsidP="00EA0C4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  <w:r w:rsidR="00F57422" w:rsidRPr="00F57422">
              <w:rPr>
                <w:sz w:val="18"/>
                <w:szCs w:val="18"/>
              </w:rPr>
              <w:t xml:space="preserve"> </w:t>
            </w:r>
          </w:p>
          <w:p w14:paraId="0D16E961" w14:textId="77777777" w:rsidR="00F57422" w:rsidRPr="00F57422" w:rsidRDefault="00F57422" w:rsidP="00F57422">
            <w:pPr>
              <w:ind w:firstLine="0"/>
              <w:jc w:val="center"/>
              <w:rPr>
                <w:sz w:val="18"/>
                <w:szCs w:val="18"/>
              </w:rPr>
            </w:pPr>
            <w:r w:rsidRPr="00F57422">
              <w:rPr>
                <w:sz w:val="18"/>
                <w:szCs w:val="18"/>
              </w:rPr>
              <w:t xml:space="preserve">+ </w:t>
            </w:r>
          </w:p>
          <w:p w14:paraId="4850FC6F" w14:textId="3E412FAF" w:rsidR="00625FF5" w:rsidRPr="00F57422" w:rsidRDefault="00F57422" w:rsidP="00F57422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 вызова формы поиска</w:t>
            </w:r>
          </w:p>
        </w:tc>
        <w:tc>
          <w:tcPr>
            <w:tcW w:w="1559" w:type="dxa"/>
          </w:tcPr>
          <w:p w14:paraId="65F0FC06" w14:textId="77777777" w:rsidR="00625FF5" w:rsidRDefault="00625FF5" w:rsidP="00EA0C44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536" w:type="dxa"/>
            <w:shd w:val="clear" w:color="auto" w:fill="auto"/>
          </w:tcPr>
          <w:p w14:paraId="5E0D370E" w14:textId="77777777" w:rsidR="00625FF5" w:rsidRDefault="00F57422" w:rsidP="00581AA8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Текстовое поле для ввода значения классификатора.</w:t>
            </w:r>
          </w:p>
          <w:p w14:paraId="3C08C6D5" w14:textId="4F18A8C2" w:rsidR="00F57422" w:rsidRDefault="009316CD" w:rsidP="00581AA8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Должно быть д</w:t>
            </w:r>
            <w:r w:rsidR="00F57422">
              <w:rPr>
                <w:sz w:val="18"/>
                <w:szCs w:val="18"/>
              </w:rPr>
              <w:t>оступно для редактирования.</w:t>
            </w:r>
          </w:p>
          <w:p w14:paraId="000F05DA" w14:textId="34D3B37F" w:rsidR="009316CD" w:rsidRDefault="00F57422" w:rsidP="00581AA8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 зависимости от настроек </w:t>
            </w:r>
            <w:r w:rsidR="006B7238">
              <w:rPr>
                <w:sz w:val="18"/>
                <w:szCs w:val="18"/>
              </w:rPr>
              <w:t>для справочника «Классификаторы (АБС)»</w:t>
            </w:r>
            <w:r w:rsidR="00581AA8">
              <w:rPr>
                <w:sz w:val="18"/>
                <w:szCs w:val="18"/>
              </w:rPr>
              <w:t xml:space="preserve"> (в модуле «Универсальные справочники»)</w:t>
            </w:r>
            <w:r w:rsidR="001B3C9D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для выбранного типа классификатора</w:t>
            </w:r>
            <w:r w:rsidR="001B3C9D">
              <w:rPr>
                <w:sz w:val="18"/>
                <w:szCs w:val="18"/>
              </w:rPr>
              <w:t>,</w:t>
            </w:r>
            <w:r>
              <w:rPr>
                <w:sz w:val="18"/>
                <w:szCs w:val="18"/>
              </w:rPr>
              <w:t xml:space="preserve"> </w:t>
            </w:r>
            <w:r w:rsidR="00581AA8">
              <w:rPr>
                <w:sz w:val="18"/>
                <w:szCs w:val="18"/>
              </w:rPr>
              <w:t>может</w:t>
            </w:r>
            <w:r>
              <w:rPr>
                <w:sz w:val="18"/>
                <w:szCs w:val="18"/>
              </w:rPr>
              <w:t xml:space="preserve"> становиться доступной для нажатия кнопка вызова формы поиска</w:t>
            </w:r>
            <w:r w:rsidR="001B3C9D">
              <w:rPr>
                <w:sz w:val="18"/>
                <w:szCs w:val="18"/>
              </w:rPr>
              <w:t xml:space="preserve"> «</w:t>
            </w:r>
            <w:r w:rsidR="001B3C9D">
              <w:object w:dxaOrig="345" w:dyaOrig="315" w14:anchorId="0BA6846B">
                <v:shape id="_x0000_i1064" type="#_x0000_t75" style="width:11.5pt;height:10.35pt" o:ole="">
                  <v:imagedata r:id="rId86" o:title=""/>
                </v:shape>
                <o:OLEObject Type="Embed" ProgID="PBrush" ShapeID="_x0000_i1064" DrawAspect="Content" ObjectID="_1645015664" r:id="rId88"/>
              </w:object>
            </w:r>
            <w:r w:rsidR="001B3C9D">
              <w:rPr>
                <w:sz w:val="18"/>
                <w:szCs w:val="18"/>
              </w:rPr>
              <w:t>»</w:t>
            </w:r>
            <w:r>
              <w:rPr>
                <w:sz w:val="18"/>
                <w:szCs w:val="18"/>
              </w:rPr>
              <w:t xml:space="preserve"> значения классификатора по предварительно настроенным спискам.</w:t>
            </w:r>
            <w:r w:rsidR="001B3C9D">
              <w:rPr>
                <w:sz w:val="18"/>
                <w:szCs w:val="18"/>
              </w:rPr>
              <w:t xml:space="preserve"> </w:t>
            </w:r>
          </w:p>
          <w:p w14:paraId="690159E1" w14:textId="23603BA9" w:rsidR="00B55889" w:rsidRPr="00F57422" w:rsidRDefault="001B3C9D" w:rsidP="00581AA8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Значение, выбранное в форме поиска, должно </w:t>
            </w:r>
            <w:r w:rsidR="009316CD">
              <w:rPr>
                <w:sz w:val="18"/>
                <w:szCs w:val="18"/>
              </w:rPr>
              <w:t>копироваться</w:t>
            </w:r>
            <w:r>
              <w:rPr>
                <w:sz w:val="18"/>
                <w:szCs w:val="18"/>
              </w:rPr>
              <w:t xml:space="preserve"> в поле «Значение класс.» с полной заменой </w:t>
            </w:r>
            <w:r w:rsidR="0060454B">
              <w:rPr>
                <w:sz w:val="18"/>
                <w:szCs w:val="18"/>
              </w:rPr>
              <w:t>существующего текста</w:t>
            </w:r>
            <w:r>
              <w:rPr>
                <w:sz w:val="18"/>
                <w:szCs w:val="18"/>
              </w:rPr>
              <w:t>.</w:t>
            </w:r>
            <w:r w:rsidR="00B55889">
              <w:rPr>
                <w:sz w:val="18"/>
                <w:szCs w:val="18"/>
              </w:rPr>
              <w:t xml:space="preserve"> </w:t>
            </w:r>
          </w:p>
        </w:tc>
      </w:tr>
      <w:tr w:rsidR="00EA0C44" w14:paraId="68FB6118" w14:textId="77777777" w:rsidTr="00EA0C44">
        <w:tc>
          <w:tcPr>
            <w:tcW w:w="2093" w:type="dxa"/>
            <w:shd w:val="clear" w:color="auto" w:fill="auto"/>
          </w:tcPr>
          <w:p w14:paraId="6B712981" w14:textId="3C05F8DD" w:rsidR="00EA0C44" w:rsidRDefault="00EA0C44" w:rsidP="00EA0C4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Сокращение</w:t>
            </w:r>
          </w:p>
        </w:tc>
        <w:tc>
          <w:tcPr>
            <w:tcW w:w="1276" w:type="dxa"/>
          </w:tcPr>
          <w:p w14:paraId="6F5234AB" w14:textId="77777777" w:rsidR="00EA0C44" w:rsidRDefault="00EA0C44" w:rsidP="00EA0C4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3FBB793C" w14:textId="77777777" w:rsidR="00EA0C44" w:rsidRPr="004317C2" w:rsidRDefault="00EA0C44" w:rsidP="00EA0C4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Иванов И.И.</w:t>
            </w:r>
          </w:p>
        </w:tc>
        <w:tc>
          <w:tcPr>
            <w:tcW w:w="4536" w:type="dxa"/>
            <w:shd w:val="clear" w:color="auto" w:fill="auto"/>
          </w:tcPr>
          <w:p w14:paraId="7F68A4E0" w14:textId="09B3DD3F" w:rsidR="009C6BF8" w:rsidRDefault="009C6BF8" w:rsidP="006949D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Доступно для редактирования.</w:t>
            </w:r>
          </w:p>
          <w:p w14:paraId="1626C90B" w14:textId="3381A877" w:rsidR="009C6BF8" w:rsidRPr="00CA4B06" w:rsidRDefault="009C6BF8" w:rsidP="006949D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поле «Значение классификатора»</w:t>
            </w:r>
            <w:r w:rsidR="00DF444F" w:rsidRPr="00DF444F">
              <w:rPr>
                <w:sz w:val="18"/>
                <w:szCs w:val="18"/>
              </w:rPr>
              <w:t xml:space="preserve"> имеет тип </w:t>
            </w:r>
            <w:r w:rsidR="00DF444F">
              <w:rPr>
                <w:sz w:val="18"/>
                <w:szCs w:val="18"/>
              </w:rPr>
              <w:t>«Форма поиска» и</w:t>
            </w:r>
            <w:r>
              <w:rPr>
                <w:sz w:val="18"/>
                <w:szCs w:val="18"/>
              </w:rPr>
              <w:t xml:space="preserve"> </w:t>
            </w:r>
            <w:r w:rsidR="00DF444F">
              <w:rPr>
                <w:sz w:val="18"/>
                <w:szCs w:val="18"/>
              </w:rPr>
              <w:t xml:space="preserve">в ней </w:t>
            </w:r>
            <w:r>
              <w:rPr>
                <w:sz w:val="18"/>
                <w:szCs w:val="18"/>
              </w:rPr>
              <w:t xml:space="preserve">выбирается менеджер, то в данное поле вставляется </w:t>
            </w:r>
            <w:r w:rsidR="00EA0C44">
              <w:rPr>
                <w:sz w:val="18"/>
                <w:szCs w:val="18"/>
              </w:rPr>
              <w:t xml:space="preserve">сокращенное ФИО менеджера. </w:t>
            </w:r>
          </w:p>
        </w:tc>
      </w:tr>
      <w:tr w:rsidR="00EA0C44" w14:paraId="7DD4D777" w14:textId="77777777" w:rsidTr="00EA0C44">
        <w:tc>
          <w:tcPr>
            <w:tcW w:w="2093" w:type="dxa"/>
            <w:shd w:val="clear" w:color="auto" w:fill="auto"/>
          </w:tcPr>
          <w:p w14:paraId="0EC8B51B" w14:textId="77777777" w:rsidR="00EA0C44" w:rsidRDefault="00EA0C44" w:rsidP="00EA0C44">
            <w:pPr>
              <w:ind w:firstLine="0"/>
              <w:rPr>
                <w:sz w:val="18"/>
                <w:szCs w:val="18"/>
              </w:rPr>
            </w:pPr>
            <w:commentRangeStart w:id="126"/>
            <w:commentRangeStart w:id="127"/>
            <w:r>
              <w:rPr>
                <w:sz w:val="18"/>
                <w:szCs w:val="18"/>
              </w:rPr>
              <w:t>Установить офис (флаг)</w:t>
            </w:r>
            <w:commentRangeEnd w:id="126"/>
            <w:r w:rsidR="009C6BF8">
              <w:rPr>
                <w:rStyle w:val="af1"/>
              </w:rPr>
              <w:commentReference w:id="126"/>
            </w:r>
            <w:commentRangeEnd w:id="127"/>
            <w:r w:rsidR="00996833">
              <w:rPr>
                <w:rStyle w:val="af1"/>
              </w:rPr>
              <w:commentReference w:id="127"/>
            </w:r>
          </w:p>
        </w:tc>
        <w:tc>
          <w:tcPr>
            <w:tcW w:w="1276" w:type="dxa"/>
          </w:tcPr>
          <w:p w14:paraId="44D8890D" w14:textId="77777777" w:rsidR="00EA0C44" w:rsidRDefault="00EA0C44" w:rsidP="00EA0C4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1559" w:type="dxa"/>
          </w:tcPr>
          <w:p w14:paraId="420E930F" w14:textId="77777777" w:rsidR="00EA0C44" w:rsidRPr="005003E0" w:rsidRDefault="00EA0C44" w:rsidP="00EA0C4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442C9066" w14:textId="77777777" w:rsidR="00EA0C44" w:rsidRDefault="00EA0C44" w:rsidP="00EA0C4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Если флаг установлен, то становится видно поле «Дата установки». </w:t>
            </w:r>
          </w:p>
          <w:p w14:paraId="2402166D" w14:textId="77777777" w:rsidR="00EA0C44" w:rsidRDefault="00EA0C44" w:rsidP="00EA0C4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флаг не установлен, то поле «Дата установки» не отображается.</w:t>
            </w:r>
          </w:p>
          <w:p w14:paraId="0EDE4962" w14:textId="77777777" w:rsidR="009C6BF8" w:rsidRDefault="009C6BF8" w:rsidP="006949D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 умолчанию флаг не установлен.</w:t>
            </w:r>
          </w:p>
          <w:p w14:paraId="7CAC6CBF" w14:textId="7EF811C3" w:rsidR="00CC5440" w:rsidRPr="00CA4B06" w:rsidRDefault="00CC5440" w:rsidP="006949D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Видимость флага определяется действием безопасности «</w:t>
            </w:r>
            <w:r w:rsidRPr="00CC5440">
              <w:rPr>
                <w:sz w:val="18"/>
                <w:szCs w:val="18"/>
              </w:rPr>
              <w:t>Клиенты/Классификаторы/Маркировка/</w:t>
            </w:r>
            <w:proofErr w:type="spellStart"/>
            <w:r w:rsidRPr="00CC5440">
              <w:rPr>
                <w:sz w:val="18"/>
                <w:szCs w:val="18"/>
              </w:rPr>
              <w:t>УстановитьОфис</w:t>
            </w:r>
            <w:proofErr w:type="spellEnd"/>
            <w:r>
              <w:rPr>
                <w:sz w:val="18"/>
                <w:szCs w:val="18"/>
              </w:rPr>
              <w:t>».</w:t>
            </w:r>
          </w:p>
        </w:tc>
      </w:tr>
      <w:tr w:rsidR="00EA0C44" w14:paraId="6CF84FD1" w14:textId="77777777" w:rsidTr="00EA0C44">
        <w:tc>
          <w:tcPr>
            <w:tcW w:w="2093" w:type="dxa"/>
            <w:shd w:val="clear" w:color="auto" w:fill="auto"/>
          </w:tcPr>
          <w:p w14:paraId="695AE8A3" w14:textId="77777777" w:rsidR="00EA0C44" w:rsidRDefault="00EA0C44" w:rsidP="00EA0C4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Установить офис</w:t>
            </w:r>
          </w:p>
        </w:tc>
        <w:tc>
          <w:tcPr>
            <w:tcW w:w="1276" w:type="dxa"/>
          </w:tcPr>
          <w:p w14:paraId="5F9BB185" w14:textId="77777777" w:rsidR="00EA0C44" w:rsidRDefault="00EA0C44" w:rsidP="00EA0C4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Форма поиска</w:t>
            </w:r>
          </w:p>
        </w:tc>
        <w:tc>
          <w:tcPr>
            <w:tcW w:w="1559" w:type="dxa"/>
          </w:tcPr>
          <w:p w14:paraId="72F62244" w14:textId="77777777" w:rsidR="00EA0C44" w:rsidRPr="005003E0" w:rsidRDefault="00EA0C44" w:rsidP="00EA0C4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678D7A92" w14:textId="77777777" w:rsidR="00EA0C44" w:rsidRDefault="00EA0C44" w:rsidP="00EA0C44">
            <w:pPr>
              <w:ind w:firstLine="0"/>
              <w:jc w:val="left"/>
              <w:rPr>
                <w:sz w:val="18"/>
                <w:szCs w:val="18"/>
              </w:rPr>
            </w:pPr>
            <w:commentRangeStart w:id="128"/>
            <w:r>
              <w:rPr>
                <w:sz w:val="18"/>
                <w:szCs w:val="18"/>
              </w:rPr>
              <w:t xml:space="preserve">Справочник «Офисы обслуживания». </w:t>
            </w:r>
            <w:commentRangeEnd w:id="128"/>
            <w:r>
              <w:rPr>
                <w:rStyle w:val="af1"/>
              </w:rPr>
              <w:commentReference w:id="128"/>
            </w:r>
          </w:p>
          <w:p w14:paraId="39A41439" w14:textId="77777777" w:rsidR="00EA0C44" w:rsidRDefault="00EA0C44" w:rsidP="00EA0C4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По умолчанию выбрано значение «ДЧБО». </w:t>
            </w:r>
          </w:p>
          <w:p w14:paraId="00B9688F" w14:textId="773CD778" w:rsidR="00EA0C44" w:rsidRDefault="005653E1" w:rsidP="006949D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установлен флаг «Установить офис», то поле должно быть обязательно для заполнения</w:t>
            </w:r>
            <w:r w:rsidR="00EA0C44">
              <w:rPr>
                <w:sz w:val="18"/>
                <w:szCs w:val="18"/>
              </w:rPr>
              <w:t>.</w:t>
            </w:r>
          </w:p>
          <w:p w14:paraId="66A898BC" w14:textId="43BD7968" w:rsidR="009C6BF8" w:rsidRPr="00CA4B06" w:rsidRDefault="00CC5440" w:rsidP="006949D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Видимость поля определяется действием безопасности «</w:t>
            </w:r>
            <w:r w:rsidRPr="00CC5440">
              <w:rPr>
                <w:sz w:val="18"/>
                <w:szCs w:val="18"/>
              </w:rPr>
              <w:t>Клиенты/Классификаторы/Маркировка/</w:t>
            </w:r>
            <w:proofErr w:type="spellStart"/>
            <w:r w:rsidRPr="00CC5440">
              <w:rPr>
                <w:sz w:val="18"/>
                <w:szCs w:val="18"/>
              </w:rPr>
              <w:t>УстановитьОфис</w:t>
            </w:r>
            <w:proofErr w:type="spellEnd"/>
            <w:r>
              <w:rPr>
                <w:sz w:val="18"/>
                <w:szCs w:val="18"/>
              </w:rPr>
              <w:t>».</w:t>
            </w:r>
          </w:p>
        </w:tc>
      </w:tr>
      <w:tr w:rsidR="00EA0C44" w14:paraId="331F5CDB" w14:textId="77777777" w:rsidTr="00EA0C44">
        <w:tc>
          <w:tcPr>
            <w:tcW w:w="2093" w:type="dxa"/>
            <w:shd w:val="clear" w:color="auto" w:fill="auto"/>
          </w:tcPr>
          <w:p w14:paraId="0D1AF7DF" w14:textId="77777777" w:rsidR="00EA0C44" w:rsidRDefault="00EA0C44" w:rsidP="00EA0C4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Дата установки</w:t>
            </w:r>
          </w:p>
        </w:tc>
        <w:tc>
          <w:tcPr>
            <w:tcW w:w="1276" w:type="dxa"/>
          </w:tcPr>
          <w:p w14:paraId="5EA3CBB3" w14:textId="77777777" w:rsidR="00EA0C44" w:rsidRDefault="00EA0C44" w:rsidP="00EA0C4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</w:t>
            </w:r>
          </w:p>
        </w:tc>
        <w:tc>
          <w:tcPr>
            <w:tcW w:w="1559" w:type="dxa"/>
          </w:tcPr>
          <w:p w14:paraId="4CCA79E1" w14:textId="77777777" w:rsidR="00EA0C44" w:rsidRPr="005003E0" w:rsidRDefault="00EA0C44" w:rsidP="00EA0C4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  <w:r w:rsidRPr="005003E0">
              <w:rPr>
                <w:sz w:val="18"/>
                <w:szCs w:val="18"/>
              </w:rPr>
              <w:t>ДД.ММ.ГГГГ</w:t>
            </w:r>
          </w:p>
        </w:tc>
        <w:tc>
          <w:tcPr>
            <w:tcW w:w="4536" w:type="dxa"/>
            <w:shd w:val="clear" w:color="auto" w:fill="auto"/>
          </w:tcPr>
          <w:p w14:paraId="0EB27D24" w14:textId="77777777" w:rsidR="00EA0C44" w:rsidRDefault="00EA0C44" w:rsidP="00EA0C4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дата установки.</w:t>
            </w:r>
          </w:p>
          <w:p w14:paraId="3EB752B9" w14:textId="77777777" w:rsidR="00EA0C44" w:rsidRDefault="00EA0C44" w:rsidP="00EA0C4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 умолчанию подставляется текущая дата.</w:t>
            </w:r>
          </w:p>
          <w:p w14:paraId="70777DBB" w14:textId="4C92FA8C" w:rsidR="009C6BF8" w:rsidRPr="00CA4B06" w:rsidRDefault="00CC5440" w:rsidP="006949D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Видимость поля определяется действием безопасности «</w:t>
            </w:r>
            <w:r w:rsidRPr="00CC5440">
              <w:rPr>
                <w:sz w:val="18"/>
                <w:szCs w:val="18"/>
              </w:rPr>
              <w:t>Клиенты/Классификаторы/Маркировка/</w:t>
            </w:r>
            <w:proofErr w:type="spellStart"/>
            <w:r w:rsidRPr="00CC5440">
              <w:rPr>
                <w:sz w:val="18"/>
                <w:szCs w:val="18"/>
              </w:rPr>
              <w:t>УстановитьОфис</w:t>
            </w:r>
            <w:proofErr w:type="spellEnd"/>
            <w:r>
              <w:rPr>
                <w:sz w:val="18"/>
                <w:szCs w:val="18"/>
              </w:rPr>
              <w:t>».</w:t>
            </w:r>
          </w:p>
        </w:tc>
      </w:tr>
      <w:tr w:rsidR="00980FBE" w14:paraId="36C3E436" w14:textId="77777777" w:rsidTr="00EA0C44">
        <w:tc>
          <w:tcPr>
            <w:tcW w:w="2093" w:type="dxa"/>
            <w:shd w:val="clear" w:color="auto" w:fill="auto"/>
          </w:tcPr>
          <w:p w14:paraId="711851E5" w14:textId="46E45F39" w:rsidR="00980FBE" w:rsidRDefault="00980FBE" w:rsidP="00EA0C4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операции</w:t>
            </w:r>
          </w:p>
        </w:tc>
        <w:tc>
          <w:tcPr>
            <w:tcW w:w="1276" w:type="dxa"/>
          </w:tcPr>
          <w:p w14:paraId="4D0AB21B" w14:textId="411CEF75" w:rsidR="00980FBE" w:rsidRDefault="00980FBE" w:rsidP="00EA0C4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Список</w:t>
            </w:r>
          </w:p>
        </w:tc>
        <w:tc>
          <w:tcPr>
            <w:tcW w:w="1559" w:type="dxa"/>
          </w:tcPr>
          <w:p w14:paraId="440E2BD3" w14:textId="3AA18C5D" w:rsidR="00980FBE" w:rsidRDefault="00980FBE" w:rsidP="00EA0C4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Установка/</w:t>
            </w:r>
          </w:p>
          <w:p w14:paraId="2E5F8FA6" w14:textId="2CD214DA" w:rsidR="00980FBE" w:rsidRPr="005003E0" w:rsidRDefault="00980FBE" w:rsidP="00980FBE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Снятие</w:t>
            </w:r>
          </w:p>
        </w:tc>
        <w:tc>
          <w:tcPr>
            <w:tcW w:w="4536" w:type="dxa"/>
            <w:shd w:val="clear" w:color="auto" w:fill="auto"/>
          </w:tcPr>
          <w:p w14:paraId="0493EDBF" w14:textId="77777777" w:rsidR="00980FBE" w:rsidRDefault="00AF227D" w:rsidP="006949D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Выбор типа операции, выполняемой при нажатии кнопки «Маркировать».</w:t>
            </w:r>
          </w:p>
          <w:p w14:paraId="40053297" w14:textId="48AAB263" w:rsidR="00AF227D" w:rsidRDefault="00AF227D" w:rsidP="006949D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Доступны следующие типы операци</w:t>
            </w:r>
            <w:r w:rsidR="006949DE">
              <w:rPr>
                <w:sz w:val="18"/>
                <w:szCs w:val="18"/>
              </w:rPr>
              <w:t>й</w:t>
            </w:r>
            <w:r>
              <w:rPr>
                <w:sz w:val="18"/>
                <w:szCs w:val="18"/>
              </w:rPr>
              <w:t>:</w:t>
            </w:r>
          </w:p>
          <w:p w14:paraId="0C6299A2" w14:textId="77777777" w:rsidR="00AF227D" w:rsidRDefault="00AF227D" w:rsidP="006949DE">
            <w:pPr>
              <w:pStyle w:val="af5"/>
              <w:numPr>
                <w:ilvl w:val="0"/>
                <w:numId w:val="49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Установка;</w:t>
            </w:r>
          </w:p>
          <w:p w14:paraId="59E7E9AF" w14:textId="77777777" w:rsidR="00AF227D" w:rsidRDefault="00AF227D" w:rsidP="006949DE">
            <w:pPr>
              <w:pStyle w:val="af5"/>
              <w:numPr>
                <w:ilvl w:val="0"/>
                <w:numId w:val="49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Снятие.</w:t>
            </w:r>
          </w:p>
          <w:p w14:paraId="2316A4FB" w14:textId="52C23535" w:rsidR="00F40830" w:rsidRPr="00F40830" w:rsidRDefault="00F40830" w:rsidP="006949D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 умолчанию выбрано значение «Установ</w:t>
            </w:r>
            <w:r w:rsidR="00117BB0">
              <w:rPr>
                <w:sz w:val="18"/>
                <w:szCs w:val="18"/>
              </w:rPr>
              <w:t>ка</w:t>
            </w:r>
            <w:r>
              <w:rPr>
                <w:sz w:val="18"/>
                <w:szCs w:val="18"/>
              </w:rPr>
              <w:t>».</w:t>
            </w:r>
          </w:p>
        </w:tc>
      </w:tr>
      <w:tr w:rsidR="00EA0C44" w14:paraId="2D9298E8" w14:textId="77777777" w:rsidTr="00EA0C44">
        <w:tc>
          <w:tcPr>
            <w:tcW w:w="9464" w:type="dxa"/>
            <w:gridSpan w:val="4"/>
            <w:shd w:val="clear" w:color="auto" w:fill="auto"/>
          </w:tcPr>
          <w:p w14:paraId="553A0304" w14:textId="6EB408BA" w:rsidR="00EA0C44" w:rsidRPr="00C447B4" w:rsidRDefault="00EA0C44" w:rsidP="00EA0C44">
            <w:pPr>
              <w:ind w:firstLine="0"/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Командные кнопки</w:t>
            </w:r>
          </w:p>
        </w:tc>
      </w:tr>
      <w:tr w:rsidR="00EA0C44" w14:paraId="7A59E789" w14:textId="77777777" w:rsidTr="00EA0C44">
        <w:tc>
          <w:tcPr>
            <w:tcW w:w="2093" w:type="dxa"/>
            <w:shd w:val="clear" w:color="auto" w:fill="auto"/>
          </w:tcPr>
          <w:p w14:paraId="6C00B7B2" w14:textId="77777777" w:rsidR="00EA0C44" w:rsidRDefault="00EA0C44" w:rsidP="00EA0C4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Маркировать</w:t>
            </w:r>
          </w:p>
        </w:tc>
        <w:tc>
          <w:tcPr>
            <w:tcW w:w="1276" w:type="dxa"/>
          </w:tcPr>
          <w:p w14:paraId="72942970" w14:textId="77777777" w:rsidR="00EA0C44" w:rsidRDefault="00EA0C44" w:rsidP="00EA0C4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39069E9B" w14:textId="77777777" w:rsidR="00EA0C44" w:rsidRPr="005003E0" w:rsidRDefault="00EA0C44" w:rsidP="00EA0C4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44C56BDB" w14:textId="305EBBFA" w:rsidR="00F40830" w:rsidRDefault="00F40830" w:rsidP="00284C8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выполняется проверка заполнения обязательных полей</w:t>
            </w:r>
            <w:r w:rsidR="006A4815">
              <w:rPr>
                <w:sz w:val="18"/>
                <w:szCs w:val="18"/>
              </w:rPr>
              <w:t>. Если какое-либо из обязательных полей не заполнено, то</w:t>
            </w:r>
            <w:r w:rsidR="006949DE">
              <w:rPr>
                <w:sz w:val="18"/>
                <w:szCs w:val="18"/>
              </w:rPr>
              <w:t xml:space="preserve"> процедура маркировки не запускается, а </w:t>
            </w:r>
            <w:r w:rsidR="006A4815">
              <w:rPr>
                <w:sz w:val="18"/>
                <w:szCs w:val="18"/>
              </w:rPr>
              <w:t>пользователю выводится информационное сообщение вида:</w:t>
            </w:r>
          </w:p>
          <w:p w14:paraId="714A593F" w14:textId="57C59F06" w:rsidR="008E5114" w:rsidRDefault="006A4815" w:rsidP="00284C8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«</w:t>
            </w:r>
            <w:r w:rsidR="006949DE">
              <w:rPr>
                <w:sz w:val="18"/>
                <w:szCs w:val="18"/>
              </w:rPr>
              <w:t xml:space="preserve">Запустить </w:t>
            </w:r>
            <w:r w:rsidR="00202A82">
              <w:rPr>
                <w:sz w:val="18"/>
                <w:szCs w:val="18"/>
              </w:rPr>
              <w:t xml:space="preserve">маркировку невозможно. </w:t>
            </w:r>
          </w:p>
          <w:p w14:paraId="5523EBA9" w14:textId="7379782F" w:rsidR="00202A82" w:rsidRDefault="00202A82" w:rsidP="00284C8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Не </w:t>
            </w:r>
            <w:r w:rsidR="00044680">
              <w:rPr>
                <w:sz w:val="18"/>
                <w:szCs w:val="18"/>
              </w:rPr>
              <w:t>заполнены</w:t>
            </w:r>
            <w:r>
              <w:rPr>
                <w:sz w:val="18"/>
                <w:szCs w:val="18"/>
              </w:rPr>
              <w:t xml:space="preserve"> обязательные данные</w:t>
            </w:r>
            <w:r w:rsidR="006A4815">
              <w:rPr>
                <w:sz w:val="18"/>
                <w:szCs w:val="18"/>
              </w:rPr>
              <w:t xml:space="preserve">: </w:t>
            </w:r>
          </w:p>
          <w:p w14:paraId="552C6D47" w14:textId="13338B4F" w:rsidR="00202A82" w:rsidRPr="00C21F40" w:rsidRDefault="00C21F40" w:rsidP="00284C80">
            <w:pPr>
              <w:ind w:firstLine="0"/>
              <w:rPr>
                <w:sz w:val="18"/>
                <w:szCs w:val="18"/>
              </w:rPr>
            </w:pPr>
            <w:r w:rsidRPr="00C21F40">
              <w:rPr>
                <w:sz w:val="18"/>
                <w:szCs w:val="18"/>
              </w:rPr>
              <w:t>{</w:t>
            </w:r>
            <w:r w:rsidR="006A4815">
              <w:rPr>
                <w:sz w:val="18"/>
                <w:szCs w:val="18"/>
              </w:rPr>
              <w:t>список полей</w:t>
            </w:r>
            <w:r w:rsidRPr="00C21F40">
              <w:rPr>
                <w:sz w:val="18"/>
                <w:szCs w:val="18"/>
              </w:rPr>
              <w:t>}</w:t>
            </w:r>
          </w:p>
          <w:p w14:paraId="18719EDB" w14:textId="24692984" w:rsidR="00F40830" w:rsidRDefault="006A4815" w:rsidP="00284C8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(ОК)».</w:t>
            </w:r>
          </w:p>
          <w:p w14:paraId="34078C4F" w14:textId="6C85352C" w:rsidR="00346875" w:rsidRDefault="00A00B6C" w:rsidP="00284C8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Если заполнены все обязательные </w:t>
            </w:r>
            <w:r w:rsidR="00D05699">
              <w:rPr>
                <w:sz w:val="18"/>
                <w:szCs w:val="18"/>
              </w:rPr>
              <w:t>данные</w:t>
            </w:r>
            <w:r>
              <w:rPr>
                <w:sz w:val="18"/>
                <w:szCs w:val="18"/>
              </w:rPr>
              <w:t xml:space="preserve">, то </w:t>
            </w:r>
            <w:r w:rsidR="00346875">
              <w:rPr>
                <w:sz w:val="18"/>
                <w:szCs w:val="18"/>
              </w:rPr>
              <w:t>запускается</w:t>
            </w:r>
            <w:r w:rsidR="00C21F40">
              <w:rPr>
                <w:sz w:val="18"/>
                <w:szCs w:val="18"/>
              </w:rPr>
              <w:t xml:space="preserve"> процедура маркирования,</w:t>
            </w:r>
            <w:r w:rsidR="001F6135">
              <w:rPr>
                <w:sz w:val="18"/>
                <w:szCs w:val="18"/>
              </w:rPr>
              <w:t xml:space="preserve"> </w:t>
            </w:r>
            <w:r w:rsidR="00346875">
              <w:rPr>
                <w:sz w:val="18"/>
                <w:szCs w:val="18"/>
              </w:rPr>
              <w:t>в процессе которой выполняются следующие шаги:</w:t>
            </w:r>
          </w:p>
          <w:p w14:paraId="7A2CA236" w14:textId="56BBC777" w:rsidR="00346875" w:rsidRDefault="00346875" w:rsidP="00284C80">
            <w:pPr>
              <w:pStyle w:val="af5"/>
              <w:numPr>
                <w:ilvl w:val="0"/>
                <w:numId w:val="52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Для каждого из выбранных источников (в поле «Источник(АБС)»), отправляется запрос </w:t>
            </w:r>
            <w:r w:rsidR="0046475D">
              <w:rPr>
                <w:sz w:val="18"/>
                <w:szCs w:val="18"/>
              </w:rPr>
              <w:t xml:space="preserve">заданного формата </w:t>
            </w:r>
            <w:r>
              <w:rPr>
                <w:sz w:val="18"/>
                <w:szCs w:val="18"/>
              </w:rPr>
              <w:t>к интеграционному пакету</w:t>
            </w:r>
            <w:r w:rsidR="00284C80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с передачей следующих параметров:  </w:t>
            </w:r>
          </w:p>
          <w:p w14:paraId="63A80AF0" w14:textId="67020037" w:rsidR="008515FB" w:rsidRPr="008515FB" w:rsidRDefault="008515FB" w:rsidP="00284C80">
            <w:pPr>
              <w:pStyle w:val="af5"/>
              <w:numPr>
                <w:ilvl w:val="1"/>
                <w:numId w:val="52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  <w:r w:rsidRPr="00284C80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пакета для </w:t>
            </w:r>
            <w:r w:rsidR="00284C80">
              <w:rPr>
                <w:sz w:val="18"/>
                <w:szCs w:val="18"/>
              </w:rPr>
              <w:t xml:space="preserve">выбранного </w:t>
            </w:r>
            <w:r>
              <w:rPr>
                <w:sz w:val="18"/>
                <w:szCs w:val="18"/>
              </w:rPr>
              <w:t>типа операции (определяется из универсального справочника «Источники АБС» в зависимости от типа операции</w:t>
            </w:r>
            <w:r w:rsidR="00284C80">
              <w:rPr>
                <w:sz w:val="18"/>
                <w:szCs w:val="18"/>
              </w:rPr>
              <w:t xml:space="preserve"> (Установка/Снятие)</w:t>
            </w:r>
            <w:r w:rsidR="00492A3F">
              <w:rPr>
                <w:sz w:val="18"/>
                <w:szCs w:val="18"/>
              </w:rPr>
              <w:t xml:space="preserve"> и наименования источника</w:t>
            </w:r>
            <w:r>
              <w:rPr>
                <w:sz w:val="18"/>
                <w:szCs w:val="18"/>
              </w:rPr>
              <w:t>)</w:t>
            </w:r>
            <w:r w:rsidR="00492A3F">
              <w:rPr>
                <w:sz w:val="18"/>
                <w:szCs w:val="18"/>
              </w:rPr>
              <w:t>;</w:t>
            </w:r>
          </w:p>
          <w:p w14:paraId="02250BBD" w14:textId="2ABF46FE" w:rsidR="00346875" w:rsidRDefault="00346875" w:rsidP="00284C80">
            <w:pPr>
              <w:pStyle w:val="af5"/>
              <w:numPr>
                <w:ilvl w:val="1"/>
                <w:numId w:val="52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  <w:r w:rsidRPr="00346875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Клиента (универсальный идентификатор </w:t>
            </w:r>
            <w:r w:rsidR="001C66FF">
              <w:rPr>
                <w:sz w:val="18"/>
                <w:szCs w:val="18"/>
              </w:rPr>
              <w:t>К</w:t>
            </w:r>
            <w:r>
              <w:rPr>
                <w:sz w:val="18"/>
                <w:szCs w:val="18"/>
              </w:rPr>
              <w:t>лиента);</w:t>
            </w:r>
          </w:p>
          <w:p w14:paraId="6D799C77" w14:textId="2549C6EE" w:rsidR="00346875" w:rsidRDefault="00346875" w:rsidP="00284C80">
            <w:pPr>
              <w:pStyle w:val="af5"/>
              <w:numPr>
                <w:ilvl w:val="1"/>
                <w:numId w:val="52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Классификатор (наименование выбранного классификатора);</w:t>
            </w:r>
          </w:p>
          <w:p w14:paraId="4550F6F9" w14:textId="77777777" w:rsidR="00346875" w:rsidRDefault="00346875" w:rsidP="00284C80">
            <w:pPr>
              <w:pStyle w:val="af5"/>
              <w:numPr>
                <w:ilvl w:val="1"/>
                <w:numId w:val="52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Значение классификатора;</w:t>
            </w:r>
          </w:p>
          <w:p w14:paraId="2D13F8A1" w14:textId="77777777" w:rsidR="00346875" w:rsidRDefault="00346875" w:rsidP="00284C80">
            <w:pPr>
              <w:pStyle w:val="af5"/>
              <w:numPr>
                <w:ilvl w:val="1"/>
                <w:numId w:val="52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Сокращение;</w:t>
            </w:r>
          </w:p>
          <w:p w14:paraId="1A6160C5" w14:textId="1D8DA24C" w:rsidR="00346875" w:rsidRDefault="00346875" w:rsidP="00284C80">
            <w:pPr>
              <w:pStyle w:val="af5"/>
              <w:numPr>
                <w:ilvl w:val="1"/>
                <w:numId w:val="52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 установки (текущая дата).</w:t>
            </w:r>
          </w:p>
          <w:p w14:paraId="3EA7A4B0" w14:textId="17BCD05A" w:rsidR="001C66FF" w:rsidRDefault="001C66FF" w:rsidP="001C66FF">
            <w:pPr>
              <w:pStyle w:val="af5"/>
              <w:numPr>
                <w:ilvl w:val="0"/>
                <w:numId w:val="52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Если установлен флаг «Установить офис», то дополнительно отправляется запрос заданного формата </w:t>
            </w:r>
            <w:r w:rsidR="0046475D">
              <w:rPr>
                <w:sz w:val="18"/>
                <w:szCs w:val="18"/>
              </w:rPr>
              <w:t xml:space="preserve">к интеграционному пакету </w:t>
            </w:r>
            <w:r>
              <w:rPr>
                <w:sz w:val="18"/>
                <w:szCs w:val="18"/>
              </w:rPr>
              <w:t xml:space="preserve">с передачей следующих параметров:  </w:t>
            </w:r>
          </w:p>
          <w:p w14:paraId="4065D665" w14:textId="285A110D" w:rsidR="001C66FF" w:rsidRPr="008515FB" w:rsidRDefault="001C66FF" w:rsidP="001C66FF">
            <w:pPr>
              <w:pStyle w:val="af5"/>
              <w:numPr>
                <w:ilvl w:val="1"/>
                <w:numId w:val="52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  <w:r w:rsidRPr="00284C80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пакета (определяется из универсального справочника «Источники АБС» для наименования источника «</w:t>
            </w:r>
            <w:r w:rsidRPr="001C66FF">
              <w:rPr>
                <w:sz w:val="18"/>
                <w:szCs w:val="18"/>
              </w:rPr>
              <w:t>Установить офис</w:t>
            </w:r>
            <w:r>
              <w:rPr>
                <w:sz w:val="18"/>
                <w:szCs w:val="18"/>
              </w:rPr>
              <w:t>»);</w:t>
            </w:r>
          </w:p>
          <w:p w14:paraId="1DDEAE18" w14:textId="77777777" w:rsidR="001C66FF" w:rsidRDefault="001C66FF" w:rsidP="001C66FF">
            <w:pPr>
              <w:pStyle w:val="af5"/>
              <w:numPr>
                <w:ilvl w:val="1"/>
                <w:numId w:val="52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  <w:r w:rsidRPr="00346875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Клиента (универсальный идентификатор Клиента);</w:t>
            </w:r>
          </w:p>
          <w:p w14:paraId="0B3ABFCF" w14:textId="4AF00EEF" w:rsidR="001C66FF" w:rsidRDefault="001C66FF" w:rsidP="001C66FF">
            <w:pPr>
              <w:pStyle w:val="af5"/>
              <w:numPr>
                <w:ilvl w:val="1"/>
                <w:numId w:val="52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Значение классификатора (наименование выбранного офиса);</w:t>
            </w:r>
          </w:p>
          <w:p w14:paraId="071353FF" w14:textId="1FB36032" w:rsidR="001C66FF" w:rsidRPr="00346875" w:rsidRDefault="001C66FF" w:rsidP="001C66FF">
            <w:pPr>
              <w:pStyle w:val="af5"/>
              <w:numPr>
                <w:ilvl w:val="1"/>
                <w:numId w:val="52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 установки (дата, выбранная в поле «Дата установки»).</w:t>
            </w:r>
          </w:p>
          <w:p w14:paraId="2F299A24" w14:textId="41F63084" w:rsidR="008E5114" w:rsidRPr="008E5114" w:rsidRDefault="001C66FF" w:rsidP="00963E0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у нескольких источников указан</w:t>
            </w:r>
            <w:r w:rsidR="00963E09">
              <w:rPr>
                <w:sz w:val="18"/>
                <w:szCs w:val="18"/>
              </w:rPr>
              <w:t>о</w:t>
            </w:r>
            <w:r>
              <w:rPr>
                <w:sz w:val="18"/>
                <w:szCs w:val="18"/>
              </w:rPr>
              <w:t xml:space="preserve"> </w:t>
            </w:r>
            <w:r w:rsidR="00963E09">
              <w:rPr>
                <w:sz w:val="18"/>
                <w:szCs w:val="18"/>
              </w:rPr>
              <w:t>одинаковое</w:t>
            </w:r>
            <w:r>
              <w:rPr>
                <w:sz w:val="18"/>
                <w:szCs w:val="18"/>
              </w:rPr>
              <w:t xml:space="preserve"> значение «</w:t>
            </w:r>
            <w:r>
              <w:rPr>
                <w:sz w:val="18"/>
                <w:szCs w:val="18"/>
                <w:lang w:val="en-US"/>
              </w:rPr>
              <w:t>ID</w:t>
            </w:r>
            <w:r>
              <w:rPr>
                <w:sz w:val="18"/>
                <w:szCs w:val="18"/>
              </w:rPr>
              <w:t xml:space="preserve"> пакета», то должен отправля</w:t>
            </w:r>
            <w:r w:rsidR="00963E09">
              <w:rPr>
                <w:sz w:val="18"/>
                <w:szCs w:val="18"/>
              </w:rPr>
              <w:t>ться</w:t>
            </w:r>
            <w:r>
              <w:rPr>
                <w:sz w:val="18"/>
                <w:szCs w:val="18"/>
              </w:rPr>
              <w:t xml:space="preserve"> только </w:t>
            </w:r>
            <w:r>
              <w:rPr>
                <w:sz w:val="18"/>
                <w:szCs w:val="18"/>
              </w:rPr>
              <w:lastRenderedPageBreak/>
              <w:t>один запрос к</w:t>
            </w:r>
            <w:r w:rsidR="003E70A5">
              <w:rPr>
                <w:sz w:val="18"/>
                <w:szCs w:val="18"/>
              </w:rPr>
              <w:t xml:space="preserve"> соответствующему</w:t>
            </w:r>
            <w:r>
              <w:rPr>
                <w:sz w:val="18"/>
                <w:szCs w:val="18"/>
              </w:rPr>
              <w:t xml:space="preserve"> интеграционному пакету.</w:t>
            </w:r>
          </w:p>
          <w:p w14:paraId="5B76E710" w14:textId="29EC6751" w:rsidR="00EA0C44" w:rsidRDefault="00EA0C44" w:rsidP="003E70A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 случае не успешной маркировки </w:t>
            </w:r>
            <w:r w:rsidR="003E70A5">
              <w:rPr>
                <w:sz w:val="18"/>
                <w:szCs w:val="18"/>
              </w:rPr>
              <w:t>и/</w:t>
            </w:r>
            <w:r>
              <w:rPr>
                <w:sz w:val="18"/>
                <w:szCs w:val="18"/>
              </w:rPr>
              <w:t>или ошибок пользователю должно выдаваться информационное сообщение</w:t>
            </w:r>
            <w:r w:rsidR="003E70A5">
              <w:rPr>
                <w:sz w:val="18"/>
                <w:szCs w:val="18"/>
              </w:rPr>
              <w:t xml:space="preserve"> вида</w:t>
            </w:r>
            <w:r>
              <w:rPr>
                <w:sz w:val="18"/>
                <w:szCs w:val="18"/>
              </w:rPr>
              <w:t>:</w:t>
            </w:r>
          </w:p>
          <w:p w14:paraId="13E598A7" w14:textId="77777777" w:rsidR="003E70A5" w:rsidRDefault="00EA0C44" w:rsidP="00EA0C44">
            <w:pPr>
              <w:ind w:firstLine="0"/>
              <w:jc w:val="left"/>
              <w:rPr>
                <w:i/>
                <w:sz w:val="18"/>
                <w:szCs w:val="18"/>
              </w:rPr>
            </w:pPr>
            <w:r>
              <w:rPr>
                <w:sz w:val="18"/>
                <w:szCs w:val="18"/>
              </w:rPr>
              <w:t>«</w:t>
            </w:r>
            <w:r w:rsidRPr="00252A36">
              <w:rPr>
                <w:i/>
                <w:sz w:val="18"/>
                <w:szCs w:val="18"/>
              </w:rPr>
              <w:t>Не удалось произвести маркировку</w:t>
            </w:r>
            <w:r w:rsidR="00970A48">
              <w:rPr>
                <w:i/>
                <w:sz w:val="18"/>
                <w:szCs w:val="18"/>
              </w:rPr>
              <w:t xml:space="preserve"> для источник</w:t>
            </w:r>
            <w:r w:rsidR="00963E09">
              <w:rPr>
                <w:i/>
                <w:sz w:val="18"/>
                <w:szCs w:val="18"/>
              </w:rPr>
              <w:t>ов</w:t>
            </w:r>
            <w:r w:rsidR="003E70A5">
              <w:rPr>
                <w:i/>
                <w:sz w:val="18"/>
                <w:szCs w:val="18"/>
              </w:rPr>
              <w:t>:</w:t>
            </w:r>
            <w:r w:rsidR="00970A48">
              <w:rPr>
                <w:i/>
                <w:sz w:val="18"/>
                <w:szCs w:val="18"/>
              </w:rPr>
              <w:t xml:space="preserve"> </w:t>
            </w:r>
            <w:r w:rsidR="00970A48" w:rsidRPr="00346875">
              <w:rPr>
                <w:i/>
                <w:sz w:val="18"/>
                <w:szCs w:val="18"/>
              </w:rPr>
              <w:t>{</w:t>
            </w:r>
            <w:r w:rsidR="00963E09">
              <w:rPr>
                <w:i/>
                <w:sz w:val="18"/>
                <w:szCs w:val="18"/>
              </w:rPr>
              <w:t>список</w:t>
            </w:r>
            <w:r w:rsidR="00970A48">
              <w:rPr>
                <w:i/>
                <w:sz w:val="18"/>
                <w:szCs w:val="18"/>
              </w:rPr>
              <w:t xml:space="preserve"> источник</w:t>
            </w:r>
            <w:r w:rsidR="00963E09">
              <w:rPr>
                <w:i/>
                <w:sz w:val="18"/>
                <w:szCs w:val="18"/>
              </w:rPr>
              <w:t>ов</w:t>
            </w:r>
            <w:r w:rsidR="00970A48" w:rsidRPr="00346875">
              <w:rPr>
                <w:i/>
                <w:sz w:val="18"/>
                <w:szCs w:val="18"/>
              </w:rPr>
              <w:t>}</w:t>
            </w:r>
            <w:r w:rsidR="003E70A5">
              <w:rPr>
                <w:i/>
                <w:sz w:val="18"/>
                <w:szCs w:val="18"/>
              </w:rPr>
              <w:t xml:space="preserve"> </w:t>
            </w:r>
          </w:p>
          <w:p w14:paraId="7B8B4194" w14:textId="6A1DE81A" w:rsidR="00EA0C44" w:rsidRDefault="003E70A5" w:rsidP="00EA0C4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(ОК)</w:t>
            </w:r>
            <w:r w:rsidR="00EA0C44" w:rsidRPr="00252A36">
              <w:rPr>
                <w:i/>
                <w:sz w:val="18"/>
                <w:szCs w:val="18"/>
              </w:rPr>
              <w:t>!</w:t>
            </w:r>
            <w:r w:rsidR="00EA0C44">
              <w:rPr>
                <w:sz w:val="18"/>
                <w:szCs w:val="18"/>
              </w:rPr>
              <w:t>».</w:t>
            </w:r>
          </w:p>
          <w:p w14:paraId="285FB2C5" w14:textId="65C0AF2D" w:rsidR="00EA0C44" w:rsidRPr="00CA4B06" w:rsidRDefault="00EA0C44" w:rsidP="00BC21C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Факт запуска и успешного/не успешного завершения маркировки </w:t>
            </w:r>
            <w:r w:rsidR="00BC21CB">
              <w:rPr>
                <w:sz w:val="18"/>
                <w:szCs w:val="18"/>
              </w:rPr>
              <w:t xml:space="preserve">для каждой операции в отдельности </w:t>
            </w:r>
            <w:r>
              <w:rPr>
                <w:sz w:val="18"/>
                <w:szCs w:val="18"/>
              </w:rPr>
              <w:t>должен фиксироваться в логе действий пользователя.</w:t>
            </w:r>
          </w:p>
        </w:tc>
      </w:tr>
      <w:tr w:rsidR="00EA0C44" w14:paraId="405988FB" w14:textId="77777777" w:rsidTr="00EA0C44">
        <w:tc>
          <w:tcPr>
            <w:tcW w:w="2093" w:type="dxa"/>
            <w:shd w:val="clear" w:color="auto" w:fill="auto"/>
          </w:tcPr>
          <w:p w14:paraId="661466E8" w14:textId="77777777" w:rsidR="00EA0C44" w:rsidRDefault="00EA0C44" w:rsidP="00EA0C4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Отмена</w:t>
            </w:r>
          </w:p>
        </w:tc>
        <w:tc>
          <w:tcPr>
            <w:tcW w:w="1276" w:type="dxa"/>
          </w:tcPr>
          <w:p w14:paraId="37BCC11A" w14:textId="77777777" w:rsidR="00EA0C44" w:rsidRDefault="00EA0C44" w:rsidP="00EA0C4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5F48CEB9" w14:textId="77777777" w:rsidR="00EA0C44" w:rsidRPr="005003E0" w:rsidRDefault="00EA0C44" w:rsidP="00EA0C4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072F659A" w14:textId="77777777" w:rsidR="00EA0C44" w:rsidRPr="00CA4B06" w:rsidRDefault="00EA0C44" w:rsidP="00BC21CB">
            <w:pPr>
              <w:ind w:firstLine="0"/>
              <w:rPr>
                <w:sz w:val="18"/>
                <w:szCs w:val="18"/>
              </w:rPr>
            </w:pPr>
            <w:r w:rsidRPr="009401BC">
              <w:rPr>
                <w:sz w:val="18"/>
                <w:szCs w:val="18"/>
              </w:rPr>
              <w:t>При нажатии на кнопку закрывается текущее диалоговое окно.</w:t>
            </w:r>
          </w:p>
        </w:tc>
      </w:tr>
    </w:tbl>
    <w:p w14:paraId="1748A5B1" w14:textId="77777777" w:rsidR="00970A48" w:rsidRDefault="00970A48" w:rsidP="009B5C8F"/>
    <w:p w14:paraId="3D6D2EF8" w14:textId="7227A73D" w:rsidR="002611E5" w:rsidRDefault="002611E5" w:rsidP="002611E5">
      <w:pPr>
        <w:pStyle w:val="3"/>
      </w:pPr>
      <w:bookmarkStart w:id="129" w:name="_Toc25317515"/>
      <w:r>
        <w:t>Универсальные справочники для закладки «Классификаторы в АБС»</w:t>
      </w:r>
      <w:bookmarkEnd w:id="129"/>
    </w:p>
    <w:p w14:paraId="0FED7377" w14:textId="674A3764" w:rsidR="002611E5" w:rsidRDefault="0016602D" w:rsidP="00BC21CB">
      <w:pPr>
        <w:spacing w:after="200" w:line="276" w:lineRule="auto"/>
        <w:ind w:firstLine="0"/>
      </w:pPr>
      <w:r>
        <w:t>Для хранения настроек</w:t>
      </w:r>
      <w:r w:rsidR="00FC0EB2">
        <w:t xml:space="preserve"> классификаторов и</w:t>
      </w:r>
      <w:r>
        <w:t xml:space="preserve"> вызова пакетов обновления данных для различных типов внешних систем необходимо на основе существующего модуля «Универсальные справочники» создать в Системе новый справочник «</w:t>
      </w:r>
      <w:r w:rsidRPr="0016602D">
        <w:t>Источники (АБС)</w:t>
      </w:r>
      <w:r>
        <w:t>». Детальная информация о составе создаваемого справочника приведена в следующем документе:</w:t>
      </w:r>
    </w:p>
    <w:bookmarkStart w:id="130" w:name="_MON_1635934316"/>
    <w:bookmarkEnd w:id="130"/>
    <w:p w14:paraId="20758B40" w14:textId="4D46FA46" w:rsidR="0016602D" w:rsidRPr="006B7238" w:rsidRDefault="00581AA8" w:rsidP="00163A78">
      <w:pPr>
        <w:spacing w:after="200" w:line="276" w:lineRule="auto"/>
        <w:ind w:firstLine="0"/>
        <w:jc w:val="center"/>
        <w:rPr>
          <w:lang w:val="en-US"/>
        </w:rPr>
      </w:pPr>
      <w:ins w:id="131" w:author="Kirsanov Sergey" w:date="2019-11-22T13:04:00Z">
        <w:r>
          <w:object w:dxaOrig="1539" w:dyaOrig="995" w14:anchorId="36FC3C4D">
            <v:shape id="_x0000_i1065" type="#_x0000_t75" style="width:76.6pt;height:50.1pt" o:ole="">
              <v:imagedata r:id="rId89" o:title=""/>
            </v:shape>
            <o:OLEObject Type="Embed" ProgID="Excel.Sheet.12" ShapeID="_x0000_i1065" DrawAspect="Icon" ObjectID="_1645015665" r:id="rId90"/>
          </w:object>
        </w:r>
      </w:ins>
      <w:bookmarkStart w:id="132" w:name="_MON_1635847570"/>
      <w:bookmarkEnd w:id="132"/>
    </w:p>
    <w:p w14:paraId="3260B412" w14:textId="77777777" w:rsidR="007B7077" w:rsidRDefault="007B7077">
      <w:pPr>
        <w:spacing w:after="200" w:line="276" w:lineRule="auto"/>
        <w:ind w:firstLine="0"/>
        <w:jc w:val="left"/>
      </w:pPr>
      <w:r>
        <w:br w:type="page"/>
      </w:r>
    </w:p>
    <w:p w14:paraId="5F87C2BA" w14:textId="77777777" w:rsidR="00446CC5" w:rsidRDefault="00446CC5" w:rsidP="00446CC5">
      <w:pPr>
        <w:pStyle w:val="2"/>
      </w:pPr>
      <w:bookmarkStart w:id="133" w:name="_Ref15900610"/>
      <w:bookmarkStart w:id="134" w:name="_Ref20825792"/>
      <w:bookmarkStart w:id="135" w:name="_Toc25317516"/>
      <w:r>
        <w:lastRenderedPageBreak/>
        <w:t>Требования к закладке «Сегментация» ОЭФ Клиенты</w:t>
      </w:r>
      <w:bookmarkEnd w:id="133"/>
      <w:bookmarkEnd w:id="134"/>
      <w:bookmarkEnd w:id="135"/>
    </w:p>
    <w:p w14:paraId="6BE72E1A" w14:textId="11F4E739" w:rsidR="00D8328F" w:rsidRDefault="001C1A17" w:rsidP="00D8328F">
      <w:pPr>
        <w:ind w:firstLine="0"/>
      </w:pPr>
      <w:r>
        <w:t xml:space="preserve">В закладке отображается </w:t>
      </w:r>
      <w:r w:rsidR="00B55817">
        <w:t>список всех связанных с текущим клиентом типов сегментации</w:t>
      </w:r>
      <w:r>
        <w:t xml:space="preserve">. Для каждого типа сегментации </w:t>
      </w:r>
      <w:r w:rsidR="00765FCC">
        <w:t>отображается</w:t>
      </w:r>
      <w:r>
        <w:t xml:space="preserve"> значение </w:t>
      </w:r>
      <w:r w:rsidR="00B55817">
        <w:t>соответствующ</w:t>
      </w:r>
      <w:r>
        <w:t>его</w:t>
      </w:r>
      <w:r w:rsidR="00E03332">
        <w:t xml:space="preserve"> </w:t>
      </w:r>
      <w:r w:rsidR="00B55817">
        <w:t>сегмент</w:t>
      </w:r>
      <w:r>
        <w:t>а</w:t>
      </w:r>
      <w:r w:rsidR="00B55817">
        <w:t>.</w:t>
      </w:r>
      <w:r w:rsidR="00B967C8">
        <w:t xml:space="preserve"> </w:t>
      </w:r>
      <w:r w:rsidR="00D8328F">
        <w:t>Закладка «Сегментация» должна работать в двух режимах отображения данных:</w:t>
      </w:r>
    </w:p>
    <w:p w14:paraId="1EE07BE1" w14:textId="5074983E" w:rsidR="00D8328F" w:rsidRDefault="00D8328F" w:rsidP="00710897">
      <w:pPr>
        <w:pStyle w:val="af5"/>
        <w:numPr>
          <w:ilvl w:val="0"/>
          <w:numId w:val="35"/>
        </w:numPr>
      </w:pPr>
      <w:r>
        <w:t xml:space="preserve">«Групповой вид» - в данной режиме на закладке отображаются типы сегментаций и значения соответствующих сегментов (см. эскиз закладки </w:t>
      </w:r>
      <w:r w:rsidR="00B87F17">
        <w:t xml:space="preserve">в данном режиме </w:t>
      </w:r>
      <w:r>
        <w:t xml:space="preserve">на </w:t>
      </w:r>
      <w:r w:rsidRPr="00B844BA">
        <w:rPr>
          <w:b/>
        </w:rPr>
        <w:fldChar w:fldCharType="begin"/>
      </w:r>
      <w:r w:rsidRPr="00B844BA">
        <w:rPr>
          <w:b/>
        </w:rPr>
        <w:instrText xml:space="preserve"> REF _Ref20388010 \h </w:instrText>
      </w:r>
      <w:r>
        <w:rPr>
          <w:b/>
        </w:rPr>
        <w:instrText xml:space="preserve"> \* MERGEFORMAT </w:instrText>
      </w:r>
      <w:r w:rsidRPr="00B844BA">
        <w:rPr>
          <w:b/>
        </w:rPr>
      </w:r>
      <w:r w:rsidRPr="00B844BA">
        <w:rPr>
          <w:b/>
        </w:rPr>
        <w:fldChar w:fldCharType="separate"/>
      </w:r>
      <w:r w:rsidR="00CA0105" w:rsidRPr="007D63BC">
        <w:rPr>
          <w:b/>
          <w:sz w:val="18"/>
          <w:szCs w:val="18"/>
        </w:rPr>
        <w:t xml:space="preserve">Рисунок </w:t>
      </w:r>
      <w:r w:rsidR="00CA0105" w:rsidRPr="007D63BC">
        <w:rPr>
          <w:b/>
          <w:noProof/>
          <w:sz w:val="18"/>
          <w:szCs w:val="18"/>
        </w:rPr>
        <w:t>19</w:t>
      </w:r>
      <w:r w:rsidRPr="00B844BA">
        <w:rPr>
          <w:b/>
        </w:rPr>
        <w:fldChar w:fldCharType="end"/>
      </w:r>
      <w:r>
        <w:t>);</w:t>
      </w:r>
    </w:p>
    <w:p w14:paraId="5E833DC3" w14:textId="14963F01" w:rsidR="00004F45" w:rsidRDefault="00D8328F" w:rsidP="00710897">
      <w:pPr>
        <w:pStyle w:val="af5"/>
        <w:numPr>
          <w:ilvl w:val="0"/>
          <w:numId w:val="35"/>
        </w:numPr>
      </w:pPr>
      <w:r>
        <w:t xml:space="preserve">«Критерии сегментации» - в данном режиме на закладке отображаются две </w:t>
      </w:r>
      <w:proofErr w:type="spellStart"/>
      <w:r>
        <w:t>подзакладки</w:t>
      </w:r>
      <w:proofErr w:type="spellEnd"/>
      <w:r>
        <w:t xml:space="preserve"> «Критерии» и «Описание». На </w:t>
      </w:r>
      <w:proofErr w:type="spellStart"/>
      <w:r>
        <w:t>подзакладке</w:t>
      </w:r>
      <w:proofErr w:type="spellEnd"/>
      <w:r>
        <w:t xml:space="preserve"> «Критерии» отображается набор критериев (и их значений) используемый при определении сегмента. На </w:t>
      </w:r>
      <w:proofErr w:type="spellStart"/>
      <w:r>
        <w:t>подзакладке</w:t>
      </w:r>
      <w:proofErr w:type="spellEnd"/>
      <w:r>
        <w:t xml:space="preserve"> «Описание» отображает текстовое описание логики присвоения сегмента для выбранного типа сегментации (см. эскиз закладки </w:t>
      </w:r>
      <w:r w:rsidR="00B87F17">
        <w:t xml:space="preserve">в данном режиме </w:t>
      </w:r>
      <w:r>
        <w:t xml:space="preserve">на </w:t>
      </w:r>
      <w:r w:rsidRPr="00D8328F">
        <w:rPr>
          <w:b/>
        </w:rPr>
        <w:fldChar w:fldCharType="begin"/>
      </w:r>
      <w:r w:rsidRPr="00D8328F">
        <w:rPr>
          <w:b/>
        </w:rPr>
        <w:instrText xml:space="preserve"> REF _Ref20411105 \h  \* MERGEFORMAT </w:instrText>
      </w:r>
      <w:r w:rsidRPr="00D8328F">
        <w:rPr>
          <w:b/>
        </w:rPr>
      </w:r>
      <w:r w:rsidRPr="00D8328F">
        <w:rPr>
          <w:b/>
        </w:rPr>
        <w:fldChar w:fldCharType="separate"/>
      </w:r>
      <w:r w:rsidR="00CA0105" w:rsidRPr="007D63BC">
        <w:rPr>
          <w:b/>
          <w:sz w:val="18"/>
          <w:szCs w:val="18"/>
        </w:rPr>
        <w:t xml:space="preserve">Рисунок </w:t>
      </w:r>
      <w:r w:rsidR="00CA0105" w:rsidRPr="007D63BC">
        <w:rPr>
          <w:b/>
          <w:noProof/>
          <w:sz w:val="18"/>
          <w:szCs w:val="18"/>
        </w:rPr>
        <w:t>20</w:t>
      </w:r>
      <w:r w:rsidRPr="00D8328F">
        <w:rPr>
          <w:b/>
        </w:rPr>
        <w:fldChar w:fldCharType="end"/>
      </w:r>
      <w:r>
        <w:t>).</w:t>
      </w:r>
    </w:p>
    <w:p w14:paraId="728CE3A5" w14:textId="7A963538" w:rsidR="00217A9F" w:rsidRPr="003535F2" w:rsidRDefault="00217A9F" w:rsidP="00217A9F">
      <w:pPr>
        <w:ind w:firstLine="0"/>
      </w:pPr>
      <w:r>
        <w:t xml:space="preserve">Описание детальных требований к </w:t>
      </w:r>
      <w:proofErr w:type="spellStart"/>
      <w:r>
        <w:t>подзакладкам</w:t>
      </w:r>
      <w:proofErr w:type="spellEnd"/>
      <w:r>
        <w:t xml:space="preserve"> «Критерии» и «Описание» для каждого типа сегментации будет представлено в следующих подразделах настоящего раздела.</w:t>
      </w:r>
    </w:p>
    <w:p w14:paraId="6BE5451E" w14:textId="068F4473" w:rsidR="00004F45" w:rsidRDefault="00004F45" w:rsidP="00004F4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97E29D" wp14:editId="4549BBEB">
            <wp:extent cx="3533496" cy="162069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8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250" cy="162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98396" w14:textId="04E23E2D" w:rsidR="00004F45" w:rsidRDefault="00004F45" w:rsidP="00A05DA6">
      <w:pPr>
        <w:pStyle w:val="ae"/>
        <w:ind w:firstLine="142"/>
        <w:jc w:val="center"/>
        <w:rPr>
          <w:sz w:val="18"/>
          <w:szCs w:val="18"/>
        </w:rPr>
      </w:pPr>
      <w:bookmarkStart w:id="136" w:name="_Ref20388010"/>
      <w:r w:rsidRPr="001B7F12">
        <w:rPr>
          <w:sz w:val="18"/>
          <w:szCs w:val="18"/>
        </w:rPr>
        <w:t xml:space="preserve">Рисунок </w:t>
      </w:r>
      <w:r w:rsidRPr="001B7F12">
        <w:rPr>
          <w:sz w:val="18"/>
          <w:szCs w:val="18"/>
        </w:rPr>
        <w:fldChar w:fldCharType="begin"/>
      </w:r>
      <w:r w:rsidRPr="001B7F12">
        <w:rPr>
          <w:sz w:val="18"/>
          <w:szCs w:val="18"/>
        </w:rPr>
        <w:instrText xml:space="preserve"> SEQ Рисунок \* ARABIC </w:instrText>
      </w:r>
      <w:r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19</w:t>
      </w:r>
      <w:r w:rsidRPr="001B7F12">
        <w:rPr>
          <w:noProof/>
          <w:sz w:val="18"/>
          <w:szCs w:val="18"/>
        </w:rPr>
        <w:fldChar w:fldCharType="end"/>
      </w:r>
      <w:bookmarkEnd w:id="136"/>
      <w:r w:rsidRPr="001B7F12">
        <w:rPr>
          <w:sz w:val="18"/>
          <w:szCs w:val="18"/>
        </w:rPr>
        <w:t xml:space="preserve">. Эскиз </w:t>
      </w:r>
      <w:r>
        <w:rPr>
          <w:sz w:val="18"/>
          <w:szCs w:val="18"/>
        </w:rPr>
        <w:t>закладки «Сегментация» ОЭФ</w:t>
      </w:r>
      <w:r w:rsidRPr="001B7F12">
        <w:rPr>
          <w:sz w:val="18"/>
          <w:szCs w:val="18"/>
        </w:rPr>
        <w:t xml:space="preserve"> Клиент</w:t>
      </w:r>
      <w:r>
        <w:rPr>
          <w:sz w:val="18"/>
          <w:szCs w:val="18"/>
        </w:rPr>
        <w:t>ы</w:t>
      </w:r>
      <w:r w:rsidR="008C1950">
        <w:rPr>
          <w:sz w:val="18"/>
          <w:szCs w:val="18"/>
        </w:rPr>
        <w:t xml:space="preserve"> в режиме группового вида</w:t>
      </w:r>
    </w:p>
    <w:p w14:paraId="5C8F54C9" w14:textId="3C7AE621" w:rsidR="00D8328F" w:rsidRDefault="00264F8D" w:rsidP="00D8328F">
      <w:pPr>
        <w:ind w:firstLine="0"/>
        <w:jc w:val="center"/>
      </w:pPr>
      <w:r>
        <w:rPr>
          <w:noProof/>
        </w:rPr>
        <w:drawing>
          <wp:inline distT="0" distB="0" distL="0" distR="0" wp14:anchorId="5214DB23" wp14:editId="225F48DC">
            <wp:extent cx="4508500" cy="1415415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480D5" w14:textId="50AF5B53" w:rsidR="00D8328F" w:rsidRDefault="00D8328F" w:rsidP="00D8328F">
      <w:pPr>
        <w:pStyle w:val="ae"/>
        <w:jc w:val="center"/>
        <w:rPr>
          <w:sz w:val="18"/>
          <w:szCs w:val="18"/>
        </w:rPr>
      </w:pPr>
      <w:bookmarkStart w:id="137" w:name="_Ref20411105"/>
      <w:r w:rsidRPr="001B7F12">
        <w:rPr>
          <w:sz w:val="18"/>
          <w:szCs w:val="18"/>
        </w:rPr>
        <w:t xml:space="preserve">Рисунок </w:t>
      </w:r>
      <w:r w:rsidRPr="001B7F12">
        <w:rPr>
          <w:sz w:val="18"/>
          <w:szCs w:val="18"/>
        </w:rPr>
        <w:fldChar w:fldCharType="begin"/>
      </w:r>
      <w:r w:rsidRPr="001B7F12">
        <w:rPr>
          <w:sz w:val="18"/>
          <w:szCs w:val="18"/>
        </w:rPr>
        <w:instrText xml:space="preserve"> SEQ Рисунок \* ARABIC </w:instrText>
      </w:r>
      <w:r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20</w:t>
      </w:r>
      <w:r w:rsidRPr="001B7F12">
        <w:rPr>
          <w:noProof/>
          <w:sz w:val="18"/>
          <w:szCs w:val="18"/>
        </w:rPr>
        <w:fldChar w:fldCharType="end"/>
      </w:r>
      <w:bookmarkEnd w:id="137"/>
      <w:r w:rsidRPr="001B7F12">
        <w:rPr>
          <w:sz w:val="18"/>
          <w:szCs w:val="18"/>
        </w:rPr>
        <w:t xml:space="preserve">. Эскиз </w:t>
      </w:r>
      <w:r>
        <w:rPr>
          <w:sz w:val="18"/>
          <w:szCs w:val="18"/>
        </w:rPr>
        <w:t>закладки «Сегментация» ОЭФ</w:t>
      </w:r>
      <w:r w:rsidRPr="001B7F12">
        <w:rPr>
          <w:sz w:val="18"/>
          <w:szCs w:val="18"/>
        </w:rPr>
        <w:t xml:space="preserve"> Клиент</w:t>
      </w:r>
      <w:r>
        <w:rPr>
          <w:sz w:val="18"/>
          <w:szCs w:val="18"/>
        </w:rPr>
        <w:t>ы</w:t>
      </w:r>
      <w:r w:rsidRPr="003546C7">
        <w:rPr>
          <w:sz w:val="18"/>
          <w:szCs w:val="18"/>
        </w:rPr>
        <w:t xml:space="preserve"> </w:t>
      </w:r>
      <w:r>
        <w:rPr>
          <w:sz w:val="18"/>
          <w:szCs w:val="18"/>
        </w:rPr>
        <w:t>в режиме отображения критериев сегментации</w:t>
      </w:r>
    </w:p>
    <w:p w14:paraId="7D59FCB6" w14:textId="62803A4F" w:rsidR="00004F45" w:rsidRPr="001B7F12" w:rsidRDefault="00004F45" w:rsidP="00A05DA6">
      <w:pPr>
        <w:pStyle w:val="ae"/>
        <w:ind w:firstLine="142"/>
        <w:rPr>
          <w:sz w:val="18"/>
          <w:szCs w:val="18"/>
        </w:rPr>
      </w:pPr>
      <w:r w:rsidRPr="001B7F12">
        <w:rPr>
          <w:sz w:val="18"/>
          <w:szCs w:val="18"/>
        </w:rPr>
        <w:t xml:space="preserve">Таблица </w:t>
      </w:r>
      <w:r w:rsidRPr="001B7F12">
        <w:rPr>
          <w:sz w:val="18"/>
          <w:szCs w:val="18"/>
        </w:rPr>
        <w:fldChar w:fldCharType="begin"/>
      </w:r>
      <w:r w:rsidRPr="001B7F12">
        <w:rPr>
          <w:sz w:val="18"/>
          <w:szCs w:val="18"/>
        </w:rPr>
        <w:instrText xml:space="preserve"> SEQ Таблица \* ARABIC </w:instrText>
      </w:r>
      <w:r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21</w:t>
      </w:r>
      <w:r w:rsidRPr="001B7F12">
        <w:rPr>
          <w:noProof/>
          <w:sz w:val="18"/>
          <w:szCs w:val="18"/>
        </w:rPr>
        <w:fldChar w:fldCharType="end"/>
      </w:r>
      <w:r w:rsidRPr="001B7F12">
        <w:rPr>
          <w:sz w:val="18"/>
          <w:szCs w:val="18"/>
        </w:rPr>
        <w:t xml:space="preserve">. Описание полей </w:t>
      </w:r>
      <w:r>
        <w:rPr>
          <w:sz w:val="18"/>
          <w:szCs w:val="18"/>
        </w:rPr>
        <w:t>закладки «Сегментация» ОЭФ</w:t>
      </w:r>
      <w:r w:rsidRPr="001B7F12">
        <w:rPr>
          <w:sz w:val="18"/>
          <w:szCs w:val="18"/>
        </w:rPr>
        <w:t xml:space="preserve"> Клиент</w:t>
      </w:r>
      <w:r>
        <w:rPr>
          <w:sz w:val="18"/>
          <w:szCs w:val="18"/>
        </w:rPr>
        <w:t>ы</w:t>
      </w:r>
      <w:r w:rsidR="008C1950">
        <w:rPr>
          <w:sz w:val="18"/>
          <w:szCs w:val="18"/>
        </w:rPr>
        <w:t xml:space="preserve"> в режиме группового вида</w:t>
      </w:r>
    </w:p>
    <w:tbl>
      <w:tblPr>
        <w:tblStyle w:val="af4"/>
        <w:tblW w:w="9464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559"/>
        <w:gridCol w:w="4536"/>
      </w:tblGrid>
      <w:tr w:rsidR="00004F45" w:rsidRPr="000557D6" w14:paraId="44DB30FF" w14:textId="77777777" w:rsidTr="00C3703A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0040CF8D" w14:textId="77777777" w:rsidR="00004F45" w:rsidRPr="002E0FCE" w:rsidRDefault="00004F45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51670A65" w14:textId="77777777" w:rsidR="00004F45" w:rsidRPr="002E0FCE" w:rsidRDefault="00004F45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7906AB0B" w14:textId="77777777" w:rsidR="00004F45" w:rsidRDefault="00004F45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0FDCB1DF" w14:textId="77777777" w:rsidR="00004F45" w:rsidRPr="002E0FCE" w:rsidRDefault="00004F45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20A068A4" w14:textId="77777777" w:rsidR="00004F45" w:rsidRPr="002E0FCE" w:rsidRDefault="00004F45" w:rsidP="00195F74">
            <w:pPr>
              <w:ind w:firstLine="0"/>
              <w:jc w:val="left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004F45" w14:paraId="61AF9195" w14:textId="77777777" w:rsidTr="00C3703A">
        <w:tc>
          <w:tcPr>
            <w:tcW w:w="2093" w:type="dxa"/>
            <w:shd w:val="clear" w:color="auto" w:fill="auto"/>
          </w:tcPr>
          <w:p w14:paraId="27F3832D" w14:textId="4D3D7400" w:rsidR="00004F45" w:rsidRPr="00C4786E" w:rsidRDefault="00004F45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сегментации</w:t>
            </w:r>
          </w:p>
        </w:tc>
        <w:tc>
          <w:tcPr>
            <w:tcW w:w="1276" w:type="dxa"/>
          </w:tcPr>
          <w:p w14:paraId="43FC1556" w14:textId="77777777" w:rsidR="00004F45" w:rsidRPr="00030EC3" w:rsidRDefault="00004F45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5DAAA461" w14:textId="77777777" w:rsidR="00E05EA4" w:rsidRDefault="00004F45" w:rsidP="00004F45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 жизненному циклу/</w:t>
            </w:r>
          </w:p>
          <w:p w14:paraId="679282A0" w14:textId="77777777" w:rsidR="00E05EA4" w:rsidRDefault="00004F45" w:rsidP="00004F45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 целевой сумме/</w:t>
            </w:r>
          </w:p>
          <w:p w14:paraId="38CB62BA" w14:textId="7AAA17DA" w:rsidR="00004F45" w:rsidRDefault="00004F45" w:rsidP="00004F45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 потенциалу/ и проч.</w:t>
            </w:r>
          </w:p>
        </w:tc>
        <w:tc>
          <w:tcPr>
            <w:tcW w:w="4536" w:type="dxa"/>
            <w:shd w:val="clear" w:color="auto" w:fill="auto"/>
          </w:tcPr>
          <w:p w14:paraId="1988F43C" w14:textId="77777777" w:rsidR="00004F45" w:rsidRDefault="000966C5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название типа сегментации</w:t>
            </w:r>
            <w:r w:rsidR="00E63C23">
              <w:rPr>
                <w:sz w:val="18"/>
                <w:szCs w:val="18"/>
              </w:rPr>
              <w:t>.</w:t>
            </w:r>
          </w:p>
          <w:p w14:paraId="6D975548" w14:textId="61B0B250" w:rsidR="002D236F" w:rsidRPr="005003E0" w:rsidRDefault="002D236F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Значение из справочника </w:t>
            </w:r>
            <w:r w:rsidRPr="009A7AB7">
              <w:rPr>
                <w:b/>
                <w:sz w:val="20"/>
                <w:szCs w:val="20"/>
              </w:rPr>
              <w:fldChar w:fldCharType="begin"/>
            </w:r>
            <w:r w:rsidRPr="009A7AB7">
              <w:rPr>
                <w:b/>
                <w:sz w:val="20"/>
                <w:szCs w:val="20"/>
              </w:rPr>
              <w:instrText xml:space="preserve"> REF _Ref20751370 \h  \* MERGEFORMAT </w:instrText>
            </w:r>
            <w:r w:rsidRPr="009A7AB7">
              <w:rPr>
                <w:b/>
                <w:sz w:val="20"/>
                <w:szCs w:val="20"/>
              </w:rPr>
            </w:r>
            <w:r w:rsidRPr="009A7AB7">
              <w:rPr>
                <w:b/>
                <w:sz w:val="20"/>
                <w:szCs w:val="20"/>
              </w:rPr>
              <w:fldChar w:fldCharType="separate"/>
            </w:r>
            <w:proofErr w:type="spellStart"/>
            <w:r w:rsidR="00CA0105" w:rsidRPr="007D63BC">
              <w:rPr>
                <w:b/>
                <w:sz w:val="20"/>
                <w:szCs w:val="20"/>
                <w:lang w:val="en-US"/>
              </w:rPr>
              <w:t>FBSegmentationType</w:t>
            </w:r>
            <w:proofErr w:type="spellEnd"/>
            <w:r w:rsidRPr="009A7AB7">
              <w:rPr>
                <w:b/>
                <w:sz w:val="20"/>
                <w:szCs w:val="20"/>
              </w:rPr>
              <w:fldChar w:fldCharType="end"/>
            </w:r>
            <w:r>
              <w:rPr>
                <w:sz w:val="18"/>
                <w:szCs w:val="18"/>
              </w:rPr>
              <w:t>.</w:t>
            </w:r>
          </w:p>
        </w:tc>
      </w:tr>
      <w:tr w:rsidR="00004F45" w14:paraId="5B520BC1" w14:textId="77777777" w:rsidTr="00C3703A">
        <w:tc>
          <w:tcPr>
            <w:tcW w:w="2093" w:type="dxa"/>
            <w:shd w:val="clear" w:color="auto" w:fill="auto"/>
          </w:tcPr>
          <w:p w14:paraId="2770E6A9" w14:textId="2F7E95A1" w:rsidR="00004F45" w:rsidRPr="00C4786E" w:rsidRDefault="00004F45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Сегмент</w:t>
            </w:r>
          </w:p>
        </w:tc>
        <w:tc>
          <w:tcPr>
            <w:tcW w:w="1276" w:type="dxa"/>
          </w:tcPr>
          <w:p w14:paraId="314D9998" w14:textId="26B5F434" w:rsidR="00004F45" w:rsidRPr="00030EC3" w:rsidRDefault="00004F45" w:rsidP="00004F45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Гиперссылка</w:t>
            </w:r>
          </w:p>
        </w:tc>
        <w:tc>
          <w:tcPr>
            <w:tcW w:w="1559" w:type="dxa"/>
          </w:tcPr>
          <w:p w14:paraId="05172E98" w14:textId="77777777" w:rsidR="00E05EA4" w:rsidRDefault="00004F45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Новый/</w:t>
            </w:r>
          </w:p>
          <w:p w14:paraId="2AAE9E8F" w14:textId="77777777" w:rsidR="00E05EA4" w:rsidRDefault="00004F45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более 600млн. руб./</w:t>
            </w:r>
          </w:p>
          <w:p w14:paraId="5C3C77D0" w14:textId="77777777" w:rsidR="00E05EA4" w:rsidRDefault="00004F45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Целевой/</w:t>
            </w:r>
          </w:p>
          <w:p w14:paraId="090A188A" w14:textId="16CD510A" w:rsidR="00004F45" w:rsidRDefault="00004F45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 проч.</w:t>
            </w:r>
          </w:p>
        </w:tc>
        <w:tc>
          <w:tcPr>
            <w:tcW w:w="4536" w:type="dxa"/>
            <w:shd w:val="clear" w:color="auto" w:fill="auto"/>
          </w:tcPr>
          <w:p w14:paraId="769A48F6" w14:textId="77777777" w:rsidR="00004F45" w:rsidRDefault="000966C5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Отображается значение присвоенного сегмента</w:t>
            </w:r>
            <w:r w:rsidR="00E27CFD">
              <w:rPr>
                <w:sz w:val="18"/>
                <w:szCs w:val="18"/>
              </w:rPr>
              <w:t xml:space="preserve"> для заданного типа сегментации</w:t>
            </w:r>
            <w:r w:rsidR="00A023C3">
              <w:rPr>
                <w:sz w:val="18"/>
                <w:szCs w:val="18"/>
              </w:rPr>
              <w:t>.</w:t>
            </w:r>
          </w:p>
          <w:p w14:paraId="1B3F0290" w14:textId="31170212" w:rsidR="00C64C0B" w:rsidRPr="005B3421" w:rsidRDefault="00CB63F2" w:rsidP="00A5540C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При нажатии на гиперссылку</w:t>
            </w:r>
            <w:r w:rsidR="00A5540C">
              <w:rPr>
                <w:sz w:val="18"/>
                <w:szCs w:val="18"/>
              </w:rPr>
              <w:t>, а также при</w:t>
            </w:r>
            <w:r w:rsidR="00C64C0B">
              <w:rPr>
                <w:sz w:val="18"/>
                <w:szCs w:val="18"/>
              </w:rPr>
              <w:t xml:space="preserve"> двойном нажатии </w:t>
            </w:r>
            <w:r w:rsidR="00D05D1F">
              <w:rPr>
                <w:sz w:val="18"/>
                <w:szCs w:val="18"/>
              </w:rPr>
              <w:t>левой</w:t>
            </w:r>
            <w:r w:rsidR="00C64C0B">
              <w:rPr>
                <w:sz w:val="18"/>
                <w:szCs w:val="18"/>
              </w:rPr>
              <w:t xml:space="preserve"> кнопкой мыши на строке таблицы</w:t>
            </w:r>
            <w:r>
              <w:rPr>
                <w:sz w:val="18"/>
                <w:szCs w:val="18"/>
              </w:rPr>
              <w:t xml:space="preserve"> закладка </w:t>
            </w:r>
            <w:r w:rsidR="00D05D1F">
              <w:rPr>
                <w:sz w:val="18"/>
                <w:szCs w:val="18"/>
              </w:rPr>
              <w:t>должна переходить</w:t>
            </w:r>
            <w:r>
              <w:rPr>
                <w:sz w:val="18"/>
                <w:szCs w:val="18"/>
              </w:rPr>
              <w:t xml:space="preserve"> в режим отображения </w:t>
            </w:r>
            <w:r w:rsidR="00E40D6A">
              <w:rPr>
                <w:sz w:val="18"/>
                <w:szCs w:val="18"/>
              </w:rPr>
              <w:t>критериев и описания</w:t>
            </w:r>
            <w:r w:rsidR="00F17C34">
              <w:rPr>
                <w:sz w:val="18"/>
                <w:szCs w:val="18"/>
              </w:rPr>
              <w:t xml:space="preserve"> для</w:t>
            </w:r>
            <w:r>
              <w:rPr>
                <w:sz w:val="18"/>
                <w:szCs w:val="18"/>
              </w:rPr>
              <w:t xml:space="preserve"> выбранного типа сегментации.</w:t>
            </w:r>
          </w:p>
        </w:tc>
      </w:tr>
    </w:tbl>
    <w:p w14:paraId="28614533" w14:textId="791DE4A4" w:rsidR="00C3703A" w:rsidRPr="00D112D7" w:rsidRDefault="00F6654F" w:rsidP="00C3703A">
      <w:pPr>
        <w:pStyle w:val="3"/>
      </w:pPr>
      <w:bookmarkStart w:id="138" w:name="_Toc25317517"/>
      <w:proofErr w:type="spellStart"/>
      <w:r>
        <w:lastRenderedPageBreak/>
        <w:t>Подзакладка</w:t>
      </w:r>
      <w:proofErr w:type="spellEnd"/>
      <w:r w:rsidR="00C3703A">
        <w:t xml:space="preserve"> «</w:t>
      </w:r>
      <w:r>
        <w:t>Описание</w:t>
      </w:r>
      <w:r w:rsidR="00C3703A">
        <w:t>»</w:t>
      </w:r>
      <w:bookmarkEnd w:id="138"/>
    </w:p>
    <w:p w14:paraId="36A88A46" w14:textId="1BF34C5F" w:rsidR="00C3703A" w:rsidRPr="003730B0" w:rsidRDefault="006155FE" w:rsidP="00C3703A">
      <w:pPr>
        <w:ind w:firstLine="0"/>
      </w:pPr>
      <w:proofErr w:type="spellStart"/>
      <w:r>
        <w:t>Подзакладка</w:t>
      </w:r>
      <w:proofErr w:type="spellEnd"/>
      <w:r>
        <w:t xml:space="preserve"> становится видна при переходе закладки «Сегментация» в режим отображения </w:t>
      </w:r>
      <w:r w:rsidR="00097D48">
        <w:t>«Критерии сегментации»</w:t>
      </w:r>
      <w:r>
        <w:t xml:space="preserve">. </w:t>
      </w:r>
      <w:r w:rsidR="007A71AD">
        <w:t>В</w:t>
      </w:r>
      <w:r w:rsidR="006B1A19">
        <w:t xml:space="preserve"> </w:t>
      </w:r>
      <w:proofErr w:type="spellStart"/>
      <w:r w:rsidR="006B1A19">
        <w:t>подзакладке</w:t>
      </w:r>
      <w:proofErr w:type="spellEnd"/>
      <w:r w:rsidR="006B1A19">
        <w:t xml:space="preserve"> «Описание» </w:t>
      </w:r>
      <w:r w:rsidR="007A71AD">
        <w:t xml:space="preserve">для каждого типа сегментации </w:t>
      </w:r>
      <w:r w:rsidR="006B1A19">
        <w:t>долж</w:t>
      </w:r>
      <w:r w:rsidR="00BC659F">
        <w:t>н</w:t>
      </w:r>
      <w:r w:rsidR="006B1A19">
        <w:t>о отображаться текстовое описание логики присвоения сегмента без возможности редактирования</w:t>
      </w:r>
      <w:r w:rsidR="007A71AD">
        <w:t xml:space="preserve"> текста описания</w:t>
      </w:r>
      <w:r w:rsidR="006B1A19">
        <w:t>.</w:t>
      </w:r>
      <w:r w:rsidR="007A71AD">
        <w:t xml:space="preserve"> </w:t>
      </w:r>
      <w:r w:rsidR="00C3703A">
        <w:t xml:space="preserve">Эскиз </w:t>
      </w:r>
      <w:proofErr w:type="spellStart"/>
      <w:r w:rsidR="00F6654F">
        <w:t>подзакладки</w:t>
      </w:r>
      <w:proofErr w:type="spellEnd"/>
      <w:r w:rsidR="003535F2">
        <w:t xml:space="preserve"> «Описание»</w:t>
      </w:r>
      <w:r w:rsidR="00F6654F">
        <w:t xml:space="preserve"> </w:t>
      </w:r>
      <w:r w:rsidR="00C3703A">
        <w:t>представлен на</w:t>
      </w:r>
      <w:r w:rsidR="003535F2">
        <w:t xml:space="preserve"> </w:t>
      </w:r>
      <w:r w:rsidR="003535F2" w:rsidRPr="003535F2">
        <w:rPr>
          <w:b/>
        </w:rPr>
        <w:fldChar w:fldCharType="begin"/>
      </w:r>
      <w:r w:rsidR="003535F2" w:rsidRPr="003535F2">
        <w:rPr>
          <w:b/>
        </w:rPr>
        <w:instrText xml:space="preserve"> REF _Ref20408118 \h </w:instrText>
      </w:r>
      <w:r w:rsidR="003535F2">
        <w:rPr>
          <w:b/>
        </w:rPr>
        <w:instrText xml:space="preserve"> \* MERGEFORMAT </w:instrText>
      </w:r>
      <w:r w:rsidR="003535F2" w:rsidRPr="003535F2">
        <w:rPr>
          <w:b/>
        </w:rPr>
      </w:r>
      <w:r w:rsidR="003535F2" w:rsidRPr="003535F2">
        <w:rPr>
          <w:b/>
        </w:rPr>
        <w:fldChar w:fldCharType="separate"/>
      </w:r>
      <w:r w:rsidR="00CA0105" w:rsidRPr="007D63BC">
        <w:rPr>
          <w:b/>
          <w:sz w:val="18"/>
          <w:szCs w:val="18"/>
        </w:rPr>
        <w:t xml:space="preserve">Рисунок </w:t>
      </w:r>
      <w:r w:rsidR="00CA0105" w:rsidRPr="007D63BC">
        <w:rPr>
          <w:b/>
          <w:noProof/>
          <w:sz w:val="18"/>
          <w:szCs w:val="18"/>
        </w:rPr>
        <w:t>21</w:t>
      </w:r>
      <w:r w:rsidR="003535F2" w:rsidRPr="003535F2">
        <w:rPr>
          <w:b/>
        </w:rPr>
        <w:fldChar w:fldCharType="end"/>
      </w:r>
      <w:r w:rsidR="00C3703A">
        <w:t>.</w:t>
      </w:r>
    </w:p>
    <w:p w14:paraId="7ACD639C" w14:textId="5A0BC943" w:rsidR="00C3703A" w:rsidRDefault="00264F8D" w:rsidP="00C3703A">
      <w:pPr>
        <w:jc w:val="center"/>
      </w:pPr>
      <w:r>
        <w:rPr>
          <w:noProof/>
        </w:rPr>
        <w:drawing>
          <wp:inline distT="0" distB="0" distL="0" distR="0" wp14:anchorId="66985187" wp14:editId="46482DA4">
            <wp:extent cx="4508500" cy="1844675"/>
            <wp:effectExtent l="0" t="0" r="635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3631D" w14:textId="2D52B61B" w:rsidR="00C3703A" w:rsidRDefault="00C3703A" w:rsidP="00C3703A">
      <w:pPr>
        <w:pStyle w:val="ae"/>
        <w:jc w:val="center"/>
        <w:rPr>
          <w:sz w:val="18"/>
          <w:szCs w:val="18"/>
        </w:rPr>
      </w:pPr>
      <w:bookmarkStart w:id="139" w:name="_Ref20408118"/>
      <w:r w:rsidRPr="00BF349B">
        <w:rPr>
          <w:sz w:val="18"/>
          <w:szCs w:val="18"/>
        </w:rPr>
        <w:t xml:space="preserve">Рисунок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Рисунок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21</w:t>
      </w:r>
      <w:r w:rsidRPr="00BF349B">
        <w:rPr>
          <w:noProof/>
          <w:sz w:val="18"/>
          <w:szCs w:val="18"/>
        </w:rPr>
        <w:fldChar w:fldCharType="end"/>
      </w:r>
      <w:bookmarkEnd w:id="139"/>
      <w:r w:rsidRPr="00BF349B">
        <w:rPr>
          <w:sz w:val="18"/>
          <w:szCs w:val="18"/>
        </w:rPr>
        <w:t xml:space="preserve">. Эскиз </w:t>
      </w:r>
      <w:proofErr w:type="spellStart"/>
      <w:r>
        <w:rPr>
          <w:sz w:val="18"/>
          <w:szCs w:val="18"/>
        </w:rPr>
        <w:t>подзакладки</w:t>
      </w:r>
      <w:proofErr w:type="spellEnd"/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>Описание</w:t>
      </w:r>
      <w:r w:rsidRPr="00BF349B">
        <w:rPr>
          <w:sz w:val="18"/>
          <w:szCs w:val="18"/>
        </w:rPr>
        <w:t>»</w:t>
      </w:r>
    </w:p>
    <w:p w14:paraId="49AE2AB9" w14:textId="6CB0540D" w:rsidR="00C3703A" w:rsidRPr="00BF349B" w:rsidRDefault="00C3703A" w:rsidP="00C3703A">
      <w:pPr>
        <w:pStyle w:val="ae"/>
        <w:rPr>
          <w:sz w:val="18"/>
          <w:szCs w:val="18"/>
        </w:rPr>
      </w:pPr>
      <w:r w:rsidRPr="00BF349B">
        <w:rPr>
          <w:sz w:val="18"/>
          <w:szCs w:val="18"/>
        </w:rPr>
        <w:t xml:space="preserve">Таблица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Таблица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22</w:t>
      </w:r>
      <w:r w:rsidRPr="00BF349B">
        <w:rPr>
          <w:noProof/>
          <w:sz w:val="18"/>
          <w:szCs w:val="18"/>
        </w:rPr>
        <w:fldChar w:fldCharType="end"/>
      </w:r>
      <w:r w:rsidRPr="00BF349B">
        <w:rPr>
          <w:sz w:val="18"/>
          <w:szCs w:val="18"/>
        </w:rPr>
        <w:t xml:space="preserve">. Описание полей </w:t>
      </w:r>
      <w:proofErr w:type="spellStart"/>
      <w:r>
        <w:rPr>
          <w:sz w:val="18"/>
          <w:szCs w:val="18"/>
        </w:rPr>
        <w:t>подзакладки</w:t>
      </w:r>
      <w:proofErr w:type="spellEnd"/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>Описание</w:t>
      </w:r>
      <w:r w:rsidRPr="00BF349B">
        <w:rPr>
          <w:sz w:val="18"/>
          <w:szCs w:val="18"/>
        </w:rPr>
        <w:t>»</w:t>
      </w:r>
    </w:p>
    <w:tbl>
      <w:tblPr>
        <w:tblStyle w:val="af4"/>
        <w:tblW w:w="9571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6202"/>
      </w:tblGrid>
      <w:tr w:rsidR="00C3703A" w:rsidRPr="000557D6" w14:paraId="2D78DAB7" w14:textId="77777777" w:rsidTr="00851449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39A9D738" w14:textId="77777777" w:rsidR="00C3703A" w:rsidRPr="002E0FCE" w:rsidRDefault="00C3703A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  <w:r>
              <w:rPr>
                <w:b/>
                <w:sz w:val="18"/>
                <w:szCs w:val="18"/>
              </w:rPr>
              <w:t>/Кнопка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43B25B48" w14:textId="77777777" w:rsidR="00C3703A" w:rsidRPr="002E0FCE" w:rsidRDefault="00C3703A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6202" w:type="dxa"/>
            <w:shd w:val="clear" w:color="auto" w:fill="D9D9D9" w:themeFill="background1" w:themeFillShade="D9"/>
          </w:tcPr>
          <w:p w14:paraId="2C64AE20" w14:textId="77777777" w:rsidR="00C3703A" w:rsidRPr="002E0FCE" w:rsidRDefault="00C3703A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C3703A" w14:paraId="7063F228" w14:textId="77777777" w:rsidTr="00851449">
        <w:tc>
          <w:tcPr>
            <w:tcW w:w="2093" w:type="dxa"/>
            <w:shd w:val="clear" w:color="auto" w:fill="auto"/>
          </w:tcPr>
          <w:p w14:paraId="106B7733" w14:textId="27AC47D7" w:rsidR="00C3703A" w:rsidRDefault="00C3703A" w:rsidP="00C3703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Описание</w:t>
            </w:r>
          </w:p>
        </w:tc>
        <w:tc>
          <w:tcPr>
            <w:tcW w:w="1276" w:type="dxa"/>
          </w:tcPr>
          <w:p w14:paraId="05C89568" w14:textId="7666D3E4" w:rsidR="00C3703A" w:rsidRDefault="00C3703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39DB834C" w14:textId="77777777" w:rsidR="005F7DED" w:rsidRDefault="00C3703A" w:rsidP="00C3703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Не доступно для редактирования. </w:t>
            </w:r>
          </w:p>
          <w:p w14:paraId="75B31787" w14:textId="3CD4B5DC" w:rsidR="000A6A1E" w:rsidRDefault="00C3703A" w:rsidP="00A708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Отображается </w:t>
            </w:r>
            <w:r w:rsidR="000957C0">
              <w:rPr>
                <w:sz w:val="18"/>
                <w:szCs w:val="18"/>
              </w:rPr>
              <w:t>текстовое описание логики присвоения выбранного сегмента,</w:t>
            </w:r>
            <w:r w:rsidR="009632AC">
              <w:rPr>
                <w:sz w:val="18"/>
                <w:szCs w:val="18"/>
              </w:rPr>
              <w:t xml:space="preserve"> </w:t>
            </w:r>
            <w:r w:rsidR="00014F83">
              <w:rPr>
                <w:sz w:val="18"/>
                <w:szCs w:val="18"/>
              </w:rPr>
              <w:t xml:space="preserve">полученное </w:t>
            </w:r>
            <w:r w:rsidR="009632AC">
              <w:rPr>
                <w:sz w:val="18"/>
                <w:szCs w:val="18"/>
              </w:rPr>
              <w:t xml:space="preserve">из настроек модуля </w:t>
            </w:r>
            <w:r w:rsidR="00A7081B">
              <w:rPr>
                <w:sz w:val="18"/>
                <w:szCs w:val="18"/>
              </w:rPr>
              <w:t>с</w:t>
            </w:r>
            <w:r w:rsidR="009632AC">
              <w:rPr>
                <w:sz w:val="18"/>
                <w:szCs w:val="18"/>
              </w:rPr>
              <w:t>егментаци</w:t>
            </w:r>
            <w:r w:rsidR="00A7081B">
              <w:rPr>
                <w:sz w:val="18"/>
                <w:szCs w:val="18"/>
              </w:rPr>
              <w:t>и</w:t>
            </w:r>
            <w:r>
              <w:rPr>
                <w:sz w:val="18"/>
                <w:szCs w:val="18"/>
              </w:rPr>
              <w:t>.</w:t>
            </w:r>
          </w:p>
          <w:p w14:paraId="7B185AE5" w14:textId="2E5AADE1" w:rsidR="004A32E7" w:rsidRDefault="004A32E7" w:rsidP="00A708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описания должен отображаться с сохранением исходного форматирования.</w:t>
            </w:r>
          </w:p>
        </w:tc>
      </w:tr>
    </w:tbl>
    <w:p w14:paraId="51A2B500" w14:textId="23516475" w:rsidR="00851449" w:rsidRDefault="00851449" w:rsidP="00851449">
      <w:pPr>
        <w:pStyle w:val="3"/>
      </w:pPr>
      <w:bookmarkStart w:id="140" w:name="_Toc25317518"/>
      <w:proofErr w:type="spellStart"/>
      <w:r>
        <w:t>Подзакладка</w:t>
      </w:r>
      <w:proofErr w:type="spellEnd"/>
      <w:r>
        <w:t xml:space="preserve"> «Критерии»: </w:t>
      </w:r>
      <w:r w:rsidR="00F419BA">
        <w:t>Сегментация по жизненному циклу</w:t>
      </w:r>
      <w:bookmarkEnd w:id="140"/>
    </w:p>
    <w:p w14:paraId="2A78D180" w14:textId="442F8219" w:rsidR="00E10A24" w:rsidRPr="00CD2D8D" w:rsidRDefault="006155FE" w:rsidP="006155FE">
      <w:pPr>
        <w:ind w:firstLine="0"/>
      </w:pPr>
      <w:proofErr w:type="spellStart"/>
      <w:r>
        <w:t>Подзакладка</w:t>
      </w:r>
      <w:proofErr w:type="spellEnd"/>
      <w:r>
        <w:t xml:space="preserve"> становится видна при переходе закладки «Сегментация» в режим отображения </w:t>
      </w:r>
      <w:r w:rsidR="00097D48">
        <w:t>«Критерии сегментации»</w:t>
      </w:r>
      <w:r>
        <w:t>.</w:t>
      </w:r>
      <w:r w:rsidR="00CD2D8D">
        <w:t xml:space="preserve"> На </w:t>
      </w:r>
      <w:proofErr w:type="spellStart"/>
      <w:r w:rsidR="00CD2D8D">
        <w:t>подзакладке</w:t>
      </w:r>
      <w:proofErr w:type="spellEnd"/>
      <w:r w:rsidR="00CD2D8D">
        <w:t xml:space="preserve"> «Критерии» отображается набор параметров, используемых при определении сегмента для типа сегментации «Сегментация по жизненному циклу». Отдельно в </w:t>
      </w:r>
      <w:proofErr w:type="spellStart"/>
      <w:r w:rsidR="00CD2D8D">
        <w:t>подзакладке</w:t>
      </w:r>
      <w:proofErr w:type="spellEnd"/>
      <w:r w:rsidR="00CD2D8D">
        <w:t xml:space="preserve"> должно отображаться текущее значение сегмента</w:t>
      </w:r>
      <w:r w:rsidR="00CD2D8D" w:rsidRPr="00CD2D8D">
        <w:t xml:space="preserve"> </w:t>
      </w:r>
      <w:r w:rsidR="00CD2D8D">
        <w:t xml:space="preserve">для типа сегментации «Сегментация по жизненному циклу». Эскиз </w:t>
      </w:r>
      <w:proofErr w:type="spellStart"/>
      <w:r w:rsidR="00CD2D8D">
        <w:t>подзакладки</w:t>
      </w:r>
      <w:proofErr w:type="spellEnd"/>
      <w:r w:rsidR="00CD2D8D">
        <w:t xml:space="preserve"> «Критерии» показан на </w:t>
      </w:r>
      <w:r w:rsidR="00694DFE" w:rsidRPr="00694DFE">
        <w:rPr>
          <w:b/>
        </w:rPr>
        <w:fldChar w:fldCharType="begin"/>
      </w:r>
      <w:r w:rsidR="00694DFE" w:rsidRPr="00694DFE">
        <w:rPr>
          <w:b/>
        </w:rPr>
        <w:instrText xml:space="preserve"> REF _Ref20481065 \h </w:instrText>
      </w:r>
      <w:r w:rsidR="00694DFE">
        <w:rPr>
          <w:b/>
        </w:rPr>
        <w:instrText xml:space="preserve"> \* MERGEFORMAT </w:instrText>
      </w:r>
      <w:r w:rsidR="00694DFE" w:rsidRPr="00694DFE">
        <w:rPr>
          <w:b/>
        </w:rPr>
      </w:r>
      <w:r w:rsidR="00694DFE" w:rsidRPr="00694DFE">
        <w:rPr>
          <w:b/>
        </w:rPr>
        <w:fldChar w:fldCharType="separate"/>
      </w:r>
      <w:r w:rsidR="00CA0105" w:rsidRPr="007D63BC">
        <w:rPr>
          <w:b/>
          <w:sz w:val="18"/>
          <w:szCs w:val="18"/>
        </w:rPr>
        <w:t xml:space="preserve">Рисунок </w:t>
      </w:r>
      <w:r w:rsidR="00CA0105" w:rsidRPr="007D63BC">
        <w:rPr>
          <w:b/>
          <w:noProof/>
          <w:sz w:val="18"/>
          <w:szCs w:val="18"/>
        </w:rPr>
        <w:t>22</w:t>
      </w:r>
      <w:r w:rsidR="00694DFE" w:rsidRPr="00694DFE">
        <w:rPr>
          <w:b/>
        </w:rPr>
        <w:fldChar w:fldCharType="end"/>
      </w:r>
      <w:r w:rsidR="00CD2D8D">
        <w:t>.</w:t>
      </w:r>
    </w:p>
    <w:p w14:paraId="4932332B" w14:textId="69D8EF52" w:rsidR="00CD2D8D" w:rsidRDefault="00760DCB" w:rsidP="00D12C1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8FD24B2" wp14:editId="5685E617">
            <wp:extent cx="3609975" cy="2584450"/>
            <wp:effectExtent l="0" t="0" r="952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6120E" w14:textId="287A46B6" w:rsidR="00CD2D8D" w:rsidRDefault="00CD2D8D" w:rsidP="00CD2D8D">
      <w:pPr>
        <w:pStyle w:val="ae"/>
        <w:jc w:val="center"/>
        <w:rPr>
          <w:sz w:val="18"/>
          <w:szCs w:val="18"/>
        </w:rPr>
      </w:pPr>
      <w:bookmarkStart w:id="141" w:name="_Ref20481065"/>
      <w:r w:rsidRPr="00BF349B">
        <w:rPr>
          <w:sz w:val="18"/>
          <w:szCs w:val="18"/>
        </w:rPr>
        <w:t xml:space="preserve">Рисунок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Рисунок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22</w:t>
      </w:r>
      <w:r w:rsidRPr="00BF349B">
        <w:rPr>
          <w:noProof/>
          <w:sz w:val="18"/>
          <w:szCs w:val="18"/>
        </w:rPr>
        <w:fldChar w:fldCharType="end"/>
      </w:r>
      <w:bookmarkEnd w:id="141"/>
      <w:r w:rsidRPr="00BF349B">
        <w:rPr>
          <w:sz w:val="18"/>
          <w:szCs w:val="18"/>
        </w:rPr>
        <w:t xml:space="preserve">. Эскиз </w:t>
      </w:r>
      <w:proofErr w:type="spellStart"/>
      <w:r>
        <w:rPr>
          <w:sz w:val="18"/>
          <w:szCs w:val="18"/>
        </w:rPr>
        <w:t>подзакладки</w:t>
      </w:r>
      <w:proofErr w:type="spellEnd"/>
      <w:r w:rsidRPr="00BF349B">
        <w:rPr>
          <w:sz w:val="18"/>
          <w:szCs w:val="18"/>
        </w:rPr>
        <w:t xml:space="preserve"> «</w:t>
      </w:r>
      <w:r w:rsidR="00E850E4">
        <w:rPr>
          <w:sz w:val="18"/>
          <w:szCs w:val="18"/>
        </w:rPr>
        <w:t>Критерии</w:t>
      </w:r>
      <w:r w:rsidRPr="00BF349B">
        <w:rPr>
          <w:sz w:val="18"/>
          <w:szCs w:val="18"/>
        </w:rPr>
        <w:t>»</w:t>
      </w:r>
      <w:r w:rsidR="00E850E4">
        <w:rPr>
          <w:sz w:val="18"/>
          <w:szCs w:val="18"/>
        </w:rPr>
        <w:t xml:space="preserve"> для типа «Сегментация по жизненному циклу»</w:t>
      </w:r>
    </w:p>
    <w:p w14:paraId="69BF647F" w14:textId="7CE48A02" w:rsidR="00CD2D8D" w:rsidRPr="00BF349B" w:rsidRDefault="00CD2D8D" w:rsidP="00CD2D8D">
      <w:pPr>
        <w:pStyle w:val="ae"/>
        <w:rPr>
          <w:sz w:val="18"/>
          <w:szCs w:val="18"/>
        </w:rPr>
      </w:pPr>
      <w:r w:rsidRPr="00BF349B">
        <w:rPr>
          <w:sz w:val="18"/>
          <w:szCs w:val="18"/>
        </w:rPr>
        <w:t xml:space="preserve">Таблица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Таблица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23</w:t>
      </w:r>
      <w:r w:rsidRPr="00BF349B">
        <w:rPr>
          <w:noProof/>
          <w:sz w:val="18"/>
          <w:szCs w:val="18"/>
        </w:rPr>
        <w:fldChar w:fldCharType="end"/>
      </w:r>
      <w:r w:rsidRPr="00BF349B">
        <w:rPr>
          <w:sz w:val="18"/>
          <w:szCs w:val="18"/>
        </w:rPr>
        <w:t xml:space="preserve">. Описание полей </w:t>
      </w:r>
      <w:proofErr w:type="spellStart"/>
      <w:r>
        <w:rPr>
          <w:sz w:val="18"/>
          <w:szCs w:val="18"/>
        </w:rPr>
        <w:t>подзакладки</w:t>
      </w:r>
      <w:proofErr w:type="spellEnd"/>
      <w:r w:rsidRPr="00BF349B">
        <w:rPr>
          <w:sz w:val="18"/>
          <w:szCs w:val="18"/>
        </w:rPr>
        <w:t xml:space="preserve"> «</w:t>
      </w:r>
      <w:r w:rsidR="00E850E4">
        <w:rPr>
          <w:sz w:val="18"/>
          <w:szCs w:val="18"/>
        </w:rPr>
        <w:t>Критерии</w:t>
      </w:r>
      <w:r w:rsidRPr="00BF349B">
        <w:rPr>
          <w:sz w:val="18"/>
          <w:szCs w:val="18"/>
        </w:rPr>
        <w:t>»</w:t>
      </w:r>
      <w:r w:rsidR="00E850E4">
        <w:rPr>
          <w:sz w:val="18"/>
          <w:szCs w:val="18"/>
        </w:rPr>
        <w:t xml:space="preserve"> для типа «Сегментация по жизненному циклу»</w:t>
      </w:r>
    </w:p>
    <w:tbl>
      <w:tblPr>
        <w:tblStyle w:val="af4"/>
        <w:tblW w:w="9493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021"/>
        <w:gridCol w:w="1559"/>
        <w:gridCol w:w="4820"/>
      </w:tblGrid>
      <w:tr w:rsidR="008821E1" w:rsidRPr="000557D6" w14:paraId="424C8CDD" w14:textId="77777777" w:rsidTr="00506F94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6E7F4BEE" w14:textId="77777777" w:rsidR="008821E1" w:rsidRPr="002E0FCE" w:rsidRDefault="008821E1" w:rsidP="008821E1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  <w:r>
              <w:rPr>
                <w:b/>
                <w:sz w:val="18"/>
                <w:szCs w:val="18"/>
              </w:rPr>
              <w:t>/Кнопка</w:t>
            </w:r>
          </w:p>
        </w:tc>
        <w:tc>
          <w:tcPr>
            <w:tcW w:w="1021" w:type="dxa"/>
            <w:shd w:val="clear" w:color="auto" w:fill="D9D9D9" w:themeFill="background1" w:themeFillShade="D9"/>
          </w:tcPr>
          <w:p w14:paraId="2490D13D" w14:textId="77777777" w:rsidR="008821E1" w:rsidRPr="002E0FCE" w:rsidRDefault="008821E1" w:rsidP="008821E1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4B894A9E" w14:textId="77777777" w:rsidR="008821E1" w:rsidRDefault="008821E1" w:rsidP="008821E1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3674D079" w14:textId="6D006C3B" w:rsidR="008821E1" w:rsidRPr="002E0FCE" w:rsidRDefault="008821E1" w:rsidP="008821E1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820" w:type="dxa"/>
            <w:shd w:val="clear" w:color="auto" w:fill="D9D9D9" w:themeFill="background1" w:themeFillShade="D9"/>
          </w:tcPr>
          <w:p w14:paraId="62B7DAAA" w14:textId="295CC28C" w:rsidR="008821E1" w:rsidRPr="002E0FCE" w:rsidRDefault="008821E1" w:rsidP="008821E1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8821E1" w14:paraId="060D5994" w14:textId="77777777" w:rsidTr="00506F94">
        <w:tc>
          <w:tcPr>
            <w:tcW w:w="2093" w:type="dxa"/>
            <w:shd w:val="clear" w:color="auto" w:fill="auto"/>
          </w:tcPr>
          <w:p w14:paraId="0DC4E3B6" w14:textId="4BEA3AE5" w:rsidR="008821E1" w:rsidRDefault="008821E1" w:rsidP="008821E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Текущее значение сегмента</w:t>
            </w:r>
          </w:p>
        </w:tc>
        <w:tc>
          <w:tcPr>
            <w:tcW w:w="1021" w:type="dxa"/>
          </w:tcPr>
          <w:p w14:paraId="55608665" w14:textId="4A7A0000" w:rsidR="008821E1" w:rsidRDefault="008821E1" w:rsidP="008821E1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3E465F29" w14:textId="77777777" w:rsidR="008821E1" w:rsidRDefault="008821E1" w:rsidP="00506F94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3BF22F72" w14:textId="54F9CCE8" w:rsidR="00D31B9F" w:rsidRDefault="00D31B9F" w:rsidP="008821E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 доступно для редактирования.</w:t>
            </w:r>
          </w:p>
          <w:p w14:paraId="651F8A66" w14:textId="14E1F7F5" w:rsidR="008821E1" w:rsidRDefault="00D31B9F" w:rsidP="008821E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текущее значение сегмента для типа сегментации «Сегментация по жизненному циклу».</w:t>
            </w:r>
          </w:p>
        </w:tc>
      </w:tr>
      <w:tr w:rsidR="008821E1" w14:paraId="5BC8FE62" w14:textId="77777777" w:rsidTr="00506F94">
        <w:tc>
          <w:tcPr>
            <w:tcW w:w="9493" w:type="dxa"/>
            <w:gridSpan w:val="4"/>
          </w:tcPr>
          <w:p w14:paraId="0A28D6E6" w14:textId="2CBD80FC" w:rsidR="008821E1" w:rsidRPr="008821E1" w:rsidRDefault="008821E1" w:rsidP="00506F94">
            <w:pPr>
              <w:ind w:firstLine="0"/>
              <w:jc w:val="left"/>
              <w:rPr>
                <w:b/>
                <w:sz w:val="18"/>
                <w:szCs w:val="18"/>
              </w:rPr>
            </w:pPr>
            <w:r w:rsidRPr="008821E1">
              <w:rPr>
                <w:b/>
                <w:sz w:val="18"/>
                <w:szCs w:val="18"/>
              </w:rPr>
              <w:t>Таблица «Критерии»</w:t>
            </w:r>
          </w:p>
        </w:tc>
      </w:tr>
      <w:tr w:rsidR="008821E1" w14:paraId="3DC84626" w14:textId="77777777" w:rsidTr="00506F94">
        <w:tc>
          <w:tcPr>
            <w:tcW w:w="2093" w:type="dxa"/>
            <w:shd w:val="clear" w:color="auto" w:fill="auto"/>
          </w:tcPr>
          <w:p w14:paraId="2B2C8A65" w14:textId="2EC345BB" w:rsidR="008821E1" w:rsidRDefault="008821E1" w:rsidP="008821E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 первого прихода в ЧБ</w:t>
            </w:r>
          </w:p>
        </w:tc>
        <w:tc>
          <w:tcPr>
            <w:tcW w:w="1021" w:type="dxa"/>
          </w:tcPr>
          <w:p w14:paraId="66C60DBF" w14:textId="18BB9F4E" w:rsidR="008821E1" w:rsidRDefault="00506F94" w:rsidP="008821E1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Текст </w:t>
            </w:r>
          </w:p>
        </w:tc>
        <w:tc>
          <w:tcPr>
            <w:tcW w:w="1559" w:type="dxa"/>
          </w:tcPr>
          <w:p w14:paraId="60348251" w14:textId="0BD45AC3" w:rsidR="008821E1" w:rsidRDefault="00506F94" w:rsidP="00506F9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ДД.ММ.ГГГГ</w:t>
            </w:r>
          </w:p>
        </w:tc>
        <w:tc>
          <w:tcPr>
            <w:tcW w:w="4820" w:type="dxa"/>
            <w:shd w:val="clear" w:color="auto" w:fill="auto"/>
          </w:tcPr>
          <w:p w14:paraId="0177A6F9" w14:textId="77777777" w:rsidR="00EB4036" w:rsidRDefault="00EB4036" w:rsidP="00EB4036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 доступно для редактирования.</w:t>
            </w:r>
          </w:p>
          <w:p w14:paraId="570A360C" w14:textId="65325014" w:rsidR="008821E1" w:rsidRDefault="00B74479" w:rsidP="008821E1">
            <w:pPr>
              <w:ind w:firstLine="0"/>
              <w:rPr>
                <w:sz w:val="18"/>
                <w:szCs w:val="18"/>
              </w:rPr>
            </w:pPr>
            <w:r w:rsidRPr="00B74479">
              <w:rPr>
                <w:sz w:val="18"/>
                <w:szCs w:val="18"/>
              </w:rPr>
              <w:t>Дата начала первого периода обслуживания для данного клиента из отчёта 4.03</w:t>
            </w:r>
            <w:r>
              <w:rPr>
                <w:sz w:val="18"/>
                <w:szCs w:val="18"/>
              </w:rPr>
              <w:t>.</w:t>
            </w:r>
          </w:p>
        </w:tc>
      </w:tr>
      <w:tr w:rsidR="008821E1" w14:paraId="0AC77C7C" w14:textId="77777777" w:rsidTr="00506F94">
        <w:tc>
          <w:tcPr>
            <w:tcW w:w="2093" w:type="dxa"/>
            <w:shd w:val="clear" w:color="auto" w:fill="auto"/>
          </w:tcPr>
          <w:p w14:paraId="387A60EE" w14:textId="215E48B5" w:rsidR="008821E1" w:rsidRDefault="008821E1" w:rsidP="008821E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 последнего прихода в ЧБ</w:t>
            </w:r>
          </w:p>
        </w:tc>
        <w:tc>
          <w:tcPr>
            <w:tcW w:w="1021" w:type="dxa"/>
          </w:tcPr>
          <w:p w14:paraId="49E557DD" w14:textId="23332250" w:rsidR="008821E1" w:rsidRDefault="00506F94" w:rsidP="008821E1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7822ECE0" w14:textId="694BAFA2" w:rsidR="008821E1" w:rsidRDefault="00506F94" w:rsidP="00506F9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ДД.ММ.ГГГГ</w:t>
            </w:r>
          </w:p>
        </w:tc>
        <w:tc>
          <w:tcPr>
            <w:tcW w:w="4820" w:type="dxa"/>
            <w:shd w:val="clear" w:color="auto" w:fill="auto"/>
          </w:tcPr>
          <w:p w14:paraId="664D4B56" w14:textId="77777777" w:rsidR="00EB4036" w:rsidRDefault="00EB4036" w:rsidP="00EB4036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 доступно для редактирования.</w:t>
            </w:r>
          </w:p>
          <w:p w14:paraId="7E68851C" w14:textId="2ED74E88" w:rsidR="008821E1" w:rsidRDefault="00B74479" w:rsidP="008821E1">
            <w:pPr>
              <w:ind w:firstLine="0"/>
              <w:rPr>
                <w:sz w:val="18"/>
                <w:szCs w:val="18"/>
              </w:rPr>
            </w:pPr>
            <w:r w:rsidRPr="00B74479">
              <w:rPr>
                <w:sz w:val="18"/>
                <w:szCs w:val="18"/>
              </w:rPr>
              <w:t>Дата начала последнего периода обслуживания для данного клиента из отчёта 4.03. Может совпадать с датой первого прихода в ЧБ</w:t>
            </w:r>
            <w:r>
              <w:rPr>
                <w:sz w:val="18"/>
                <w:szCs w:val="18"/>
              </w:rPr>
              <w:t>.</w:t>
            </w:r>
          </w:p>
        </w:tc>
      </w:tr>
      <w:tr w:rsidR="008821E1" w14:paraId="5F4E0F61" w14:textId="77777777" w:rsidTr="00506F94">
        <w:tc>
          <w:tcPr>
            <w:tcW w:w="2093" w:type="dxa"/>
            <w:shd w:val="clear" w:color="auto" w:fill="auto"/>
          </w:tcPr>
          <w:p w14:paraId="70911A53" w14:textId="74225C06" w:rsidR="008821E1" w:rsidRDefault="008821E1" w:rsidP="008821E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 последнего ухода из ЧБ</w:t>
            </w:r>
          </w:p>
        </w:tc>
        <w:tc>
          <w:tcPr>
            <w:tcW w:w="1021" w:type="dxa"/>
          </w:tcPr>
          <w:p w14:paraId="09ABE0DC" w14:textId="7BB820B7" w:rsidR="008821E1" w:rsidRDefault="00506F94" w:rsidP="008821E1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1288EBF8" w14:textId="179DBB30" w:rsidR="008821E1" w:rsidRDefault="00506F94" w:rsidP="00506F9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ДД.ММ.ГГГГ</w:t>
            </w:r>
          </w:p>
        </w:tc>
        <w:tc>
          <w:tcPr>
            <w:tcW w:w="4820" w:type="dxa"/>
            <w:shd w:val="clear" w:color="auto" w:fill="auto"/>
          </w:tcPr>
          <w:p w14:paraId="3E501AE1" w14:textId="77777777" w:rsidR="00EB4036" w:rsidRDefault="00EB4036" w:rsidP="00EB4036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 доступно для редактирования.</w:t>
            </w:r>
          </w:p>
          <w:p w14:paraId="21DE1165" w14:textId="460DE3AC" w:rsidR="008821E1" w:rsidRDefault="00B74479" w:rsidP="008821E1">
            <w:pPr>
              <w:ind w:firstLine="0"/>
              <w:rPr>
                <w:sz w:val="18"/>
                <w:szCs w:val="18"/>
              </w:rPr>
            </w:pPr>
            <w:r w:rsidRPr="00B74479">
              <w:rPr>
                <w:sz w:val="18"/>
                <w:szCs w:val="18"/>
              </w:rPr>
              <w:t>Дата окончания последнего периода обслуживания для данного клиента из отчёта 4.03. Если эта дата = «01.01.3000», то показывать &lt;пусто&gt;</w:t>
            </w:r>
            <w:r>
              <w:rPr>
                <w:sz w:val="18"/>
                <w:szCs w:val="18"/>
              </w:rPr>
              <w:t>.</w:t>
            </w:r>
          </w:p>
        </w:tc>
      </w:tr>
      <w:tr w:rsidR="00760DCB" w14:paraId="1A4C12E8" w14:textId="77777777" w:rsidTr="00DB07E0">
        <w:tc>
          <w:tcPr>
            <w:tcW w:w="9493" w:type="dxa"/>
            <w:gridSpan w:val="4"/>
            <w:shd w:val="clear" w:color="auto" w:fill="auto"/>
          </w:tcPr>
          <w:p w14:paraId="2B98A704" w14:textId="3D99BA76" w:rsidR="00760DCB" w:rsidRPr="00DC60CF" w:rsidRDefault="00760DCB" w:rsidP="00760DCB">
            <w:pPr>
              <w:ind w:firstLine="0"/>
              <w:rPr>
                <w:b/>
                <w:sz w:val="18"/>
                <w:szCs w:val="18"/>
              </w:rPr>
            </w:pPr>
            <w:r w:rsidRPr="00DC60CF">
              <w:rPr>
                <w:b/>
                <w:sz w:val="18"/>
                <w:szCs w:val="18"/>
              </w:rPr>
              <w:t>Командные кнопки закладки «Сегментация»</w:t>
            </w:r>
          </w:p>
        </w:tc>
      </w:tr>
      <w:tr w:rsidR="00760DCB" w14:paraId="46598CE6" w14:textId="77777777" w:rsidTr="00506F94">
        <w:tc>
          <w:tcPr>
            <w:tcW w:w="2093" w:type="dxa"/>
            <w:shd w:val="clear" w:color="auto" w:fill="auto"/>
          </w:tcPr>
          <w:p w14:paraId="5BFC60E9" w14:textId="05500EAD" w:rsidR="00760DCB" w:rsidRDefault="00760DCB" w:rsidP="00760DC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 групповому виду</w:t>
            </w:r>
          </w:p>
        </w:tc>
        <w:tc>
          <w:tcPr>
            <w:tcW w:w="1021" w:type="dxa"/>
          </w:tcPr>
          <w:p w14:paraId="7C1EA2AF" w14:textId="3A93F045" w:rsidR="00760DCB" w:rsidRDefault="00760DCB" w:rsidP="00760DC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Гиперссылка</w:t>
            </w:r>
          </w:p>
        </w:tc>
        <w:tc>
          <w:tcPr>
            <w:tcW w:w="1559" w:type="dxa"/>
          </w:tcPr>
          <w:p w14:paraId="3E53FDD3" w14:textId="77777777" w:rsidR="00760DCB" w:rsidRDefault="00760DCB" w:rsidP="00506F94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373D5102" w14:textId="04CF211E" w:rsidR="00760DCB" w:rsidRDefault="00760DCB" w:rsidP="00760DC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гиперссылку осуществляется переход закладки «Сегментация» в режим группового вида.</w:t>
            </w:r>
          </w:p>
        </w:tc>
      </w:tr>
    </w:tbl>
    <w:p w14:paraId="16240D11" w14:textId="77777777" w:rsidR="00CD2D8D" w:rsidRPr="00E10A24" w:rsidRDefault="00CD2D8D" w:rsidP="006155FE">
      <w:pPr>
        <w:ind w:firstLine="0"/>
      </w:pPr>
    </w:p>
    <w:p w14:paraId="61A59936" w14:textId="4B221E29" w:rsidR="002971F7" w:rsidRDefault="002971F7" w:rsidP="002971F7">
      <w:pPr>
        <w:pStyle w:val="3"/>
      </w:pPr>
      <w:bookmarkStart w:id="142" w:name="_Подзакладка_«Критерии»:_Сегментация_1"/>
      <w:bookmarkStart w:id="143" w:name="_Toc25317519"/>
      <w:bookmarkEnd w:id="142"/>
      <w:proofErr w:type="spellStart"/>
      <w:r>
        <w:t>Подзакладка</w:t>
      </w:r>
      <w:proofErr w:type="spellEnd"/>
      <w:r>
        <w:t xml:space="preserve"> «Критерии»: Сегментация по соответствию клиентской политике</w:t>
      </w:r>
      <w:bookmarkEnd w:id="143"/>
    </w:p>
    <w:p w14:paraId="780D14AF" w14:textId="06AC21D6" w:rsidR="00E969BC" w:rsidRPr="00B54E62" w:rsidRDefault="00E969BC" w:rsidP="00E969BC">
      <w:pPr>
        <w:ind w:firstLine="0"/>
        <w:rPr>
          <w:lang w:val="en-US"/>
        </w:rPr>
      </w:pPr>
      <w:proofErr w:type="spellStart"/>
      <w:r>
        <w:t>Подзакладка</w:t>
      </w:r>
      <w:proofErr w:type="spellEnd"/>
      <w:r>
        <w:t xml:space="preserve"> становится видна при переходе закладки «Сегментация» в режим отображения «Критерии сегментации». На </w:t>
      </w:r>
      <w:proofErr w:type="spellStart"/>
      <w:r>
        <w:t>подзакладке</w:t>
      </w:r>
      <w:proofErr w:type="spellEnd"/>
      <w:r>
        <w:t xml:space="preserve"> «Критерии» отображается набор параметров, используемых при определении сегмента для типа сегментации «Сегментация по соответствию клиентской политике». Отдельно в </w:t>
      </w:r>
      <w:proofErr w:type="spellStart"/>
      <w:r>
        <w:t>подзакладке</w:t>
      </w:r>
      <w:proofErr w:type="spellEnd"/>
      <w:r>
        <w:t xml:space="preserve"> должно отображаться текущее значение сегмента</w:t>
      </w:r>
      <w:r w:rsidRPr="00CD2D8D">
        <w:t xml:space="preserve"> </w:t>
      </w:r>
      <w:r>
        <w:t>для типа сегментации «</w:t>
      </w:r>
      <w:r w:rsidRPr="00E969BC">
        <w:t>Сегментация по соответствию клиентской политике</w:t>
      </w:r>
      <w:r>
        <w:t xml:space="preserve">». Эскиз </w:t>
      </w:r>
      <w:proofErr w:type="spellStart"/>
      <w:r>
        <w:t>подзакладки</w:t>
      </w:r>
      <w:proofErr w:type="spellEnd"/>
      <w:r>
        <w:t xml:space="preserve"> «Критерии» показан на </w:t>
      </w:r>
      <w:r w:rsidRPr="00E969BC">
        <w:rPr>
          <w:b/>
        </w:rPr>
        <w:fldChar w:fldCharType="begin"/>
      </w:r>
      <w:r w:rsidRPr="00E969BC">
        <w:rPr>
          <w:b/>
        </w:rPr>
        <w:instrText xml:space="preserve"> REF _Ref20492610 \h </w:instrText>
      </w:r>
      <w:r>
        <w:rPr>
          <w:b/>
        </w:rPr>
        <w:instrText xml:space="preserve"> \* MERGEFORMAT </w:instrText>
      </w:r>
      <w:r w:rsidRPr="00E969BC">
        <w:rPr>
          <w:b/>
        </w:rPr>
      </w:r>
      <w:r w:rsidRPr="00E969BC">
        <w:rPr>
          <w:b/>
        </w:rPr>
        <w:fldChar w:fldCharType="separate"/>
      </w:r>
      <w:r w:rsidR="00CA0105" w:rsidRPr="007D63BC">
        <w:rPr>
          <w:b/>
          <w:sz w:val="18"/>
          <w:szCs w:val="18"/>
        </w:rPr>
        <w:t xml:space="preserve">Рисунок </w:t>
      </w:r>
      <w:r w:rsidR="00CA0105" w:rsidRPr="007D63BC">
        <w:rPr>
          <w:b/>
          <w:noProof/>
          <w:sz w:val="18"/>
          <w:szCs w:val="18"/>
        </w:rPr>
        <w:t>23</w:t>
      </w:r>
      <w:r w:rsidRPr="00E969BC">
        <w:rPr>
          <w:b/>
        </w:rPr>
        <w:fldChar w:fldCharType="end"/>
      </w:r>
      <w:r>
        <w:t>.</w:t>
      </w:r>
    </w:p>
    <w:p w14:paraId="28DF8186" w14:textId="2A926B27" w:rsidR="00E969BC" w:rsidRDefault="00760DCB" w:rsidP="00E969B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B707F9A" wp14:editId="6E255DF5">
            <wp:extent cx="3924300" cy="25781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8C693" w14:textId="7630C9CB" w:rsidR="00E969BC" w:rsidRDefault="00E969BC" w:rsidP="00E969BC">
      <w:pPr>
        <w:pStyle w:val="ae"/>
        <w:jc w:val="center"/>
        <w:rPr>
          <w:sz w:val="18"/>
          <w:szCs w:val="18"/>
        </w:rPr>
      </w:pPr>
      <w:bookmarkStart w:id="144" w:name="_Ref20492610"/>
      <w:r w:rsidRPr="00BF349B">
        <w:rPr>
          <w:sz w:val="18"/>
          <w:szCs w:val="18"/>
        </w:rPr>
        <w:t xml:space="preserve">Рисунок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Рисунок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23</w:t>
      </w:r>
      <w:r w:rsidRPr="00BF349B">
        <w:rPr>
          <w:noProof/>
          <w:sz w:val="18"/>
          <w:szCs w:val="18"/>
        </w:rPr>
        <w:fldChar w:fldCharType="end"/>
      </w:r>
      <w:bookmarkEnd w:id="144"/>
      <w:r w:rsidRPr="00BF349B">
        <w:rPr>
          <w:sz w:val="18"/>
          <w:szCs w:val="18"/>
        </w:rPr>
        <w:t xml:space="preserve">. Эскиз </w:t>
      </w:r>
      <w:proofErr w:type="spellStart"/>
      <w:r>
        <w:rPr>
          <w:sz w:val="18"/>
          <w:szCs w:val="18"/>
        </w:rPr>
        <w:t>подзакладки</w:t>
      </w:r>
      <w:proofErr w:type="spellEnd"/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>Критерии</w:t>
      </w:r>
      <w:r w:rsidRPr="00BF349B">
        <w:rPr>
          <w:sz w:val="18"/>
          <w:szCs w:val="18"/>
        </w:rPr>
        <w:t>»</w:t>
      </w:r>
      <w:r>
        <w:rPr>
          <w:sz w:val="18"/>
          <w:szCs w:val="18"/>
        </w:rPr>
        <w:t xml:space="preserve"> для типа «</w:t>
      </w:r>
      <w:r w:rsidRPr="00E969BC">
        <w:rPr>
          <w:sz w:val="18"/>
          <w:szCs w:val="18"/>
        </w:rPr>
        <w:t>Сегментация по соответствию клиентской политике</w:t>
      </w:r>
      <w:r>
        <w:rPr>
          <w:sz w:val="18"/>
          <w:szCs w:val="18"/>
        </w:rPr>
        <w:t>»</w:t>
      </w:r>
    </w:p>
    <w:p w14:paraId="3166C786" w14:textId="084223DC" w:rsidR="00E969BC" w:rsidRPr="00BF349B" w:rsidRDefault="00E969BC" w:rsidP="00E969BC">
      <w:pPr>
        <w:pStyle w:val="ae"/>
        <w:rPr>
          <w:sz w:val="18"/>
          <w:szCs w:val="18"/>
        </w:rPr>
      </w:pPr>
      <w:r w:rsidRPr="00BF349B">
        <w:rPr>
          <w:sz w:val="18"/>
          <w:szCs w:val="18"/>
        </w:rPr>
        <w:t xml:space="preserve">Таблица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Таблица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24</w:t>
      </w:r>
      <w:r w:rsidRPr="00BF349B">
        <w:rPr>
          <w:noProof/>
          <w:sz w:val="18"/>
          <w:szCs w:val="18"/>
        </w:rPr>
        <w:fldChar w:fldCharType="end"/>
      </w:r>
      <w:r w:rsidRPr="00BF349B">
        <w:rPr>
          <w:sz w:val="18"/>
          <w:szCs w:val="18"/>
        </w:rPr>
        <w:t xml:space="preserve">. Описание полей </w:t>
      </w:r>
      <w:proofErr w:type="spellStart"/>
      <w:r>
        <w:rPr>
          <w:sz w:val="18"/>
          <w:szCs w:val="18"/>
        </w:rPr>
        <w:t>подзакладки</w:t>
      </w:r>
      <w:proofErr w:type="spellEnd"/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>Критерии</w:t>
      </w:r>
      <w:r w:rsidRPr="00BF349B">
        <w:rPr>
          <w:sz w:val="18"/>
          <w:szCs w:val="18"/>
        </w:rPr>
        <w:t>»</w:t>
      </w:r>
      <w:r>
        <w:rPr>
          <w:sz w:val="18"/>
          <w:szCs w:val="18"/>
        </w:rPr>
        <w:t xml:space="preserve"> для типа «</w:t>
      </w:r>
      <w:r w:rsidRPr="00E969BC">
        <w:rPr>
          <w:sz w:val="18"/>
          <w:szCs w:val="18"/>
        </w:rPr>
        <w:t>Сегментация по соответствию клиентской политике</w:t>
      </w:r>
      <w:r>
        <w:rPr>
          <w:sz w:val="18"/>
          <w:szCs w:val="18"/>
        </w:rPr>
        <w:t>»</w:t>
      </w:r>
    </w:p>
    <w:tbl>
      <w:tblPr>
        <w:tblStyle w:val="af4"/>
        <w:tblW w:w="9493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021"/>
        <w:gridCol w:w="1559"/>
        <w:gridCol w:w="4820"/>
      </w:tblGrid>
      <w:tr w:rsidR="00E969BC" w:rsidRPr="000557D6" w14:paraId="0362BF49" w14:textId="77777777" w:rsidTr="003C691B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4F013C84" w14:textId="77777777" w:rsidR="00E969BC" w:rsidRPr="002E0FCE" w:rsidRDefault="00E969BC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  <w:r>
              <w:rPr>
                <w:b/>
                <w:sz w:val="18"/>
                <w:szCs w:val="18"/>
              </w:rPr>
              <w:t>/Кнопка</w:t>
            </w:r>
          </w:p>
        </w:tc>
        <w:tc>
          <w:tcPr>
            <w:tcW w:w="1021" w:type="dxa"/>
            <w:shd w:val="clear" w:color="auto" w:fill="D9D9D9" w:themeFill="background1" w:themeFillShade="D9"/>
          </w:tcPr>
          <w:p w14:paraId="7D7B6FD0" w14:textId="77777777" w:rsidR="00E969BC" w:rsidRPr="002E0FCE" w:rsidRDefault="00E969BC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037D72EE" w14:textId="77777777" w:rsidR="00E969BC" w:rsidRDefault="00E969BC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7EAECB61" w14:textId="77777777" w:rsidR="00E969BC" w:rsidRPr="002E0FCE" w:rsidRDefault="00E969BC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820" w:type="dxa"/>
            <w:shd w:val="clear" w:color="auto" w:fill="D9D9D9" w:themeFill="background1" w:themeFillShade="D9"/>
          </w:tcPr>
          <w:p w14:paraId="12BD4DEA" w14:textId="77777777" w:rsidR="00E969BC" w:rsidRPr="002E0FCE" w:rsidRDefault="00E969BC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E969BC" w14:paraId="09169D45" w14:textId="77777777" w:rsidTr="003C691B">
        <w:tc>
          <w:tcPr>
            <w:tcW w:w="2093" w:type="dxa"/>
            <w:shd w:val="clear" w:color="auto" w:fill="auto"/>
          </w:tcPr>
          <w:p w14:paraId="7E510C9D" w14:textId="77777777" w:rsidR="00E969BC" w:rsidRDefault="00E969BC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Текущее значение сегмента</w:t>
            </w:r>
          </w:p>
        </w:tc>
        <w:tc>
          <w:tcPr>
            <w:tcW w:w="1021" w:type="dxa"/>
          </w:tcPr>
          <w:p w14:paraId="065DCC9D" w14:textId="77777777" w:rsidR="00E969BC" w:rsidRDefault="00E969BC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577F53F6" w14:textId="77777777" w:rsidR="00E969BC" w:rsidRDefault="00E969BC" w:rsidP="003C691B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4AC4F5A9" w14:textId="77777777" w:rsidR="00E969BC" w:rsidRDefault="00E969BC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 доступно для редактирования.</w:t>
            </w:r>
          </w:p>
          <w:p w14:paraId="01112073" w14:textId="55AA61E7" w:rsidR="00E969BC" w:rsidRDefault="00E969BC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текущее значение сегмента для типа сегментации «</w:t>
            </w:r>
            <w:r w:rsidR="00B54E62" w:rsidRPr="00B54E62">
              <w:rPr>
                <w:sz w:val="18"/>
                <w:szCs w:val="18"/>
              </w:rPr>
              <w:t>Сегментация по соответствию клиентской политике</w:t>
            </w:r>
            <w:r>
              <w:rPr>
                <w:sz w:val="18"/>
                <w:szCs w:val="18"/>
              </w:rPr>
              <w:t>».</w:t>
            </w:r>
          </w:p>
        </w:tc>
      </w:tr>
      <w:tr w:rsidR="00E969BC" w14:paraId="543C68F7" w14:textId="77777777" w:rsidTr="003C691B">
        <w:tc>
          <w:tcPr>
            <w:tcW w:w="9493" w:type="dxa"/>
            <w:gridSpan w:val="4"/>
          </w:tcPr>
          <w:p w14:paraId="439C0A1A" w14:textId="77777777" w:rsidR="00E969BC" w:rsidRPr="008821E1" w:rsidRDefault="00E969BC" w:rsidP="003C691B">
            <w:pPr>
              <w:ind w:firstLine="0"/>
              <w:jc w:val="left"/>
              <w:rPr>
                <w:b/>
                <w:sz w:val="18"/>
                <w:szCs w:val="18"/>
              </w:rPr>
            </w:pPr>
            <w:r w:rsidRPr="008821E1">
              <w:rPr>
                <w:b/>
                <w:sz w:val="18"/>
                <w:szCs w:val="18"/>
              </w:rPr>
              <w:t>Таблица «Критерии»</w:t>
            </w:r>
          </w:p>
        </w:tc>
      </w:tr>
      <w:tr w:rsidR="00E969BC" w14:paraId="4F4CA6C1" w14:textId="77777777" w:rsidTr="003C691B">
        <w:tc>
          <w:tcPr>
            <w:tcW w:w="2093" w:type="dxa"/>
            <w:shd w:val="clear" w:color="auto" w:fill="auto"/>
          </w:tcPr>
          <w:p w14:paraId="2C93A1E6" w14:textId="147FB4D5" w:rsidR="00E969BC" w:rsidRPr="00A614A0" w:rsidRDefault="00A614A0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Признак </w:t>
            </w:r>
            <w:r>
              <w:rPr>
                <w:sz w:val="18"/>
                <w:szCs w:val="18"/>
                <w:lang w:val="en-US"/>
              </w:rPr>
              <w:t>VIP</w:t>
            </w:r>
          </w:p>
        </w:tc>
        <w:tc>
          <w:tcPr>
            <w:tcW w:w="1021" w:type="dxa"/>
          </w:tcPr>
          <w:p w14:paraId="36B6CA0C" w14:textId="3D339D7B" w:rsidR="00E969BC" w:rsidRDefault="00DF2BFB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Гиперссылка</w:t>
            </w:r>
          </w:p>
        </w:tc>
        <w:tc>
          <w:tcPr>
            <w:tcW w:w="1559" w:type="dxa"/>
          </w:tcPr>
          <w:p w14:paraId="1D7211DE" w14:textId="004C97C5" w:rsidR="00E969BC" w:rsidRDefault="00DE11FD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Да/Нет</w:t>
            </w:r>
          </w:p>
        </w:tc>
        <w:tc>
          <w:tcPr>
            <w:tcW w:w="4820" w:type="dxa"/>
            <w:shd w:val="clear" w:color="auto" w:fill="auto"/>
          </w:tcPr>
          <w:p w14:paraId="6F86688A" w14:textId="77777777" w:rsidR="006014F1" w:rsidRDefault="006014F1" w:rsidP="006014F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 доступно для редактирования.</w:t>
            </w:r>
          </w:p>
          <w:p w14:paraId="57CEDA28" w14:textId="0720DC86" w:rsidR="0007180E" w:rsidRDefault="0007180E" w:rsidP="006014F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Отображается </w:t>
            </w:r>
            <w:r w:rsidR="00594184">
              <w:rPr>
                <w:sz w:val="18"/>
                <w:szCs w:val="18"/>
              </w:rPr>
              <w:t>текущее</w:t>
            </w:r>
            <w:r w:rsidR="00594184" w:rsidRPr="00594184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значений критерия «</w:t>
            </w:r>
            <w:r>
              <w:rPr>
                <w:sz w:val="18"/>
                <w:szCs w:val="18"/>
                <w:lang w:val="en-US"/>
              </w:rPr>
              <w:t>VIP</w:t>
            </w:r>
            <w:r>
              <w:rPr>
                <w:sz w:val="18"/>
                <w:szCs w:val="18"/>
              </w:rPr>
              <w:t>».</w:t>
            </w:r>
          </w:p>
          <w:p w14:paraId="52F2FFD0" w14:textId="041EE8B0" w:rsidR="00E969BC" w:rsidRDefault="006014F1" w:rsidP="006014F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При нажатии на гиперссылку открывается диалоговое окно «Критерий </w:t>
            </w:r>
            <w:r>
              <w:rPr>
                <w:sz w:val="18"/>
                <w:szCs w:val="18"/>
                <w:lang w:val="en-US"/>
              </w:rPr>
              <w:t>VIP</w:t>
            </w:r>
            <w:r>
              <w:rPr>
                <w:sz w:val="18"/>
                <w:szCs w:val="18"/>
              </w:rPr>
              <w:t>» (</w:t>
            </w:r>
            <w:r w:rsidR="00E80E01">
              <w:rPr>
                <w:sz w:val="18"/>
                <w:szCs w:val="18"/>
              </w:rPr>
              <w:t xml:space="preserve">см. </w:t>
            </w:r>
            <w:r w:rsidR="0007180E" w:rsidRPr="0007180E">
              <w:rPr>
                <w:b/>
                <w:sz w:val="18"/>
                <w:szCs w:val="18"/>
              </w:rPr>
              <w:fldChar w:fldCharType="begin"/>
            </w:r>
            <w:r w:rsidR="0007180E" w:rsidRPr="0007180E">
              <w:rPr>
                <w:b/>
                <w:sz w:val="18"/>
                <w:szCs w:val="18"/>
              </w:rPr>
              <w:instrText xml:space="preserve"> REF _Ref20493088 \h </w:instrText>
            </w:r>
            <w:r w:rsidR="0007180E">
              <w:rPr>
                <w:b/>
                <w:sz w:val="18"/>
                <w:szCs w:val="18"/>
              </w:rPr>
              <w:instrText xml:space="preserve"> \* MERGEFORMAT </w:instrText>
            </w:r>
            <w:r w:rsidR="0007180E" w:rsidRPr="0007180E">
              <w:rPr>
                <w:b/>
                <w:sz w:val="18"/>
                <w:szCs w:val="18"/>
              </w:rPr>
            </w:r>
            <w:r w:rsidR="0007180E" w:rsidRPr="0007180E">
              <w:rPr>
                <w:b/>
                <w:sz w:val="18"/>
                <w:szCs w:val="18"/>
              </w:rPr>
              <w:fldChar w:fldCharType="separate"/>
            </w:r>
            <w:r w:rsidR="00CA0105" w:rsidRPr="007D63BC">
              <w:rPr>
                <w:b/>
                <w:sz w:val="18"/>
                <w:szCs w:val="18"/>
              </w:rPr>
              <w:t xml:space="preserve">Рисунок </w:t>
            </w:r>
            <w:r w:rsidR="00CA0105" w:rsidRPr="007D63BC">
              <w:rPr>
                <w:b/>
                <w:noProof/>
                <w:sz w:val="18"/>
                <w:szCs w:val="18"/>
              </w:rPr>
              <w:t>24</w:t>
            </w:r>
            <w:r w:rsidR="00CA0105" w:rsidRPr="007D63BC">
              <w:rPr>
                <w:b/>
                <w:sz w:val="18"/>
                <w:szCs w:val="18"/>
              </w:rPr>
              <w:t xml:space="preserve">. Эскиз диалогового окна «Критерий </w:t>
            </w:r>
            <w:r w:rsidR="00CA0105" w:rsidRPr="007D63BC">
              <w:rPr>
                <w:b/>
                <w:sz w:val="18"/>
                <w:szCs w:val="18"/>
                <w:lang w:val="en-US"/>
              </w:rPr>
              <w:t>VIP</w:t>
            </w:r>
            <w:r w:rsidR="00CA0105" w:rsidRPr="007D63BC">
              <w:rPr>
                <w:b/>
                <w:sz w:val="18"/>
                <w:szCs w:val="18"/>
              </w:rPr>
              <w:t>»</w:t>
            </w:r>
            <w:r w:rsidR="0007180E" w:rsidRPr="0007180E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</w:t>
            </w:r>
            <w:r w:rsidR="0007180E">
              <w:rPr>
                <w:sz w:val="18"/>
                <w:szCs w:val="18"/>
              </w:rPr>
              <w:t>.</w:t>
            </w:r>
          </w:p>
        </w:tc>
      </w:tr>
      <w:tr w:rsidR="00E969BC" w14:paraId="30DDA6E8" w14:textId="77777777" w:rsidTr="003C691B">
        <w:tc>
          <w:tcPr>
            <w:tcW w:w="2093" w:type="dxa"/>
            <w:shd w:val="clear" w:color="auto" w:fill="auto"/>
          </w:tcPr>
          <w:p w14:paraId="4AA60BEF" w14:textId="75EC5FC1" w:rsidR="00E969BC" w:rsidRDefault="00A614A0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Портфель активов группы клиента (руб.)</w:t>
            </w:r>
          </w:p>
        </w:tc>
        <w:tc>
          <w:tcPr>
            <w:tcW w:w="1021" w:type="dxa"/>
          </w:tcPr>
          <w:p w14:paraId="5F24B726" w14:textId="39B26626" w:rsidR="00E969BC" w:rsidRDefault="00DE11FD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1E931927" w14:textId="175E1670" w:rsidR="00E969BC" w:rsidRDefault="00DE11FD" w:rsidP="003C691B">
            <w:pPr>
              <w:ind w:firstLine="0"/>
              <w:jc w:val="center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  <w:lang w:val="en-US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5003E0">
              <w:rPr>
                <w:sz w:val="18"/>
                <w:szCs w:val="18"/>
                <w:lang w:val="en-US"/>
              </w:rPr>
              <w:t>##</w:t>
            </w:r>
          </w:p>
        </w:tc>
        <w:tc>
          <w:tcPr>
            <w:tcW w:w="4820" w:type="dxa"/>
            <w:shd w:val="clear" w:color="auto" w:fill="auto"/>
          </w:tcPr>
          <w:p w14:paraId="12656614" w14:textId="77777777" w:rsidR="006014F1" w:rsidRDefault="006014F1" w:rsidP="006014F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 доступно для редактирования.</w:t>
            </w:r>
          </w:p>
          <w:p w14:paraId="7737C06A" w14:textId="546A899E" w:rsidR="00E969BC" w:rsidRDefault="001255FF" w:rsidP="001255F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клиент в ходит группу клиентов, то отображается с</w:t>
            </w:r>
            <w:r w:rsidRPr="001255FF">
              <w:rPr>
                <w:sz w:val="18"/>
                <w:szCs w:val="18"/>
              </w:rPr>
              <w:t>уммарный объём портфелей активов группы клиента</w:t>
            </w:r>
            <w:r>
              <w:rPr>
                <w:sz w:val="18"/>
                <w:szCs w:val="18"/>
              </w:rPr>
              <w:t xml:space="preserve"> (в</w:t>
            </w:r>
            <w:r w:rsidRPr="001255FF">
              <w:rPr>
                <w:sz w:val="18"/>
                <w:szCs w:val="18"/>
              </w:rPr>
              <w:t xml:space="preserve"> руб</w:t>
            </w:r>
            <w:r>
              <w:rPr>
                <w:sz w:val="18"/>
                <w:szCs w:val="18"/>
              </w:rPr>
              <w:t>лях).</w:t>
            </w:r>
          </w:p>
        </w:tc>
      </w:tr>
      <w:tr w:rsidR="00E969BC" w14:paraId="4B2A1793" w14:textId="77777777" w:rsidTr="003C691B">
        <w:tc>
          <w:tcPr>
            <w:tcW w:w="2093" w:type="dxa"/>
            <w:shd w:val="clear" w:color="auto" w:fill="auto"/>
          </w:tcPr>
          <w:p w14:paraId="4258EA9F" w14:textId="295DA779" w:rsidR="00E969BC" w:rsidRDefault="00A614A0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Пакет услуг</w:t>
            </w:r>
          </w:p>
        </w:tc>
        <w:tc>
          <w:tcPr>
            <w:tcW w:w="1021" w:type="dxa"/>
          </w:tcPr>
          <w:p w14:paraId="682DB585" w14:textId="0C059860" w:rsidR="00E969BC" w:rsidRDefault="00DE11FD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3C998E67" w14:textId="2FE58560" w:rsidR="00E969BC" w:rsidRDefault="00DE11FD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Пакет услуг №1</w:t>
            </w:r>
          </w:p>
        </w:tc>
        <w:tc>
          <w:tcPr>
            <w:tcW w:w="4820" w:type="dxa"/>
            <w:shd w:val="clear" w:color="auto" w:fill="auto"/>
          </w:tcPr>
          <w:p w14:paraId="5709CF20" w14:textId="77777777" w:rsidR="006014F1" w:rsidRDefault="006014F1" w:rsidP="006014F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 доступно для редактирования.</w:t>
            </w:r>
          </w:p>
          <w:p w14:paraId="08BCB9A1" w14:textId="36F2501A" w:rsidR="00E969BC" w:rsidRDefault="001554E5" w:rsidP="001554E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наименование п</w:t>
            </w:r>
            <w:r w:rsidRPr="001554E5">
              <w:rPr>
                <w:sz w:val="18"/>
                <w:szCs w:val="18"/>
              </w:rPr>
              <w:t>акет</w:t>
            </w:r>
            <w:r>
              <w:rPr>
                <w:sz w:val="18"/>
                <w:szCs w:val="18"/>
              </w:rPr>
              <w:t>а</w:t>
            </w:r>
            <w:r w:rsidRPr="001554E5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у</w:t>
            </w:r>
            <w:r w:rsidRPr="001554E5">
              <w:rPr>
                <w:sz w:val="18"/>
                <w:szCs w:val="18"/>
              </w:rPr>
              <w:t>слуг</w:t>
            </w:r>
            <w:r>
              <w:rPr>
                <w:sz w:val="18"/>
                <w:szCs w:val="18"/>
              </w:rPr>
              <w:t>а</w:t>
            </w:r>
            <w:r w:rsidRPr="001554E5">
              <w:rPr>
                <w:sz w:val="18"/>
                <w:szCs w:val="18"/>
              </w:rPr>
              <w:t xml:space="preserve"> клиента. Если </w:t>
            </w:r>
            <w:r>
              <w:rPr>
                <w:sz w:val="18"/>
                <w:szCs w:val="18"/>
              </w:rPr>
              <w:t>пакет услуг</w:t>
            </w:r>
            <w:r w:rsidRPr="001554E5">
              <w:rPr>
                <w:sz w:val="18"/>
                <w:szCs w:val="18"/>
              </w:rPr>
              <w:t xml:space="preserve"> отсутствует, то </w:t>
            </w:r>
            <w:r>
              <w:rPr>
                <w:sz w:val="18"/>
                <w:szCs w:val="18"/>
              </w:rPr>
              <w:t xml:space="preserve">отображать значение </w:t>
            </w:r>
            <w:r w:rsidRPr="001554E5">
              <w:rPr>
                <w:sz w:val="18"/>
                <w:szCs w:val="18"/>
              </w:rPr>
              <w:t>«</w:t>
            </w:r>
            <w:r>
              <w:rPr>
                <w:sz w:val="18"/>
                <w:szCs w:val="18"/>
              </w:rPr>
              <w:t>Н</w:t>
            </w:r>
            <w:r w:rsidRPr="001554E5">
              <w:rPr>
                <w:sz w:val="18"/>
                <w:szCs w:val="18"/>
              </w:rPr>
              <w:t>ет»</w:t>
            </w:r>
            <w:r>
              <w:rPr>
                <w:sz w:val="18"/>
                <w:szCs w:val="18"/>
              </w:rPr>
              <w:t>.</w:t>
            </w:r>
          </w:p>
        </w:tc>
      </w:tr>
      <w:tr w:rsidR="0040594B" w14:paraId="2ED85981" w14:textId="77777777" w:rsidTr="003C691B">
        <w:tc>
          <w:tcPr>
            <w:tcW w:w="2093" w:type="dxa"/>
            <w:shd w:val="clear" w:color="auto" w:fill="auto"/>
          </w:tcPr>
          <w:p w14:paraId="7F85EEE0" w14:textId="41B64901" w:rsidR="0040594B" w:rsidRDefault="00A614A0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Основной клиент</w:t>
            </w:r>
          </w:p>
        </w:tc>
        <w:tc>
          <w:tcPr>
            <w:tcW w:w="1021" w:type="dxa"/>
          </w:tcPr>
          <w:p w14:paraId="5029F525" w14:textId="4DB342D0" w:rsidR="0040594B" w:rsidRDefault="00DE11FD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74AE6A53" w14:textId="4CDE39B2" w:rsidR="0040594B" w:rsidRDefault="00DE11FD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Иванов Иван Иванович</w:t>
            </w:r>
          </w:p>
        </w:tc>
        <w:tc>
          <w:tcPr>
            <w:tcW w:w="4820" w:type="dxa"/>
            <w:shd w:val="clear" w:color="auto" w:fill="auto"/>
          </w:tcPr>
          <w:p w14:paraId="26C51AF1" w14:textId="77777777" w:rsidR="006014F1" w:rsidRDefault="006014F1" w:rsidP="006014F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 доступно для редактирования.</w:t>
            </w:r>
          </w:p>
          <w:p w14:paraId="6231E2D8" w14:textId="018B07C5" w:rsidR="0040594B" w:rsidRDefault="0016423E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клиент в ходит группу клиентов, то отображается ФИО основного клиента группы.</w:t>
            </w:r>
          </w:p>
        </w:tc>
      </w:tr>
      <w:tr w:rsidR="00760DCB" w14:paraId="3F43C08F" w14:textId="77777777" w:rsidTr="00DB07E0">
        <w:tc>
          <w:tcPr>
            <w:tcW w:w="9493" w:type="dxa"/>
            <w:gridSpan w:val="4"/>
            <w:shd w:val="clear" w:color="auto" w:fill="auto"/>
          </w:tcPr>
          <w:p w14:paraId="25EE3A6A" w14:textId="77B07A02" w:rsidR="00760DCB" w:rsidRDefault="00760DCB" w:rsidP="00760DCB">
            <w:pPr>
              <w:ind w:firstLine="0"/>
              <w:rPr>
                <w:sz w:val="18"/>
                <w:szCs w:val="18"/>
              </w:rPr>
            </w:pPr>
            <w:r w:rsidRPr="00D57612">
              <w:rPr>
                <w:b/>
                <w:sz w:val="18"/>
                <w:szCs w:val="18"/>
              </w:rPr>
              <w:t>Командные кнопки закладки «Сегментация»</w:t>
            </w:r>
          </w:p>
        </w:tc>
      </w:tr>
      <w:tr w:rsidR="00760DCB" w14:paraId="7F9954DF" w14:textId="77777777" w:rsidTr="003C691B">
        <w:tc>
          <w:tcPr>
            <w:tcW w:w="2093" w:type="dxa"/>
            <w:shd w:val="clear" w:color="auto" w:fill="auto"/>
          </w:tcPr>
          <w:p w14:paraId="0AA95114" w14:textId="4845A513" w:rsidR="00760DCB" w:rsidRDefault="00760DCB" w:rsidP="00760DC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 групповому виду</w:t>
            </w:r>
          </w:p>
        </w:tc>
        <w:tc>
          <w:tcPr>
            <w:tcW w:w="1021" w:type="dxa"/>
          </w:tcPr>
          <w:p w14:paraId="1C98298F" w14:textId="48834D12" w:rsidR="00760DCB" w:rsidRDefault="00760DCB" w:rsidP="00760DC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Гиперссылка</w:t>
            </w:r>
          </w:p>
        </w:tc>
        <w:tc>
          <w:tcPr>
            <w:tcW w:w="1559" w:type="dxa"/>
          </w:tcPr>
          <w:p w14:paraId="147F1CC2" w14:textId="558C47C8" w:rsidR="00760DCB" w:rsidRDefault="00760DCB" w:rsidP="00760DCB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6B7EEEBA" w14:textId="189ADAEB" w:rsidR="00760DCB" w:rsidRDefault="00760DCB" w:rsidP="00760DC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гиперссылку осуществляется переход закладки «Сегментация» в режим группового вида.</w:t>
            </w:r>
          </w:p>
        </w:tc>
      </w:tr>
    </w:tbl>
    <w:p w14:paraId="5C699D43" w14:textId="77777777" w:rsidR="006014F1" w:rsidRDefault="006014F1" w:rsidP="006014F1"/>
    <w:p w14:paraId="5AC2E95B" w14:textId="644C98B3" w:rsidR="006014F1" w:rsidRDefault="000E64F1" w:rsidP="006014F1">
      <w:pPr>
        <w:jc w:val="center"/>
      </w:pPr>
      <w:del w:id="145" w:author="Kirsanov Sergey" w:date="2019-10-14T12:52:00Z">
        <w:r w:rsidDel="00DC60CF">
          <w:rPr>
            <w:rStyle w:val="af1"/>
          </w:rPr>
          <w:lastRenderedPageBreak/>
          <w:commentReference w:id="146"/>
        </w:r>
      </w:del>
      <w:r w:rsidR="006F2EFB">
        <w:rPr>
          <w:rStyle w:val="af1"/>
        </w:rPr>
        <w:commentReference w:id="147"/>
      </w:r>
      <w:r w:rsidR="006F2EFB">
        <w:rPr>
          <w:noProof/>
        </w:rPr>
        <w:drawing>
          <wp:inline distT="0" distB="0" distL="0" distR="0" wp14:anchorId="5CF10492" wp14:editId="418E5FEB">
            <wp:extent cx="2268972" cy="1433779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513" cy="144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EEFE4" w14:textId="62FC30B2" w:rsidR="0015571F" w:rsidRDefault="0015571F" w:rsidP="0015571F">
      <w:pPr>
        <w:pStyle w:val="ae"/>
        <w:jc w:val="center"/>
        <w:rPr>
          <w:sz w:val="18"/>
          <w:szCs w:val="18"/>
        </w:rPr>
      </w:pPr>
      <w:bookmarkStart w:id="148" w:name="_Ref20493088"/>
      <w:r w:rsidRPr="00BF349B">
        <w:rPr>
          <w:sz w:val="18"/>
          <w:szCs w:val="18"/>
        </w:rPr>
        <w:t xml:space="preserve">Рисунок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Рисунок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24</w:t>
      </w:r>
      <w:r w:rsidRPr="00BF349B">
        <w:rPr>
          <w:noProof/>
          <w:sz w:val="18"/>
          <w:szCs w:val="18"/>
        </w:rPr>
        <w:fldChar w:fldCharType="end"/>
      </w:r>
      <w:r w:rsidRPr="00BF349B">
        <w:rPr>
          <w:sz w:val="18"/>
          <w:szCs w:val="18"/>
        </w:rPr>
        <w:t xml:space="preserve">. Эскиз </w:t>
      </w:r>
      <w:r>
        <w:rPr>
          <w:sz w:val="18"/>
          <w:szCs w:val="18"/>
        </w:rPr>
        <w:t>диалогового окна</w:t>
      </w:r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 xml:space="preserve">Критерий </w:t>
      </w:r>
      <w:r>
        <w:rPr>
          <w:sz w:val="18"/>
          <w:szCs w:val="18"/>
          <w:lang w:val="en-US"/>
        </w:rPr>
        <w:t>VIP</w:t>
      </w:r>
      <w:r w:rsidRPr="00BF349B">
        <w:rPr>
          <w:sz w:val="18"/>
          <w:szCs w:val="18"/>
        </w:rPr>
        <w:t>»</w:t>
      </w:r>
      <w:bookmarkEnd w:id="148"/>
    </w:p>
    <w:p w14:paraId="2585CBC1" w14:textId="3CF892C9" w:rsidR="0015571F" w:rsidRPr="00BF349B" w:rsidRDefault="0015571F" w:rsidP="0015571F">
      <w:pPr>
        <w:pStyle w:val="ae"/>
        <w:rPr>
          <w:sz w:val="18"/>
          <w:szCs w:val="18"/>
        </w:rPr>
      </w:pPr>
      <w:r w:rsidRPr="00BF349B">
        <w:rPr>
          <w:sz w:val="18"/>
          <w:szCs w:val="18"/>
        </w:rPr>
        <w:t xml:space="preserve">Таблица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Таблица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25</w:t>
      </w:r>
      <w:r w:rsidRPr="00BF349B">
        <w:rPr>
          <w:noProof/>
          <w:sz w:val="18"/>
          <w:szCs w:val="18"/>
        </w:rPr>
        <w:fldChar w:fldCharType="end"/>
      </w:r>
      <w:r w:rsidRPr="00BF349B">
        <w:rPr>
          <w:sz w:val="18"/>
          <w:szCs w:val="18"/>
        </w:rPr>
        <w:t xml:space="preserve">. </w:t>
      </w:r>
      <w:r w:rsidR="00BB3A84" w:rsidRPr="00BF349B">
        <w:rPr>
          <w:sz w:val="18"/>
          <w:szCs w:val="18"/>
        </w:rPr>
        <w:t>Описание полей</w:t>
      </w:r>
      <w:r w:rsidRPr="00BF349B">
        <w:rPr>
          <w:sz w:val="18"/>
          <w:szCs w:val="18"/>
        </w:rPr>
        <w:t xml:space="preserve"> </w:t>
      </w:r>
      <w:r>
        <w:rPr>
          <w:sz w:val="18"/>
          <w:szCs w:val="18"/>
        </w:rPr>
        <w:t>диалогового окна</w:t>
      </w:r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 xml:space="preserve">Критерий </w:t>
      </w:r>
      <w:r>
        <w:rPr>
          <w:sz w:val="18"/>
          <w:szCs w:val="18"/>
          <w:lang w:val="en-US"/>
        </w:rPr>
        <w:t>VIP</w:t>
      </w:r>
      <w:r w:rsidRPr="00BF349B">
        <w:rPr>
          <w:sz w:val="18"/>
          <w:szCs w:val="18"/>
        </w:rPr>
        <w:t>»</w:t>
      </w:r>
    </w:p>
    <w:tbl>
      <w:tblPr>
        <w:tblStyle w:val="af4"/>
        <w:tblW w:w="9493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021"/>
        <w:gridCol w:w="1559"/>
        <w:gridCol w:w="4820"/>
      </w:tblGrid>
      <w:tr w:rsidR="0015571F" w:rsidRPr="000557D6" w14:paraId="7313AF62" w14:textId="77777777" w:rsidTr="003C691B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18E6815C" w14:textId="77777777" w:rsidR="0015571F" w:rsidRPr="002E0FCE" w:rsidRDefault="0015571F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  <w:r>
              <w:rPr>
                <w:b/>
                <w:sz w:val="18"/>
                <w:szCs w:val="18"/>
              </w:rPr>
              <w:t>/Кнопка</w:t>
            </w:r>
          </w:p>
        </w:tc>
        <w:tc>
          <w:tcPr>
            <w:tcW w:w="1021" w:type="dxa"/>
            <w:shd w:val="clear" w:color="auto" w:fill="D9D9D9" w:themeFill="background1" w:themeFillShade="D9"/>
          </w:tcPr>
          <w:p w14:paraId="5DFD5C85" w14:textId="77777777" w:rsidR="0015571F" w:rsidRPr="002E0FCE" w:rsidRDefault="0015571F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5BD339B3" w14:textId="77777777" w:rsidR="0015571F" w:rsidRDefault="0015571F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51596AA2" w14:textId="77777777" w:rsidR="0015571F" w:rsidRPr="002E0FCE" w:rsidRDefault="0015571F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820" w:type="dxa"/>
            <w:shd w:val="clear" w:color="auto" w:fill="D9D9D9" w:themeFill="background1" w:themeFillShade="D9"/>
          </w:tcPr>
          <w:p w14:paraId="6E5CA430" w14:textId="77777777" w:rsidR="0015571F" w:rsidRPr="002E0FCE" w:rsidRDefault="0015571F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15571F" w14:paraId="27577CDE" w14:textId="77777777" w:rsidTr="003C691B">
        <w:tc>
          <w:tcPr>
            <w:tcW w:w="2093" w:type="dxa"/>
            <w:shd w:val="clear" w:color="auto" w:fill="auto"/>
          </w:tcPr>
          <w:p w14:paraId="553C3CCF" w14:textId="30CF0863" w:rsidR="0015571F" w:rsidRPr="00CA5B0F" w:rsidRDefault="00CA5B0F" w:rsidP="003C691B">
            <w:pPr>
              <w:ind w:firstLine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VIP</w:t>
            </w:r>
          </w:p>
        </w:tc>
        <w:tc>
          <w:tcPr>
            <w:tcW w:w="1021" w:type="dxa"/>
          </w:tcPr>
          <w:p w14:paraId="02F5B4EF" w14:textId="1B06482F" w:rsidR="0015571F" w:rsidRDefault="00CA5B0F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Справочник</w:t>
            </w:r>
          </w:p>
        </w:tc>
        <w:tc>
          <w:tcPr>
            <w:tcW w:w="1559" w:type="dxa"/>
          </w:tcPr>
          <w:p w14:paraId="272ADF3C" w14:textId="45DB1843" w:rsidR="0015571F" w:rsidRDefault="00CA5B0F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Да/Нет</w:t>
            </w:r>
          </w:p>
        </w:tc>
        <w:tc>
          <w:tcPr>
            <w:tcW w:w="4820" w:type="dxa"/>
            <w:shd w:val="clear" w:color="auto" w:fill="auto"/>
          </w:tcPr>
          <w:p w14:paraId="657EB07F" w14:textId="3120CDD5" w:rsidR="009154DD" w:rsidRDefault="009154DD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По умолчанию, </w:t>
            </w:r>
            <w:r w:rsidR="001F32AA">
              <w:rPr>
                <w:sz w:val="18"/>
                <w:szCs w:val="18"/>
              </w:rPr>
              <w:t>когда</w:t>
            </w:r>
            <w:r>
              <w:rPr>
                <w:sz w:val="18"/>
                <w:szCs w:val="18"/>
              </w:rPr>
              <w:t xml:space="preserve"> нет текущего значения, должно быть выбрано значение «Нет».</w:t>
            </w:r>
          </w:p>
          <w:p w14:paraId="2ECA0E33" w14:textId="77777777" w:rsidR="009154DD" w:rsidRDefault="009154DD" w:rsidP="009154DD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выборе значения «Да»:</w:t>
            </w:r>
          </w:p>
          <w:p w14:paraId="6CD46BBE" w14:textId="020F2A3C" w:rsidR="009154DD" w:rsidRDefault="009154DD" w:rsidP="00710897">
            <w:pPr>
              <w:pStyle w:val="af5"/>
              <w:numPr>
                <w:ilvl w:val="0"/>
                <w:numId w:val="40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Поле «</w:t>
            </w:r>
            <w:r w:rsidR="004C371D">
              <w:rPr>
                <w:sz w:val="18"/>
                <w:szCs w:val="18"/>
              </w:rPr>
              <w:t>Д</w:t>
            </w:r>
            <w:r>
              <w:rPr>
                <w:sz w:val="18"/>
                <w:szCs w:val="18"/>
              </w:rPr>
              <w:t>ата присвоения» заполняется текущей датой</w:t>
            </w:r>
            <w:r w:rsidR="003230CB">
              <w:rPr>
                <w:sz w:val="18"/>
                <w:szCs w:val="18"/>
              </w:rPr>
              <w:t xml:space="preserve"> и </w:t>
            </w:r>
            <w:r>
              <w:rPr>
                <w:sz w:val="18"/>
                <w:szCs w:val="18"/>
              </w:rPr>
              <w:t>становится доступно для редактирования;</w:t>
            </w:r>
          </w:p>
          <w:p w14:paraId="60BA4F6A" w14:textId="43905A79" w:rsidR="009154DD" w:rsidRDefault="009154DD" w:rsidP="00710897">
            <w:pPr>
              <w:pStyle w:val="af5"/>
              <w:numPr>
                <w:ilvl w:val="0"/>
                <w:numId w:val="40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Поле «ФИО ВДЛ, принявшего решение» </w:t>
            </w:r>
            <w:r w:rsidR="003230CB">
              <w:rPr>
                <w:sz w:val="18"/>
                <w:szCs w:val="18"/>
              </w:rPr>
              <w:t xml:space="preserve">становится </w:t>
            </w:r>
            <w:r>
              <w:rPr>
                <w:sz w:val="18"/>
                <w:szCs w:val="18"/>
              </w:rPr>
              <w:t>доступно для редактирования;</w:t>
            </w:r>
          </w:p>
          <w:p w14:paraId="0F07703A" w14:textId="1EEC5350" w:rsidR="009154DD" w:rsidRDefault="009154DD" w:rsidP="00710897">
            <w:pPr>
              <w:pStyle w:val="af5"/>
              <w:numPr>
                <w:ilvl w:val="0"/>
                <w:numId w:val="40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Поле «Скан-копия решения» </w:t>
            </w:r>
            <w:r w:rsidR="007A2926">
              <w:rPr>
                <w:sz w:val="18"/>
                <w:szCs w:val="18"/>
              </w:rPr>
              <w:t xml:space="preserve">становится </w:t>
            </w:r>
            <w:r>
              <w:rPr>
                <w:sz w:val="18"/>
                <w:szCs w:val="18"/>
              </w:rPr>
              <w:t>доступно для выбора</w:t>
            </w:r>
            <w:r w:rsidR="009A32E1">
              <w:rPr>
                <w:sz w:val="18"/>
                <w:szCs w:val="18"/>
              </w:rPr>
              <w:t xml:space="preserve"> файла</w:t>
            </w:r>
            <w:r>
              <w:rPr>
                <w:sz w:val="18"/>
                <w:szCs w:val="18"/>
              </w:rPr>
              <w:t>.</w:t>
            </w:r>
          </w:p>
          <w:p w14:paraId="2B692688" w14:textId="23415A3A" w:rsidR="009154DD" w:rsidRDefault="009154DD" w:rsidP="009154DD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выборе значения «Нет»:</w:t>
            </w:r>
          </w:p>
          <w:p w14:paraId="71F8508D" w14:textId="3EBECE08" w:rsidR="009154DD" w:rsidRDefault="009154DD" w:rsidP="00710897">
            <w:pPr>
              <w:pStyle w:val="af5"/>
              <w:numPr>
                <w:ilvl w:val="0"/>
                <w:numId w:val="40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Поле «дата присвоения» не содержит данных</w:t>
            </w:r>
            <w:r w:rsidR="0072535F">
              <w:rPr>
                <w:sz w:val="18"/>
                <w:szCs w:val="18"/>
              </w:rPr>
              <w:t xml:space="preserve"> и </w:t>
            </w:r>
            <w:r>
              <w:rPr>
                <w:sz w:val="18"/>
                <w:szCs w:val="18"/>
              </w:rPr>
              <w:t>закрыто для редактирования;</w:t>
            </w:r>
          </w:p>
          <w:p w14:paraId="5E373312" w14:textId="2026E30B" w:rsidR="009154DD" w:rsidRDefault="009154DD" w:rsidP="00710897">
            <w:pPr>
              <w:pStyle w:val="af5"/>
              <w:numPr>
                <w:ilvl w:val="0"/>
                <w:numId w:val="40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Поле «ФИО ВДЛ, принявшего решение» закрыто для редактирования и не содержит данных;</w:t>
            </w:r>
          </w:p>
          <w:p w14:paraId="7730D490" w14:textId="788CA295" w:rsidR="009154DD" w:rsidRPr="009154DD" w:rsidRDefault="009154DD" w:rsidP="00710897">
            <w:pPr>
              <w:pStyle w:val="af5"/>
              <w:numPr>
                <w:ilvl w:val="0"/>
                <w:numId w:val="40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Поле «Скан-копия решения» не доступно для выбора</w:t>
            </w:r>
            <w:r w:rsidR="002B1320">
              <w:rPr>
                <w:sz w:val="18"/>
                <w:szCs w:val="18"/>
              </w:rPr>
              <w:t xml:space="preserve"> файла</w:t>
            </w:r>
            <w:r>
              <w:rPr>
                <w:sz w:val="18"/>
                <w:szCs w:val="18"/>
              </w:rPr>
              <w:t>.</w:t>
            </w:r>
          </w:p>
        </w:tc>
      </w:tr>
      <w:tr w:rsidR="005E2984" w14:paraId="4ACCA995" w14:textId="77777777" w:rsidTr="003C691B">
        <w:tc>
          <w:tcPr>
            <w:tcW w:w="2093" w:type="dxa"/>
            <w:shd w:val="clear" w:color="auto" w:fill="auto"/>
          </w:tcPr>
          <w:p w14:paraId="09BAD96A" w14:textId="2F653CA7" w:rsidR="005E2984" w:rsidRDefault="00CA5B0F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 присвоения</w:t>
            </w:r>
          </w:p>
        </w:tc>
        <w:tc>
          <w:tcPr>
            <w:tcW w:w="1021" w:type="dxa"/>
          </w:tcPr>
          <w:p w14:paraId="603361C4" w14:textId="1143D3D3" w:rsidR="005E2984" w:rsidRDefault="00CA5B0F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</w:t>
            </w:r>
          </w:p>
        </w:tc>
        <w:tc>
          <w:tcPr>
            <w:tcW w:w="1559" w:type="dxa"/>
          </w:tcPr>
          <w:p w14:paraId="2E3A8721" w14:textId="096AEE5B" w:rsidR="005E2984" w:rsidRDefault="00CA5B0F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ДД.ММ.ГГГГ</w:t>
            </w:r>
          </w:p>
        </w:tc>
        <w:tc>
          <w:tcPr>
            <w:tcW w:w="4820" w:type="dxa"/>
            <w:shd w:val="clear" w:color="auto" w:fill="auto"/>
          </w:tcPr>
          <w:p w14:paraId="7C3D9DA9" w14:textId="617FD5C9" w:rsidR="00175D95" w:rsidRDefault="00B53F1B" w:rsidP="00B53F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д</w:t>
            </w:r>
            <w:r w:rsidRPr="00B53F1B">
              <w:rPr>
                <w:sz w:val="18"/>
                <w:szCs w:val="18"/>
              </w:rPr>
              <w:t>ат</w:t>
            </w:r>
            <w:r w:rsidR="00095BC6">
              <w:rPr>
                <w:sz w:val="18"/>
                <w:szCs w:val="18"/>
              </w:rPr>
              <w:t>ы</w:t>
            </w:r>
            <w:r w:rsidRPr="00B53F1B">
              <w:rPr>
                <w:sz w:val="18"/>
                <w:szCs w:val="18"/>
              </w:rPr>
              <w:t>, с которой клиенту присваивается признак «VIP».</w:t>
            </w:r>
          </w:p>
          <w:p w14:paraId="165EB82F" w14:textId="6504ABF7" w:rsidR="00B43E19" w:rsidRPr="00B43E19" w:rsidRDefault="00B43E19" w:rsidP="00B43E1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Если признак </w:t>
            </w:r>
            <w:r>
              <w:rPr>
                <w:sz w:val="18"/>
                <w:szCs w:val="18"/>
                <w:lang w:val="en-US"/>
              </w:rPr>
              <w:t>VIP</w:t>
            </w:r>
            <w:r>
              <w:rPr>
                <w:sz w:val="18"/>
                <w:szCs w:val="18"/>
              </w:rPr>
              <w:t xml:space="preserve"> = «Да», то поле должно быть доступно для редактирования. В противном случае </w:t>
            </w:r>
            <w:r w:rsidR="004616E7">
              <w:rPr>
                <w:sz w:val="18"/>
                <w:szCs w:val="18"/>
              </w:rPr>
              <w:t xml:space="preserve">поле </w:t>
            </w:r>
            <w:r>
              <w:rPr>
                <w:sz w:val="18"/>
                <w:szCs w:val="18"/>
              </w:rPr>
              <w:t>не доступно для редактирования.</w:t>
            </w:r>
          </w:p>
        </w:tc>
      </w:tr>
      <w:tr w:rsidR="005E2984" w14:paraId="084B705B" w14:textId="77777777" w:rsidTr="003C691B">
        <w:tc>
          <w:tcPr>
            <w:tcW w:w="2093" w:type="dxa"/>
            <w:shd w:val="clear" w:color="auto" w:fill="auto"/>
          </w:tcPr>
          <w:p w14:paraId="519F43C6" w14:textId="41258486" w:rsidR="005E2984" w:rsidRDefault="00CA5B0F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ФИО ВДЛ, принявшего решение</w:t>
            </w:r>
          </w:p>
        </w:tc>
        <w:tc>
          <w:tcPr>
            <w:tcW w:w="1021" w:type="dxa"/>
          </w:tcPr>
          <w:p w14:paraId="65F7F33F" w14:textId="552FF78C" w:rsidR="005E2984" w:rsidRDefault="00CA5B0F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Форма поиска</w:t>
            </w:r>
          </w:p>
        </w:tc>
        <w:tc>
          <w:tcPr>
            <w:tcW w:w="1559" w:type="dxa"/>
          </w:tcPr>
          <w:p w14:paraId="743B9C70" w14:textId="5A6C6514" w:rsidR="005E2984" w:rsidRDefault="00DB5FE1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Иванов И.И.</w:t>
            </w:r>
          </w:p>
        </w:tc>
        <w:tc>
          <w:tcPr>
            <w:tcW w:w="4820" w:type="dxa"/>
            <w:shd w:val="clear" w:color="auto" w:fill="auto"/>
          </w:tcPr>
          <w:p w14:paraId="5B2B83BF" w14:textId="4F8E3788" w:rsidR="004616E7" w:rsidRDefault="004616E7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ФИО менеджера, принявшего решение об установке признака «</w:t>
            </w:r>
            <w:r>
              <w:rPr>
                <w:sz w:val="18"/>
                <w:szCs w:val="18"/>
                <w:lang w:val="en-US"/>
              </w:rPr>
              <w:t>VIP</w:t>
            </w:r>
            <w:r>
              <w:rPr>
                <w:sz w:val="18"/>
                <w:szCs w:val="18"/>
              </w:rPr>
              <w:t xml:space="preserve">».  </w:t>
            </w:r>
          </w:p>
          <w:p w14:paraId="223BEC2F" w14:textId="227A5CBF" w:rsidR="00DA20A3" w:rsidRDefault="00DA20A3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Выбор из стандартного справочника менеджеров</w:t>
            </w:r>
            <w:r w:rsidR="00B60821">
              <w:rPr>
                <w:sz w:val="18"/>
                <w:szCs w:val="18"/>
              </w:rPr>
              <w:t xml:space="preserve"> Системы</w:t>
            </w:r>
            <w:r>
              <w:rPr>
                <w:sz w:val="18"/>
                <w:szCs w:val="18"/>
              </w:rPr>
              <w:t>.</w:t>
            </w:r>
          </w:p>
          <w:p w14:paraId="2DED6BC0" w14:textId="1DF53E0A" w:rsidR="005E2984" w:rsidRDefault="004C2B61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Если признак </w:t>
            </w:r>
            <w:r>
              <w:rPr>
                <w:sz w:val="18"/>
                <w:szCs w:val="18"/>
                <w:lang w:val="en-US"/>
              </w:rPr>
              <w:t>VIP</w:t>
            </w:r>
            <w:r>
              <w:rPr>
                <w:sz w:val="18"/>
                <w:szCs w:val="18"/>
              </w:rPr>
              <w:t xml:space="preserve"> = «Да», то поле должно быть доступно для редактирования. В противном случае </w:t>
            </w:r>
            <w:r w:rsidR="004616E7">
              <w:rPr>
                <w:sz w:val="18"/>
                <w:szCs w:val="18"/>
              </w:rPr>
              <w:t xml:space="preserve">поле </w:t>
            </w:r>
            <w:r>
              <w:rPr>
                <w:sz w:val="18"/>
                <w:szCs w:val="18"/>
              </w:rPr>
              <w:t>не доступно для редактирования.</w:t>
            </w:r>
          </w:p>
        </w:tc>
      </w:tr>
      <w:tr w:rsidR="005E2984" w14:paraId="7860E172" w14:textId="77777777" w:rsidTr="003C691B">
        <w:tc>
          <w:tcPr>
            <w:tcW w:w="2093" w:type="dxa"/>
            <w:shd w:val="clear" w:color="auto" w:fill="auto"/>
          </w:tcPr>
          <w:p w14:paraId="21F362A7" w14:textId="309E4D3E" w:rsidR="005E2984" w:rsidRDefault="00CA5B0F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Скан-копия решения</w:t>
            </w:r>
          </w:p>
        </w:tc>
        <w:tc>
          <w:tcPr>
            <w:tcW w:w="1021" w:type="dxa"/>
          </w:tcPr>
          <w:p w14:paraId="111C5785" w14:textId="6128C434" w:rsidR="005E2984" w:rsidRDefault="00CA5B0F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Гиперссылка</w:t>
            </w:r>
          </w:p>
        </w:tc>
        <w:tc>
          <w:tcPr>
            <w:tcW w:w="1559" w:type="dxa"/>
          </w:tcPr>
          <w:p w14:paraId="07563B4C" w14:textId="61FFB9CB" w:rsidR="005E2984" w:rsidRDefault="00985AE8" w:rsidP="00985AE8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</w:t>
            </w:r>
            <w:r w:rsidR="00310932">
              <w:rPr>
                <w:sz w:val="18"/>
                <w:szCs w:val="18"/>
              </w:rPr>
              <w:t>рикрепить файл…</w:t>
            </w:r>
          </w:p>
        </w:tc>
        <w:tc>
          <w:tcPr>
            <w:tcW w:w="4820" w:type="dxa"/>
            <w:shd w:val="clear" w:color="auto" w:fill="auto"/>
          </w:tcPr>
          <w:p w14:paraId="152C6FE9" w14:textId="4CF3A36D" w:rsidR="005E2984" w:rsidRDefault="00310932" w:rsidP="0031093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 тексте гиперссылки отображается наименование прикрепленного файла. Если нет прикрепленного файла, то отображаться текст «Прикрепить файл…».</w:t>
            </w:r>
          </w:p>
          <w:p w14:paraId="270A19CD" w14:textId="77777777" w:rsidR="00A23292" w:rsidRDefault="00310932" w:rsidP="0031093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гиперссылку</w:t>
            </w:r>
            <w:r w:rsidR="00A23292">
              <w:rPr>
                <w:sz w:val="18"/>
                <w:szCs w:val="18"/>
              </w:rPr>
              <w:t>:</w:t>
            </w:r>
          </w:p>
          <w:p w14:paraId="1A32BF51" w14:textId="36DC2D02" w:rsidR="00310932" w:rsidRDefault="00A23292" w:rsidP="00710897">
            <w:pPr>
              <w:pStyle w:val="af5"/>
              <w:numPr>
                <w:ilvl w:val="0"/>
                <w:numId w:val="41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Если есть связанный файл, то данный файл загружается </w:t>
            </w:r>
            <w:r w:rsidR="00D23E90">
              <w:rPr>
                <w:sz w:val="18"/>
                <w:szCs w:val="18"/>
              </w:rPr>
              <w:t>на</w:t>
            </w:r>
            <w:r>
              <w:rPr>
                <w:sz w:val="18"/>
                <w:szCs w:val="18"/>
              </w:rPr>
              <w:t xml:space="preserve"> компьютер пользователя;</w:t>
            </w:r>
          </w:p>
          <w:p w14:paraId="1FCAE4AB" w14:textId="15A031D5" w:rsidR="00A23292" w:rsidRPr="00A23292" w:rsidRDefault="00A23292" w:rsidP="00710897">
            <w:pPr>
              <w:pStyle w:val="af5"/>
              <w:numPr>
                <w:ilvl w:val="0"/>
                <w:numId w:val="41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нет связанного файла, то вызывается стандартный диалог загрузки файла.</w:t>
            </w:r>
          </w:p>
          <w:p w14:paraId="0A2EA457" w14:textId="1A824D89" w:rsidR="00CC6474" w:rsidRDefault="00CC6474" w:rsidP="0031093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Должна быть</w:t>
            </w:r>
            <w:r w:rsidR="007306C0">
              <w:rPr>
                <w:sz w:val="18"/>
                <w:szCs w:val="18"/>
              </w:rPr>
              <w:t xml:space="preserve"> обеспечена</w:t>
            </w:r>
            <w:r>
              <w:rPr>
                <w:sz w:val="18"/>
                <w:szCs w:val="18"/>
              </w:rPr>
              <w:t xml:space="preserve"> возможность удалить </w:t>
            </w:r>
            <w:r w:rsidR="00220275">
              <w:rPr>
                <w:sz w:val="18"/>
                <w:szCs w:val="18"/>
              </w:rPr>
              <w:t xml:space="preserve">имеющийся прикрепленный </w:t>
            </w:r>
            <w:r>
              <w:rPr>
                <w:sz w:val="18"/>
                <w:szCs w:val="18"/>
              </w:rPr>
              <w:t>файл и добавить новый.</w:t>
            </w:r>
          </w:p>
          <w:p w14:paraId="07C2DD08" w14:textId="33F1A8FD" w:rsidR="00C111F3" w:rsidRDefault="00310932" w:rsidP="00C111F3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Если признак </w:t>
            </w:r>
            <w:r>
              <w:rPr>
                <w:sz w:val="18"/>
                <w:szCs w:val="18"/>
                <w:lang w:val="en-US"/>
              </w:rPr>
              <w:t>VIP</w:t>
            </w:r>
            <w:r>
              <w:rPr>
                <w:sz w:val="18"/>
                <w:szCs w:val="18"/>
              </w:rPr>
              <w:t xml:space="preserve"> = «Да», то гиперссылка должна быть доступна </w:t>
            </w:r>
            <w:r w:rsidR="00C20301">
              <w:rPr>
                <w:sz w:val="18"/>
                <w:szCs w:val="18"/>
              </w:rPr>
              <w:t>для нажатия</w:t>
            </w:r>
            <w:r>
              <w:rPr>
                <w:sz w:val="18"/>
                <w:szCs w:val="18"/>
              </w:rPr>
              <w:t>. В противном случае не доступна.</w:t>
            </w:r>
          </w:p>
          <w:p w14:paraId="122D8C02" w14:textId="7A149260" w:rsidR="001A2895" w:rsidRDefault="001A2895" w:rsidP="001A289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Прикрепленный документ должен также отображаться в закладке "Документы" с категорией «Решение ВДЛ».</w:t>
            </w:r>
          </w:p>
        </w:tc>
      </w:tr>
      <w:tr w:rsidR="00403950" w14:paraId="777EA358" w14:textId="77777777" w:rsidTr="003C691B">
        <w:tc>
          <w:tcPr>
            <w:tcW w:w="9493" w:type="dxa"/>
            <w:gridSpan w:val="4"/>
            <w:shd w:val="clear" w:color="auto" w:fill="auto"/>
          </w:tcPr>
          <w:p w14:paraId="603BF6F9" w14:textId="3D56063B" w:rsidR="00403950" w:rsidRPr="00403950" w:rsidRDefault="00403950" w:rsidP="003C691B">
            <w:pPr>
              <w:ind w:firstLine="0"/>
              <w:rPr>
                <w:b/>
                <w:sz w:val="18"/>
                <w:szCs w:val="18"/>
              </w:rPr>
            </w:pPr>
            <w:r w:rsidRPr="00403950">
              <w:rPr>
                <w:b/>
                <w:sz w:val="18"/>
                <w:szCs w:val="18"/>
              </w:rPr>
              <w:lastRenderedPageBreak/>
              <w:t>Командные кнопки диалогового окна</w:t>
            </w:r>
          </w:p>
        </w:tc>
      </w:tr>
      <w:tr w:rsidR="005E2984" w14:paraId="72617038" w14:textId="77777777" w:rsidTr="003C691B">
        <w:tc>
          <w:tcPr>
            <w:tcW w:w="2093" w:type="dxa"/>
            <w:shd w:val="clear" w:color="auto" w:fill="auto"/>
          </w:tcPr>
          <w:p w14:paraId="74C09CCA" w14:textId="511A3C60" w:rsidR="005E2984" w:rsidRDefault="00403950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Сохранить</w:t>
            </w:r>
          </w:p>
        </w:tc>
        <w:tc>
          <w:tcPr>
            <w:tcW w:w="1021" w:type="dxa"/>
          </w:tcPr>
          <w:p w14:paraId="1C4BE6CC" w14:textId="25200D7C" w:rsidR="005E2984" w:rsidRDefault="00403950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26E1EBDD" w14:textId="77777777" w:rsidR="005E2984" w:rsidRDefault="005E2984" w:rsidP="003C691B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6EB862CB" w14:textId="4DE695EB" w:rsidR="009B6615" w:rsidRDefault="009B6615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При нажатии на кнопку </w:t>
            </w:r>
            <w:r w:rsidR="00C111F3">
              <w:rPr>
                <w:sz w:val="18"/>
                <w:szCs w:val="18"/>
              </w:rPr>
              <w:t xml:space="preserve">должна </w:t>
            </w:r>
            <w:r>
              <w:rPr>
                <w:sz w:val="18"/>
                <w:szCs w:val="18"/>
              </w:rPr>
              <w:t>выполн</w:t>
            </w:r>
            <w:r w:rsidR="00C111F3">
              <w:rPr>
                <w:sz w:val="18"/>
                <w:szCs w:val="18"/>
              </w:rPr>
              <w:t>яться</w:t>
            </w:r>
            <w:r>
              <w:rPr>
                <w:sz w:val="18"/>
                <w:szCs w:val="18"/>
              </w:rPr>
              <w:t xml:space="preserve"> проверк</w:t>
            </w:r>
            <w:r w:rsidR="00C111F3">
              <w:rPr>
                <w:sz w:val="18"/>
                <w:szCs w:val="18"/>
              </w:rPr>
              <w:t>а</w:t>
            </w:r>
            <w:r>
              <w:rPr>
                <w:sz w:val="18"/>
                <w:szCs w:val="18"/>
              </w:rPr>
              <w:t xml:space="preserve"> заполнения обязательных </w:t>
            </w:r>
            <w:r w:rsidR="00C111F3">
              <w:rPr>
                <w:sz w:val="18"/>
                <w:szCs w:val="18"/>
              </w:rPr>
              <w:t>полей</w:t>
            </w:r>
            <w:r>
              <w:rPr>
                <w:sz w:val="18"/>
                <w:szCs w:val="18"/>
              </w:rPr>
              <w:t>:</w:t>
            </w:r>
          </w:p>
          <w:p w14:paraId="0A67E7A7" w14:textId="77777777" w:rsidR="009B6615" w:rsidRDefault="00C111F3" w:rsidP="00710897">
            <w:pPr>
              <w:pStyle w:val="af5"/>
              <w:numPr>
                <w:ilvl w:val="0"/>
                <w:numId w:val="42"/>
              </w:numPr>
              <w:rPr>
                <w:sz w:val="18"/>
                <w:szCs w:val="18"/>
              </w:rPr>
            </w:pPr>
            <w:commentRangeStart w:id="149"/>
            <w:commentRangeStart w:id="150"/>
            <w:commentRangeStart w:id="151"/>
            <w:r>
              <w:rPr>
                <w:sz w:val="18"/>
                <w:szCs w:val="18"/>
              </w:rPr>
              <w:t>Если признак «</w:t>
            </w:r>
            <w:r>
              <w:rPr>
                <w:sz w:val="18"/>
                <w:szCs w:val="18"/>
                <w:lang w:val="en-US"/>
              </w:rPr>
              <w:t>VIP</w:t>
            </w:r>
            <w:r>
              <w:rPr>
                <w:sz w:val="18"/>
                <w:szCs w:val="18"/>
              </w:rPr>
              <w:t>»</w:t>
            </w:r>
            <w:r w:rsidRPr="00C111F3">
              <w:rPr>
                <w:sz w:val="18"/>
                <w:szCs w:val="18"/>
              </w:rPr>
              <w:t xml:space="preserve"> = </w:t>
            </w:r>
            <w:r>
              <w:rPr>
                <w:sz w:val="18"/>
                <w:szCs w:val="18"/>
              </w:rPr>
              <w:t>«Да», то поле «Дата присвоения» должно быть заполнено;</w:t>
            </w:r>
          </w:p>
          <w:p w14:paraId="5763950E" w14:textId="77777777" w:rsidR="00C111F3" w:rsidRDefault="00C111F3" w:rsidP="00710897">
            <w:pPr>
              <w:pStyle w:val="af5"/>
              <w:numPr>
                <w:ilvl w:val="0"/>
                <w:numId w:val="42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признак «</w:t>
            </w:r>
            <w:r>
              <w:rPr>
                <w:sz w:val="18"/>
                <w:szCs w:val="18"/>
                <w:lang w:val="en-US"/>
              </w:rPr>
              <w:t>VIP</w:t>
            </w:r>
            <w:r>
              <w:rPr>
                <w:sz w:val="18"/>
                <w:szCs w:val="18"/>
              </w:rPr>
              <w:t>»</w:t>
            </w:r>
            <w:r w:rsidRPr="00C111F3">
              <w:rPr>
                <w:sz w:val="18"/>
                <w:szCs w:val="18"/>
              </w:rPr>
              <w:t xml:space="preserve"> = </w:t>
            </w:r>
            <w:r>
              <w:rPr>
                <w:sz w:val="18"/>
                <w:szCs w:val="18"/>
              </w:rPr>
              <w:t>«Да», то поле «ФИО ВДЛ, принявшего решение» должно быть заполнено;</w:t>
            </w:r>
          </w:p>
          <w:p w14:paraId="55D26952" w14:textId="77777777" w:rsidR="00C111F3" w:rsidRDefault="00C111F3" w:rsidP="00710897">
            <w:pPr>
              <w:pStyle w:val="af5"/>
              <w:numPr>
                <w:ilvl w:val="0"/>
                <w:numId w:val="42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признак «</w:t>
            </w:r>
            <w:r>
              <w:rPr>
                <w:sz w:val="18"/>
                <w:szCs w:val="18"/>
                <w:lang w:val="en-US"/>
              </w:rPr>
              <w:t>VIP</w:t>
            </w:r>
            <w:r>
              <w:rPr>
                <w:sz w:val="18"/>
                <w:szCs w:val="18"/>
              </w:rPr>
              <w:t>»</w:t>
            </w:r>
            <w:r w:rsidRPr="00C111F3">
              <w:rPr>
                <w:sz w:val="18"/>
                <w:szCs w:val="18"/>
              </w:rPr>
              <w:t xml:space="preserve"> = </w:t>
            </w:r>
            <w:r>
              <w:rPr>
                <w:sz w:val="18"/>
                <w:szCs w:val="18"/>
              </w:rPr>
              <w:t>«Да», то должен быть выбран документ в поле «Скан-копия решения».</w:t>
            </w:r>
            <w:commentRangeEnd w:id="149"/>
            <w:r w:rsidR="00BC31B4">
              <w:rPr>
                <w:rStyle w:val="af1"/>
              </w:rPr>
              <w:commentReference w:id="149"/>
            </w:r>
            <w:commentRangeEnd w:id="150"/>
            <w:r w:rsidR="00BC31B4">
              <w:rPr>
                <w:rStyle w:val="af1"/>
              </w:rPr>
              <w:commentReference w:id="150"/>
            </w:r>
            <w:commentRangeEnd w:id="151"/>
            <w:r w:rsidR="00BC6DE1">
              <w:rPr>
                <w:rStyle w:val="af1"/>
              </w:rPr>
              <w:commentReference w:id="151"/>
            </w:r>
          </w:p>
          <w:p w14:paraId="6DDA111D" w14:textId="61CF74BA" w:rsidR="00BC6DE1" w:rsidRDefault="00BC6DE1" w:rsidP="001032C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Если не выполнено хотя бы одно из условий, то при нажатии на кнопку появляется сообщение вида: «Необходимо заполнить обязательные поля: </w:t>
            </w:r>
            <w:r w:rsidRPr="00464035">
              <w:rPr>
                <w:sz w:val="18"/>
                <w:szCs w:val="18"/>
              </w:rPr>
              <w:t>{</w:t>
            </w:r>
            <w:r>
              <w:rPr>
                <w:sz w:val="18"/>
                <w:szCs w:val="18"/>
              </w:rPr>
              <w:t>список полей</w:t>
            </w:r>
            <w:r w:rsidRPr="00464035">
              <w:rPr>
                <w:sz w:val="18"/>
                <w:szCs w:val="18"/>
              </w:rPr>
              <w:t>}</w:t>
            </w:r>
            <w:r>
              <w:rPr>
                <w:sz w:val="18"/>
                <w:szCs w:val="18"/>
              </w:rPr>
              <w:t>».</w:t>
            </w:r>
          </w:p>
          <w:p w14:paraId="44224943" w14:textId="0C16D21B" w:rsidR="00464035" w:rsidRPr="00BC6DE1" w:rsidRDefault="001032CB" w:rsidP="00BC6DE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проверка заполнения обязательных данных выполнена успешно, то все внесенные данные сохраняются в базе данных</w:t>
            </w:r>
            <w:r w:rsidR="003754C9">
              <w:rPr>
                <w:sz w:val="18"/>
                <w:szCs w:val="18"/>
              </w:rPr>
              <w:t>, а текущее диалоговое окно закрывается</w:t>
            </w:r>
            <w:r>
              <w:rPr>
                <w:sz w:val="18"/>
                <w:szCs w:val="18"/>
              </w:rPr>
              <w:t>.</w:t>
            </w:r>
          </w:p>
        </w:tc>
      </w:tr>
      <w:tr w:rsidR="005E2984" w14:paraId="3F1D9AA3" w14:textId="77777777" w:rsidTr="003C691B">
        <w:tc>
          <w:tcPr>
            <w:tcW w:w="2093" w:type="dxa"/>
            <w:shd w:val="clear" w:color="auto" w:fill="auto"/>
          </w:tcPr>
          <w:p w14:paraId="0B9E6D8A" w14:textId="6BA8D6EA" w:rsidR="005E2984" w:rsidRDefault="00403950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Отмена</w:t>
            </w:r>
          </w:p>
        </w:tc>
        <w:tc>
          <w:tcPr>
            <w:tcW w:w="1021" w:type="dxa"/>
          </w:tcPr>
          <w:p w14:paraId="57DD1009" w14:textId="2596F918" w:rsidR="005E2984" w:rsidRDefault="00403950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56BD1F5B" w14:textId="77777777" w:rsidR="005E2984" w:rsidRDefault="005E2984" w:rsidP="003C691B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3068CA17" w14:textId="0F2D1788" w:rsidR="005E2984" w:rsidRDefault="00403950" w:rsidP="00CE723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При нажатии на кнопку </w:t>
            </w:r>
            <w:r w:rsidR="00BB15A2">
              <w:rPr>
                <w:sz w:val="18"/>
                <w:szCs w:val="18"/>
              </w:rPr>
              <w:t xml:space="preserve">текущее </w:t>
            </w:r>
            <w:r>
              <w:rPr>
                <w:sz w:val="18"/>
                <w:szCs w:val="18"/>
              </w:rPr>
              <w:t>диалоговое окно закрывается</w:t>
            </w:r>
            <w:r w:rsidR="00CE7232">
              <w:rPr>
                <w:sz w:val="18"/>
                <w:szCs w:val="18"/>
              </w:rPr>
              <w:t>, а с</w:t>
            </w:r>
            <w:r w:rsidR="00BB15A2">
              <w:rPr>
                <w:sz w:val="18"/>
                <w:szCs w:val="18"/>
              </w:rPr>
              <w:t>охранения данных не происходит.</w:t>
            </w:r>
          </w:p>
        </w:tc>
      </w:tr>
    </w:tbl>
    <w:p w14:paraId="027F35FC" w14:textId="77777777" w:rsidR="006014F1" w:rsidRPr="006014F1" w:rsidRDefault="006014F1" w:rsidP="006014F1"/>
    <w:p w14:paraId="28F392F9" w14:textId="7ACDF354" w:rsidR="002971F7" w:rsidRDefault="002971F7" w:rsidP="002971F7">
      <w:pPr>
        <w:pStyle w:val="3"/>
      </w:pPr>
      <w:bookmarkStart w:id="152" w:name="_Toc25317520"/>
      <w:proofErr w:type="spellStart"/>
      <w:r>
        <w:t>Подзакладка</w:t>
      </w:r>
      <w:proofErr w:type="spellEnd"/>
      <w:r>
        <w:t xml:space="preserve"> «Критерии»: Сегментация по </w:t>
      </w:r>
      <w:r w:rsidR="00252A4D">
        <w:t>целевой сумме</w:t>
      </w:r>
      <w:bookmarkEnd w:id="152"/>
    </w:p>
    <w:p w14:paraId="6B50ED65" w14:textId="471B0BCF" w:rsidR="00773399" w:rsidRPr="00773399" w:rsidRDefault="00773399" w:rsidP="00773399">
      <w:pPr>
        <w:ind w:firstLine="0"/>
      </w:pPr>
      <w:proofErr w:type="spellStart"/>
      <w:r>
        <w:t>Подзакладка</w:t>
      </w:r>
      <w:proofErr w:type="spellEnd"/>
      <w:r>
        <w:t xml:space="preserve"> становится видна при переходе закладки «Сегментация» в режим отображения «Критерии сегментации». На </w:t>
      </w:r>
      <w:proofErr w:type="spellStart"/>
      <w:r>
        <w:t>подзакладке</w:t>
      </w:r>
      <w:proofErr w:type="spellEnd"/>
      <w:r>
        <w:t xml:space="preserve"> «Критерии» отображается набор параметров, используемых при определении сегмента для типа сегментации «Сегментация по целевой сумме». Отдельно в </w:t>
      </w:r>
      <w:proofErr w:type="spellStart"/>
      <w:r>
        <w:t>подзакладке</w:t>
      </w:r>
      <w:proofErr w:type="spellEnd"/>
      <w:r>
        <w:t xml:space="preserve"> должно отображаться текущее значение сегмента</w:t>
      </w:r>
      <w:r w:rsidRPr="00CD2D8D">
        <w:t xml:space="preserve"> </w:t>
      </w:r>
      <w:r>
        <w:t>для типа сегментации «</w:t>
      </w:r>
      <w:r w:rsidRPr="00E969BC">
        <w:t xml:space="preserve">Сегментация по </w:t>
      </w:r>
      <w:r>
        <w:t xml:space="preserve">целевой сумме». Эскиз </w:t>
      </w:r>
      <w:proofErr w:type="spellStart"/>
      <w:r>
        <w:t>подзакладки</w:t>
      </w:r>
      <w:proofErr w:type="spellEnd"/>
      <w:r>
        <w:t xml:space="preserve"> «Критерии» показан на</w:t>
      </w:r>
      <w:r w:rsidR="00A22DE7">
        <w:t xml:space="preserve"> </w:t>
      </w:r>
      <w:r w:rsidR="00A22DE7" w:rsidRPr="00A22DE7">
        <w:rPr>
          <w:b/>
        </w:rPr>
        <w:fldChar w:fldCharType="begin"/>
      </w:r>
      <w:r w:rsidR="00A22DE7" w:rsidRPr="00A22DE7">
        <w:rPr>
          <w:b/>
        </w:rPr>
        <w:instrText xml:space="preserve"> REF _Ref20734913 \h </w:instrText>
      </w:r>
      <w:r w:rsidR="00A22DE7">
        <w:rPr>
          <w:b/>
        </w:rPr>
        <w:instrText xml:space="preserve"> \* MERGEFORMAT </w:instrText>
      </w:r>
      <w:r w:rsidR="00A22DE7" w:rsidRPr="00A22DE7">
        <w:rPr>
          <w:b/>
        </w:rPr>
      </w:r>
      <w:r w:rsidR="00A22DE7" w:rsidRPr="00A22DE7">
        <w:rPr>
          <w:b/>
        </w:rPr>
        <w:fldChar w:fldCharType="separate"/>
      </w:r>
      <w:r w:rsidR="00CA0105" w:rsidRPr="007D63BC">
        <w:rPr>
          <w:b/>
          <w:sz w:val="18"/>
          <w:szCs w:val="18"/>
        </w:rPr>
        <w:t xml:space="preserve">Рисунок </w:t>
      </w:r>
      <w:r w:rsidR="00CA0105" w:rsidRPr="007D63BC">
        <w:rPr>
          <w:b/>
          <w:noProof/>
          <w:sz w:val="18"/>
          <w:szCs w:val="18"/>
        </w:rPr>
        <w:t>25</w:t>
      </w:r>
      <w:r w:rsidR="00A22DE7" w:rsidRPr="00A22DE7">
        <w:rPr>
          <w:b/>
        </w:rPr>
        <w:fldChar w:fldCharType="end"/>
      </w:r>
      <w:r>
        <w:t>.</w:t>
      </w:r>
    </w:p>
    <w:p w14:paraId="1AB02EA2" w14:textId="6D60811D" w:rsidR="00773399" w:rsidRDefault="006C7D61" w:rsidP="00773399">
      <w:pPr>
        <w:ind w:firstLine="0"/>
        <w:jc w:val="center"/>
      </w:pPr>
      <w:r>
        <w:rPr>
          <w:noProof/>
        </w:rPr>
        <w:drawing>
          <wp:inline distT="0" distB="0" distL="0" distR="0" wp14:anchorId="7F0C34D6" wp14:editId="062C525E">
            <wp:extent cx="3302000" cy="29146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9C8E7" w14:textId="348CCE61" w:rsidR="00773399" w:rsidRDefault="00773399" w:rsidP="00773399">
      <w:pPr>
        <w:pStyle w:val="ae"/>
        <w:jc w:val="center"/>
        <w:rPr>
          <w:sz w:val="18"/>
          <w:szCs w:val="18"/>
        </w:rPr>
      </w:pPr>
      <w:bookmarkStart w:id="153" w:name="_Ref20734913"/>
      <w:r w:rsidRPr="00BF349B">
        <w:rPr>
          <w:sz w:val="18"/>
          <w:szCs w:val="18"/>
        </w:rPr>
        <w:t xml:space="preserve">Рисунок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Рисунок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25</w:t>
      </w:r>
      <w:r w:rsidRPr="00BF349B">
        <w:rPr>
          <w:noProof/>
          <w:sz w:val="18"/>
          <w:szCs w:val="18"/>
        </w:rPr>
        <w:fldChar w:fldCharType="end"/>
      </w:r>
      <w:bookmarkEnd w:id="153"/>
      <w:r w:rsidRPr="00BF349B">
        <w:rPr>
          <w:sz w:val="18"/>
          <w:szCs w:val="18"/>
        </w:rPr>
        <w:t xml:space="preserve">. Эскиз </w:t>
      </w:r>
      <w:proofErr w:type="spellStart"/>
      <w:r>
        <w:rPr>
          <w:sz w:val="18"/>
          <w:szCs w:val="18"/>
        </w:rPr>
        <w:t>подзакладки</w:t>
      </w:r>
      <w:proofErr w:type="spellEnd"/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>Критерии</w:t>
      </w:r>
      <w:r w:rsidRPr="00BF349B">
        <w:rPr>
          <w:sz w:val="18"/>
          <w:szCs w:val="18"/>
        </w:rPr>
        <w:t>»</w:t>
      </w:r>
      <w:r>
        <w:rPr>
          <w:sz w:val="18"/>
          <w:szCs w:val="18"/>
        </w:rPr>
        <w:t xml:space="preserve"> для типа «</w:t>
      </w:r>
      <w:r w:rsidRPr="00E969BC">
        <w:rPr>
          <w:sz w:val="18"/>
          <w:szCs w:val="18"/>
        </w:rPr>
        <w:t xml:space="preserve">Сегментация по </w:t>
      </w:r>
      <w:r w:rsidR="002D4054">
        <w:rPr>
          <w:sz w:val="18"/>
          <w:szCs w:val="18"/>
        </w:rPr>
        <w:t>целевой сумме</w:t>
      </w:r>
      <w:r>
        <w:rPr>
          <w:sz w:val="18"/>
          <w:szCs w:val="18"/>
        </w:rPr>
        <w:t>»</w:t>
      </w:r>
    </w:p>
    <w:p w14:paraId="55B0704F" w14:textId="77777777" w:rsidR="00AA2DEC" w:rsidRPr="00AA2DEC" w:rsidRDefault="00AA2DEC" w:rsidP="00AA2DEC"/>
    <w:p w14:paraId="509D2DC5" w14:textId="2202905E" w:rsidR="00773399" w:rsidRPr="00BF349B" w:rsidRDefault="00773399" w:rsidP="00773399">
      <w:pPr>
        <w:pStyle w:val="ae"/>
        <w:rPr>
          <w:sz w:val="18"/>
          <w:szCs w:val="18"/>
        </w:rPr>
      </w:pPr>
      <w:r w:rsidRPr="00BF349B">
        <w:rPr>
          <w:sz w:val="18"/>
          <w:szCs w:val="18"/>
        </w:rPr>
        <w:lastRenderedPageBreak/>
        <w:t xml:space="preserve">Таблица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Таблица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26</w:t>
      </w:r>
      <w:r w:rsidRPr="00BF349B">
        <w:rPr>
          <w:noProof/>
          <w:sz w:val="18"/>
          <w:szCs w:val="18"/>
        </w:rPr>
        <w:fldChar w:fldCharType="end"/>
      </w:r>
      <w:r w:rsidRPr="00BF349B">
        <w:rPr>
          <w:sz w:val="18"/>
          <w:szCs w:val="18"/>
        </w:rPr>
        <w:t xml:space="preserve">. Описание полей </w:t>
      </w:r>
      <w:proofErr w:type="spellStart"/>
      <w:r>
        <w:rPr>
          <w:sz w:val="18"/>
          <w:szCs w:val="18"/>
        </w:rPr>
        <w:t>подзакладки</w:t>
      </w:r>
      <w:proofErr w:type="spellEnd"/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>Критерии</w:t>
      </w:r>
      <w:r w:rsidRPr="00BF349B">
        <w:rPr>
          <w:sz w:val="18"/>
          <w:szCs w:val="18"/>
        </w:rPr>
        <w:t>»</w:t>
      </w:r>
      <w:r>
        <w:rPr>
          <w:sz w:val="18"/>
          <w:szCs w:val="18"/>
        </w:rPr>
        <w:t xml:space="preserve"> для типа «</w:t>
      </w:r>
      <w:r w:rsidRPr="00E969BC">
        <w:rPr>
          <w:sz w:val="18"/>
          <w:szCs w:val="18"/>
        </w:rPr>
        <w:t xml:space="preserve">Сегментация по </w:t>
      </w:r>
      <w:r w:rsidR="00367059">
        <w:rPr>
          <w:sz w:val="18"/>
          <w:szCs w:val="18"/>
        </w:rPr>
        <w:t>целевой сумме</w:t>
      </w:r>
      <w:r>
        <w:rPr>
          <w:sz w:val="18"/>
          <w:szCs w:val="18"/>
        </w:rPr>
        <w:t>»</w:t>
      </w:r>
    </w:p>
    <w:tbl>
      <w:tblPr>
        <w:tblStyle w:val="af4"/>
        <w:tblW w:w="9493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021"/>
        <w:gridCol w:w="1559"/>
        <w:gridCol w:w="4820"/>
      </w:tblGrid>
      <w:tr w:rsidR="00773399" w:rsidRPr="000557D6" w14:paraId="45B7A4E3" w14:textId="77777777" w:rsidTr="003C691B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38F1AF1D" w14:textId="77777777" w:rsidR="00773399" w:rsidRPr="002E0FCE" w:rsidRDefault="00773399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  <w:r>
              <w:rPr>
                <w:b/>
                <w:sz w:val="18"/>
                <w:szCs w:val="18"/>
              </w:rPr>
              <w:t>/Кнопка</w:t>
            </w:r>
          </w:p>
        </w:tc>
        <w:tc>
          <w:tcPr>
            <w:tcW w:w="1021" w:type="dxa"/>
            <w:shd w:val="clear" w:color="auto" w:fill="D9D9D9" w:themeFill="background1" w:themeFillShade="D9"/>
          </w:tcPr>
          <w:p w14:paraId="2AD7CF7E" w14:textId="77777777" w:rsidR="00773399" w:rsidRPr="002E0FCE" w:rsidRDefault="00773399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343FD417" w14:textId="77777777" w:rsidR="00773399" w:rsidRDefault="00773399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0FB83C7E" w14:textId="77777777" w:rsidR="00773399" w:rsidRPr="002E0FCE" w:rsidRDefault="00773399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820" w:type="dxa"/>
            <w:shd w:val="clear" w:color="auto" w:fill="D9D9D9" w:themeFill="background1" w:themeFillShade="D9"/>
          </w:tcPr>
          <w:p w14:paraId="29F561DA" w14:textId="77777777" w:rsidR="00773399" w:rsidRPr="002E0FCE" w:rsidRDefault="00773399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773399" w14:paraId="3C914F0B" w14:textId="77777777" w:rsidTr="003C691B">
        <w:tc>
          <w:tcPr>
            <w:tcW w:w="2093" w:type="dxa"/>
            <w:shd w:val="clear" w:color="auto" w:fill="auto"/>
          </w:tcPr>
          <w:p w14:paraId="313D7740" w14:textId="77777777" w:rsidR="00773399" w:rsidRDefault="00773399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Текущее значение сегмента</w:t>
            </w:r>
          </w:p>
        </w:tc>
        <w:tc>
          <w:tcPr>
            <w:tcW w:w="1021" w:type="dxa"/>
          </w:tcPr>
          <w:p w14:paraId="1E14A37A" w14:textId="77777777" w:rsidR="00773399" w:rsidRDefault="00773399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18D02EE7" w14:textId="77777777" w:rsidR="00773399" w:rsidRDefault="00773399" w:rsidP="003C691B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05A41483" w14:textId="77777777" w:rsidR="00773399" w:rsidRDefault="00773399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 доступно для редактирования.</w:t>
            </w:r>
          </w:p>
          <w:p w14:paraId="02B388BC" w14:textId="702CF4E0" w:rsidR="00773399" w:rsidRDefault="00773399" w:rsidP="009618C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текущее значение сегмента для типа сегментации «</w:t>
            </w:r>
            <w:r w:rsidRPr="00B54E62">
              <w:rPr>
                <w:sz w:val="18"/>
                <w:szCs w:val="18"/>
              </w:rPr>
              <w:t xml:space="preserve">Сегментация по </w:t>
            </w:r>
            <w:r w:rsidR="009618C9">
              <w:rPr>
                <w:sz w:val="18"/>
                <w:szCs w:val="18"/>
              </w:rPr>
              <w:t>целевой сумме</w:t>
            </w:r>
            <w:r>
              <w:rPr>
                <w:sz w:val="18"/>
                <w:szCs w:val="18"/>
              </w:rPr>
              <w:t>».</w:t>
            </w:r>
          </w:p>
        </w:tc>
      </w:tr>
      <w:tr w:rsidR="00773399" w14:paraId="594B4BBB" w14:textId="77777777" w:rsidTr="003C691B">
        <w:tc>
          <w:tcPr>
            <w:tcW w:w="9493" w:type="dxa"/>
            <w:gridSpan w:val="4"/>
          </w:tcPr>
          <w:p w14:paraId="2D921C10" w14:textId="77777777" w:rsidR="00773399" w:rsidRPr="008821E1" w:rsidRDefault="00773399" w:rsidP="003C691B">
            <w:pPr>
              <w:ind w:firstLine="0"/>
              <w:jc w:val="left"/>
              <w:rPr>
                <w:b/>
                <w:sz w:val="18"/>
                <w:szCs w:val="18"/>
              </w:rPr>
            </w:pPr>
            <w:r w:rsidRPr="008821E1">
              <w:rPr>
                <w:b/>
                <w:sz w:val="18"/>
                <w:szCs w:val="18"/>
              </w:rPr>
              <w:t>Таблица «Критерии»</w:t>
            </w:r>
          </w:p>
        </w:tc>
      </w:tr>
      <w:tr w:rsidR="00773399" w14:paraId="1DC2C9DE" w14:textId="77777777" w:rsidTr="003C691B">
        <w:tc>
          <w:tcPr>
            <w:tcW w:w="2093" w:type="dxa"/>
            <w:shd w:val="clear" w:color="auto" w:fill="auto"/>
          </w:tcPr>
          <w:p w14:paraId="38A52E6F" w14:textId="4ABDE85A" w:rsidR="00773399" w:rsidRPr="00A614A0" w:rsidRDefault="00BB183B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Портфель активов, руб.</w:t>
            </w:r>
          </w:p>
        </w:tc>
        <w:tc>
          <w:tcPr>
            <w:tcW w:w="1021" w:type="dxa"/>
          </w:tcPr>
          <w:p w14:paraId="33F32893" w14:textId="384EF7B6" w:rsidR="00773399" w:rsidRDefault="00BB183B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1268577D" w14:textId="74940E98" w:rsidR="00773399" w:rsidRDefault="00BB183B" w:rsidP="003C691B">
            <w:pPr>
              <w:ind w:firstLine="0"/>
              <w:jc w:val="center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  <w:lang w:val="en-US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5003E0">
              <w:rPr>
                <w:sz w:val="18"/>
                <w:szCs w:val="18"/>
                <w:lang w:val="en-US"/>
              </w:rPr>
              <w:t>##</w:t>
            </w:r>
          </w:p>
        </w:tc>
        <w:tc>
          <w:tcPr>
            <w:tcW w:w="4820" w:type="dxa"/>
            <w:shd w:val="clear" w:color="auto" w:fill="auto"/>
          </w:tcPr>
          <w:p w14:paraId="5CE379C1" w14:textId="185CC403" w:rsidR="00773399" w:rsidRDefault="00E66279" w:rsidP="003B1862">
            <w:pPr>
              <w:ind w:firstLine="0"/>
              <w:rPr>
                <w:sz w:val="18"/>
                <w:szCs w:val="18"/>
              </w:rPr>
            </w:pPr>
            <w:r w:rsidRPr="00E66279">
              <w:rPr>
                <w:sz w:val="18"/>
                <w:szCs w:val="18"/>
              </w:rPr>
              <w:t xml:space="preserve">Объём портфеля активов </w:t>
            </w:r>
            <w:r>
              <w:rPr>
                <w:sz w:val="18"/>
                <w:szCs w:val="18"/>
              </w:rPr>
              <w:t>у данного клиента</w:t>
            </w:r>
            <w:r w:rsidR="003B1862">
              <w:rPr>
                <w:sz w:val="18"/>
                <w:szCs w:val="18"/>
              </w:rPr>
              <w:t xml:space="preserve"> (</w:t>
            </w:r>
            <w:r w:rsidR="003B1862" w:rsidRPr="002633C6">
              <w:rPr>
                <w:sz w:val="18"/>
                <w:szCs w:val="18"/>
              </w:rPr>
              <w:t>в руб</w:t>
            </w:r>
            <w:r w:rsidR="003B1862">
              <w:rPr>
                <w:sz w:val="18"/>
                <w:szCs w:val="18"/>
              </w:rPr>
              <w:t>лях)</w:t>
            </w:r>
            <w:r w:rsidR="003334F7">
              <w:rPr>
                <w:sz w:val="18"/>
                <w:szCs w:val="18"/>
              </w:rPr>
              <w:t>.</w:t>
            </w:r>
          </w:p>
        </w:tc>
      </w:tr>
      <w:tr w:rsidR="00773399" w14:paraId="77E952B3" w14:textId="77777777" w:rsidTr="003C691B">
        <w:tc>
          <w:tcPr>
            <w:tcW w:w="2093" w:type="dxa"/>
            <w:shd w:val="clear" w:color="auto" w:fill="auto"/>
          </w:tcPr>
          <w:p w14:paraId="54C6FA93" w14:textId="3101CD37" w:rsidR="00773399" w:rsidRDefault="00206E74" w:rsidP="0044069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 </w:t>
            </w:r>
            <w:proofErr w:type="spellStart"/>
            <w:r>
              <w:rPr>
                <w:sz w:val="18"/>
                <w:szCs w:val="18"/>
              </w:rPr>
              <w:t>т.ч</w:t>
            </w:r>
            <w:proofErr w:type="spellEnd"/>
            <w:r>
              <w:rPr>
                <w:sz w:val="18"/>
                <w:szCs w:val="18"/>
              </w:rPr>
              <w:t xml:space="preserve">. </w:t>
            </w:r>
            <w:r w:rsidR="0044069C">
              <w:rPr>
                <w:sz w:val="18"/>
                <w:szCs w:val="18"/>
              </w:rPr>
              <w:t>В</w:t>
            </w:r>
            <w:r>
              <w:rPr>
                <w:sz w:val="18"/>
                <w:szCs w:val="18"/>
              </w:rPr>
              <w:t>клады</w:t>
            </w:r>
            <w:r w:rsidR="0044069C">
              <w:rPr>
                <w:sz w:val="18"/>
                <w:szCs w:val="18"/>
              </w:rPr>
              <w:t>,</w:t>
            </w:r>
            <w:r>
              <w:rPr>
                <w:sz w:val="18"/>
                <w:szCs w:val="18"/>
              </w:rPr>
              <w:t xml:space="preserve"> руб.</w:t>
            </w:r>
          </w:p>
        </w:tc>
        <w:tc>
          <w:tcPr>
            <w:tcW w:w="1021" w:type="dxa"/>
          </w:tcPr>
          <w:p w14:paraId="7087CAB1" w14:textId="77777777" w:rsidR="00773399" w:rsidRDefault="00773399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2477DAB8" w14:textId="77777777" w:rsidR="00773399" w:rsidRDefault="00773399" w:rsidP="003C691B">
            <w:pPr>
              <w:ind w:firstLine="0"/>
              <w:jc w:val="center"/>
              <w:rPr>
                <w:sz w:val="18"/>
                <w:szCs w:val="18"/>
              </w:rPr>
            </w:pPr>
            <w:r w:rsidRPr="00206E74">
              <w:rPr>
                <w:sz w:val="18"/>
                <w:szCs w:val="18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206E74">
              <w:rPr>
                <w:sz w:val="18"/>
                <w:szCs w:val="18"/>
              </w:rPr>
              <w:t>##</w:t>
            </w:r>
          </w:p>
        </w:tc>
        <w:tc>
          <w:tcPr>
            <w:tcW w:w="4820" w:type="dxa"/>
            <w:shd w:val="clear" w:color="auto" w:fill="auto"/>
          </w:tcPr>
          <w:p w14:paraId="39471B26" w14:textId="62D2582C" w:rsidR="00773399" w:rsidRDefault="002633C6" w:rsidP="00DB07E0">
            <w:pPr>
              <w:ind w:firstLine="0"/>
              <w:rPr>
                <w:sz w:val="18"/>
                <w:szCs w:val="18"/>
              </w:rPr>
            </w:pPr>
            <w:commentRangeStart w:id="154"/>
            <w:commentRangeStart w:id="155"/>
            <w:commentRangeStart w:id="156"/>
            <w:r w:rsidRPr="002633C6">
              <w:rPr>
                <w:sz w:val="18"/>
                <w:szCs w:val="18"/>
              </w:rPr>
              <w:t xml:space="preserve">Объём </w:t>
            </w:r>
            <w:r w:rsidR="00BC6DE1">
              <w:rPr>
                <w:sz w:val="18"/>
                <w:szCs w:val="18"/>
              </w:rPr>
              <w:t xml:space="preserve">срочных </w:t>
            </w:r>
            <w:r w:rsidRPr="002633C6">
              <w:rPr>
                <w:sz w:val="18"/>
                <w:szCs w:val="18"/>
              </w:rPr>
              <w:t xml:space="preserve">вкладов  у данного клиента </w:t>
            </w:r>
            <w:r>
              <w:rPr>
                <w:sz w:val="18"/>
                <w:szCs w:val="18"/>
              </w:rPr>
              <w:t>(</w:t>
            </w:r>
            <w:r w:rsidRPr="002633C6">
              <w:rPr>
                <w:sz w:val="18"/>
                <w:szCs w:val="18"/>
              </w:rPr>
              <w:t>в руб</w:t>
            </w:r>
            <w:r>
              <w:rPr>
                <w:sz w:val="18"/>
                <w:szCs w:val="18"/>
              </w:rPr>
              <w:t>лях)</w:t>
            </w:r>
            <w:r w:rsidR="003B1862">
              <w:rPr>
                <w:sz w:val="18"/>
                <w:szCs w:val="18"/>
              </w:rPr>
              <w:t>.</w:t>
            </w:r>
            <w:commentRangeEnd w:id="154"/>
            <w:r w:rsidR="004128ED">
              <w:rPr>
                <w:rStyle w:val="af1"/>
              </w:rPr>
              <w:commentReference w:id="154"/>
            </w:r>
            <w:commentRangeEnd w:id="155"/>
            <w:r w:rsidR="001351D2">
              <w:rPr>
                <w:rStyle w:val="af1"/>
              </w:rPr>
              <w:commentReference w:id="155"/>
            </w:r>
            <w:commentRangeEnd w:id="156"/>
            <w:r w:rsidR="00CC6361">
              <w:rPr>
                <w:rStyle w:val="af1"/>
              </w:rPr>
              <w:commentReference w:id="156"/>
            </w:r>
          </w:p>
        </w:tc>
      </w:tr>
      <w:tr w:rsidR="00773399" w14:paraId="74F135C4" w14:textId="77777777" w:rsidTr="003C691B">
        <w:tc>
          <w:tcPr>
            <w:tcW w:w="2093" w:type="dxa"/>
            <w:shd w:val="clear" w:color="auto" w:fill="auto"/>
          </w:tcPr>
          <w:p w14:paraId="4D168B52" w14:textId="336E7EC3" w:rsidR="00773399" w:rsidRDefault="0044069C" w:rsidP="0044069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 </w:t>
            </w:r>
            <w:proofErr w:type="spellStart"/>
            <w:r>
              <w:rPr>
                <w:sz w:val="18"/>
                <w:szCs w:val="18"/>
              </w:rPr>
              <w:t>т.ч</w:t>
            </w:r>
            <w:proofErr w:type="spellEnd"/>
            <w:r>
              <w:rPr>
                <w:sz w:val="18"/>
                <w:szCs w:val="18"/>
              </w:rPr>
              <w:t>. Карты и тек. Счета, руб.</w:t>
            </w:r>
          </w:p>
        </w:tc>
        <w:tc>
          <w:tcPr>
            <w:tcW w:w="1021" w:type="dxa"/>
          </w:tcPr>
          <w:p w14:paraId="74EBB103" w14:textId="77777777" w:rsidR="00773399" w:rsidRDefault="00773399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10F2B355" w14:textId="0F7D6716" w:rsidR="00773399" w:rsidRDefault="00BB183B" w:rsidP="003C691B">
            <w:pPr>
              <w:ind w:firstLine="0"/>
              <w:jc w:val="center"/>
              <w:rPr>
                <w:sz w:val="18"/>
                <w:szCs w:val="18"/>
              </w:rPr>
            </w:pPr>
            <w:r w:rsidRPr="00206E74">
              <w:rPr>
                <w:sz w:val="18"/>
                <w:szCs w:val="18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206E74">
              <w:rPr>
                <w:sz w:val="18"/>
                <w:szCs w:val="18"/>
              </w:rPr>
              <w:t>##</w:t>
            </w:r>
          </w:p>
        </w:tc>
        <w:tc>
          <w:tcPr>
            <w:tcW w:w="4820" w:type="dxa"/>
            <w:shd w:val="clear" w:color="auto" w:fill="auto"/>
          </w:tcPr>
          <w:p w14:paraId="45CA176B" w14:textId="6E3EE458" w:rsidR="00773399" w:rsidRDefault="003B1862" w:rsidP="00BC6DE1">
            <w:pPr>
              <w:ind w:firstLine="0"/>
              <w:rPr>
                <w:sz w:val="18"/>
                <w:szCs w:val="18"/>
              </w:rPr>
            </w:pPr>
            <w:r w:rsidRPr="003B1862">
              <w:rPr>
                <w:sz w:val="18"/>
                <w:szCs w:val="18"/>
              </w:rPr>
              <w:t>Объём остатков на карточных и текущих счетах</w:t>
            </w:r>
            <w:r w:rsidR="00BC6DE1">
              <w:rPr>
                <w:sz w:val="18"/>
                <w:szCs w:val="18"/>
              </w:rPr>
              <w:t xml:space="preserve">, а также объем вкладов «до востребования» </w:t>
            </w:r>
            <w:r w:rsidRPr="003B1862">
              <w:rPr>
                <w:sz w:val="18"/>
                <w:szCs w:val="18"/>
              </w:rPr>
              <w:t xml:space="preserve">у данного клиента в </w:t>
            </w:r>
            <w:r>
              <w:rPr>
                <w:sz w:val="18"/>
                <w:szCs w:val="18"/>
              </w:rPr>
              <w:t>(</w:t>
            </w:r>
            <w:r w:rsidRPr="002633C6">
              <w:rPr>
                <w:sz w:val="18"/>
                <w:szCs w:val="18"/>
              </w:rPr>
              <w:t>в руб</w:t>
            </w:r>
            <w:r>
              <w:rPr>
                <w:sz w:val="18"/>
                <w:szCs w:val="18"/>
              </w:rPr>
              <w:t>лях)</w:t>
            </w:r>
            <w:r w:rsidRPr="003B1862">
              <w:rPr>
                <w:sz w:val="18"/>
                <w:szCs w:val="18"/>
              </w:rPr>
              <w:t>.</w:t>
            </w:r>
          </w:p>
        </w:tc>
      </w:tr>
      <w:tr w:rsidR="00206E74" w14:paraId="23CABF8A" w14:textId="77777777" w:rsidTr="003C691B">
        <w:tc>
          <w:tcPr>
            <w:tcW w:w="2093" w:type="dxa"/>
            <w:shd w:val="clear" w:color="auto" w:fill="auto"/>
          </w:tcPr>
          <w:p w14:paraId="22765A34" w14:textId="0C358F88" w:rsidR="00206E74" w:rsidRDefault="000A7B6D" w:rsidP="0093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 </w:t>
            </w:r>
            <w:proofErr w:type="spellStart"/>
            <w:r>
              <w:rPr>
                <w:sz w:val="18"/>
                <w:szCs w:val="18"/>
              </w:rPr>
              <w:t>т.ч</w:t>
            </w:r>
            <w:proofErr w:type="spellEnd"/>
            <w:r>
              <w:rPr>
                <w:sz w:val="18"/>
                <w:szCs w:val="18"/>
              </w:rPr>
              <w:t xml:space="preserve">. </w:t>
            </w:r>
            <w:r w:rsidR="00933169">
              <w:rPr>
                <w:sz w:val="18"/>
                <w:szCs w:val="18"/>
              </w:rPr>
              <w:t>Брокерское обслуживание</w:t>
            </w:r>
            <w:r>
              <w:rPr>
                <w:sz w:val="18"/>
                <w:szCs w:val="18"/>
              </w:rPr>
              <w:t>, руб.</w:t>
            </w:r>
          </w:p>
        </w:tc>
        <w:tc>
          <w:tcPr>
            <w:tcW w:w="1021" w:type="dxa"/>
          </w:tcPr>
          <w:p w14:paraId="316F48CB" w14:textId="62F13549" w:rsidR="00206E74" w:rsidRDefault="00206E74" w:rsidP="00206E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15486DAA" w14:textId="5A960F1B" w:rsidR="00206E74" w:rsidRPr="00206E74" w:rsidRDefault="00206E74" w:rsidP="00206E74">
            <w:pPr>
              <w:ind w:firstLine="0"/>
              <w:jc w:val="center"/>
              <w:rPr>
                <w:sz w:val="18"/>
                <w:szCs w:val="18"/>
              </w:rPr>
            </w:pPr>
            <w:r w:rsidRPr="00206E74">
              <w:rPr>
                <w:sz w:val="18"/>
                <w:szCs w:val="18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206E74">
              <w:rPr>
                <w:sz w:val="18"/>
                <w:szCs w:val="18"/>
              </w:rPr>
              <w:t>##</w:t>
            </w:r>
          </w:p>
        </w:tc>
        <w:tc>
          <w:tcPr>
            <w:tcW w:w="4820" w:type="dxa"/>
            <w:shd w:val="clear" w:color="auto" w:fill="auto"/>
          </w:tcPr>
          <w:p w14:paraId="16A3C50A" w14:textId="66C20405" w:rsidR="00206E74" w:rsidRDefault="003B1862" w:rsidP="00206E74">
            <w:pPr>
              <w:ind w:firstLine="0"/>
              <w:rPr>
                <w:sz w:val="18"/>
                <w:szCs w:val="18"/>
              </w:rPr>
            </w:pPr>
            <w:r w:rsidRPr="003B1862">
              <w:rPr>
                <w:sz w:val="18"/>
                <w:szCs w:val="18"/>
              </w:rPr>
              <w:t xml:space="preserve">Объём активов на брокерском обслуживании (денежные средства и ценные бумаги) у данного клиента в </w:t>
            </w:r>
            <w:r>
              <w:rPr>
                <w:sz w:val="18"/>
                <w:szCs w:val="18"/>
              </w:rPr>
              <w:t>(</w:t>
            </w:r>
            <w:r w:rsidRPr="002633C6">
              <w:rPr>
                <w:sz w:val="18"/>
                <w:szCs w:val="18"/>
              </w:rPr>
              <w:t>в руб</w:t>
            </w:r>
            <w:r>
              <w:rPr>
                <w:sz w:val="18"/>
                <w:szCs w:val="18"/>
              </w:rPr>
              <w:t>лях)</w:t>
            </w:r>
            <w:r w:rsidRPr="003B1862">
              <w:rPr>
                <w:sz w:val="18"/>
                <w:szCs w:val="18"/>
              </w:rPr>
              <w:t>.</w:t>
            </w:r>
          </w:p>
        </w:tc>
      </w:tr>
      <w:tr w:rsidR="00206E74" w14:paraId="3F64FD59" w14:textId="77777777" w:rsidTr="003C691B">
        <w:tc>
          <w:tcPr>
            <w:tcW w:w="2093" w:type="dxa"/>
            <w:shd w:val="clear" w:color="auto" w:fill="auto"/>
          </w:tcPr>
          <w:p w14:paraId="0EC221A3" w14:textId="3DF546EE" w:rsidR="00206E74" w:rsidRDefault="000A7B6D" w:rsidP="0093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 </w:t>
            </w:r>
            <w:proofErr w:type="spellStart"/>
            <w:r>
              <w:rPr>
                <w:sz w:val="18"/>
                <w:szCs w:val="18"/>
              </w:rPr>
              <w:t>т.ч</w:t>
            </w:r>
            <w:proofErr w:type="spellEnd"/>
            <w:r>
              <w:rPr>
                <w:sz w:val="18"/>
                <w:szCs w:val="18"/>
              </w:rPr>
              <w:t xml:space="preserve">. </w:t>
            </w:r>
            <w:r w:rsidR="00933169">
              <w:rPr>
                <w:sz w:val="18"/>
                <w:szCs w:val="18"/>
              </w:rPr>
              <w:t>Продукты УК</w:t>
            </w:r>
            <w:r>
              <w:rPr>
                <w:sz w:val="18"/>
                <w:szCs w:val="18"/>
              </w:rPr>
              <w:t>, руб.</w:t>
            </w:r>
          </w:p>
        </w:tc>
        <w:tc>
          <w:tcPr>
            <w:tcW w:w="1021" w:type="dxa"/>
          </w:tcPr>
          <w:p w14:paraId="4891258F" w14:textId="231D1A80" w:rsidR="00206E74" w:rsidRDefault="00206E74" w:rsidP="00206E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035AB366" w14:textId="2E8E6BF4" w:rsidR="00206E74" w:rsidRPr="00206E74" w:rsidRDefault="00206E74" w:rsidP="00206E74">
            <w:pPr>
              <w:ind w:firstLine="0"/>
              <w:jc w:val="center"/>
              <w:rPr>
                <w:sz w:val="18"/>
                <w:szCs w:val="18"/>
              </w:rPr>
            </w:pPr>
            <w:r w:rsidRPr="00206E74">
              <w:rPr>
                <w:sz w:val="18"/>
                <w:szCs w:val="18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206E74">
              <w:rPr>
                <w:sz w:val="18"/>
                <w:szCs w:val="18"/>
              </w:rPr>
              <w:t>##</w:t>
            </w:r>
          </w:p>
        </w:tc>
        <w:tc>
          <w:tcPr>
            <w:tcW w:w="4820" w:type="dxa"/>
            <w:shd w:val="clear" w:color="auto" w:fill="auto"/>
          </w:tcPr>
          <w:p w14:paraId="49A0F85E" w14:textId="5F88047D" w:rsidR="00206E74" w:rsidRDefault="003B1862" w:rsidP="00206E74">
            <w:pPr>
              <w:ind w:firstLine="0"/>
              <w:rPr>
                <w:sz w:val="18"/>
                <w:szCs w:val="18"/>
              </w:rPr>
            </w:pPr>
            <w:r w:rsidRPr="003B1862">
              <w:rPr>
                <w:sz w:val="18"/>
                <w:szCs w:val="18"/>
              </w:rPr>
              <w:t xml:space="preserve">Объём активов в продуктах Управляющей компании у данного клиента в </w:t>
            </w:r>
            <w:r>
              <w:rPr>
                <w:sz w:val="18"/>
                <w:szCs w:val="18"/>
              </w:rPr>
              <w:t>(</w:t>
            </w:r>
            <w:r w:rsidRPr="002633C6">
              <w:rPr>
                <w:sz w:val="18"/>
                <w:szCs w:val="18"/>
              </w:rPr>
              <w:t>в руб</w:t>
            </w:r>
            <w:r>
              <w:rPr>
                <w:sz w:val="18"/>
                <w:szCs w:val="18"/>
              </w:rPr>
              <w:t>лях)</w:t>
            </w:r>
            <w:r w:rsidRPr="003B1862">
              <w:rPr>
                <w:sz w:val="18"/>
                <w:szCs w:val="18"/>
              </w:rPr>
              <w:t>.</w:t>
            </w:r>
          </w:p>
        </w:tc>
      </w:tr>
      <w:tr w:rsidR="00206E74" w14:paraId="76B18D83" w14:textId="77777777" w:rsidTr="003C691B">
        <w:tc>
          <w:tcPr>
            <w:tcW w:w="2093" w:type="dxa"/>
            <w:shd w:val="clear" w:color="auto" w:fill="auto"/>
          </w:tcPr>
          <w:p w14:paraId="4204C941" w14:textId="003B0223" w:rsidR="00206E74" w:rsidRDefault="000A7B6D" w:rsidP="0093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 </w:t>
            </w:r>
            <w:proofErr w:type="spellStart"/>
            <w:r>
              <w:rPr>
                <w:sz w:val="18"/>
                <w:szCs w:val="18"/>
              </w:rPr>
              <w:t>т.ч</w:t>
            </w:r>
            <w:proofErr w:type="spellEnd"/>
            <w:r>
              <w:rPr>
                <w:sz w:val="18"/>
                <w:szCs w:val="18"/>
              </w:rPr>
              <w:t xml:space="preserve">. </w:t>
            </w:r>
            <w:r w:rsidR="00933169">
              <w:rPr>
                <w:sz w:val="18"/>
                <w:szCs w:val="18"/>
              </w:rPr>
              <w:t>Продукты ГПБЛ</w:t>
            </w:r>
            <w:r>
              <w:rPr>
                <w:sz w:val="18"/>
                <w:szCs w:val="18"/>
              </w:rPr>
              <w:t>, руб.</w:t>
            </w:r>
          </w:p>
        </w:tc>
        <w:tc>
          <w:tcPr>
            <w:tcW w:w="1021" w:type="dxa"/>
          </w:tcPr>
          <w:p w14:paraId="4CA99DCD" w14:textId="0A8AED97" w:rsidR="00206E74" w:rsidRDefault="00206E74" w:rsidP="00206E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22179D7D" w14:textId="0EC96CF6" w:rsidR="00206E74" w:rsidRPr="00206E74" w:rsidRDefault="00206E74" w:rsidP="00206E74">
            <w:pPr>
              <w:ind w:firstLine="0"/>
              <w:jc w:val="center"/>
              <w:rPr>
                <w:sz w:val="18"/>
                <w:szCs w:val="18"/>
              </w:rPr>
            </w:pPr>
            <w:r w:rsidRPr="00206E74">
              <w:rPr>
                <w:sz w:val="18"/>
                <w:szCs w:val="18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206E74">
              <w:rPr>
                <w:sz w:val="18"/>
                <w:szCs w:val="18"/>
              </w:rPr>
              <w:t>##</w:t>
            </w:r>
          </w:p>
        </w:tc>
        <w:tc>
          <w:tcPr>
            <w:tcW w:w="4820" w:type="dxa"/>
            <w:shd w:val="clear" w:color="auto" w:fill="auto"/>
          </w:tcPr>
          <w:p w14:paraId="7F0179FB" w14:textId="1101D02E" w:rsidR="00206E74" w:rsidRDefault="003B1862" w:rsidP="00206E74">
            <w:pPr>
              <w:ind w:firstLine="0"/>
              <w:rPr>
                <w:sz w:val="18"/>
                <w:szCs w:val="18"/>
              </w:rPr>
            </w:pPr>
            <w:r w:rsidRPr="003B1862">
              <w:rPr>
                <w:sz w:val="18"/>
                <w:szCs w:val="18"/>
              </w:rPr>
              <w:t xml:space="preserve">Объём активов в продуктах ГПБЛ у данного клиента в </w:t>
            </w:r>
            <w:r>
              <w:rPr>
                <w:sz w:val="18"/>
                <w:szCs w:val="18"/>
              </w:rPr>
              <w:t>(</w:t>
            </w:r>
            <w:r w:rsidRPr="002633C6">
              <w:rPr>
                <w:sz w:val="18"/>
                <w:szCs w:val="18"/>
              </w:rPr>
              <w:t>в руб</w:t>
            </w:r>
            <w:r>
              <w:rPr>
                <w:sz w:val="18"/>
                <w:szCs w:val="18"/>
              </w:rPr>
              <w:t>лях)</w:t>
            </w:r>
            <w:r w:rsidRPr="003B1862">
              <w:rPr>
                <w:sz w:val="18"/>
                <w:szCs w:val="18"/>
              </w:rPr>
              <w:t>.</w:t>
            </w:r>
          </w:p>
        </w:tc>
      </w:tr>
      <w:tr w:rsidR="00206E74" w14:paraId="007F8E87" w14:textId="77777777" w:rsidTr="003C691B">
        <w:tc>
          <w:tcPr>
            <w:tcW w:w="2093" w:type="dxa"/>
            <w:shd w:val="clear" w:color="auto" w:fill="auto"/>
          </w:tcPr>
          <w:p w14:paraId="782230AD" w14:textId="0B172052" w:rsidR="00206E74" w:rsidRDefault="000A7B6D" w:rsidP="0093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 </w:t>
            </w:r>
            <w:proofErr w:type="spellStart"/>
            <w:r>
              <w:rPr>
                <w:sz w:val="18"/>
                <w:szCs w:val="18"/>
              </w:rPr>
              <w:t>т.ч</w:t>
            </w:r>
            <w:proofErr w:type="spellEnd"/>
            <w:r>
              <w:rPr>
                <w:sz w:val="18"/>
                <w:szCs w:val="18"/>
              </w:rPr>
              <w:t xml:space="preserve">. </w:t>
            </w:r>
            <w:r w:rsidR="00933169">
              <w:rPr>
                <w:sz w:val="18"/>
                <w:szCs w:val="18"/>
              </w:rPr>
              <w:t>Страховые взносы</w:t>
            </w:r>
            <w:r>
              <w:rPr>
                <w:sz w:val="18"/>
                <w:szCs w:val="18"/>
              </w:rPr>
              <w:t>, руб.</w:t>
            </w:r>
          </w:p>
        </w:tc>
        <w:tc>
          <w:tcPr>
            <w:tcW w:w="1021" w:type="dxa"/>
          </w:tcPr>
          <w:p w14:paraId="52B2570E" w14:textId="74E74A29" w:rsidR="00206E74" w:rsidRDefault="00206E74" w:rsidP="00206E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1EC297D1" w14:textId="681504C6" w:rsidR="00206E74" w:rsidRPr="00206E74" w:rsidRDefault="00206E74" w:rsidP="00206E74">
            <w:pPr>
              <w:ind w:firstLine="0"/>
              <w:jc w:val="center"/>
              <w:rPr>
                <w:sz w:val="18"/>
                <w:szCs w:val="18"/>
              </w:rPr>
            </w:pPr>
            <w:r w:rsidRPr="00206E74">
              <w:rPr>
                <w:sz w:val="18"/>
                <w:szCs w:val="18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206E74">
              <w:rPr>
                <w:sz w:val="18"/>
                <w:szCs w:val="18"/>
              </w:rPr>
              <w:t>##</w:t>
            </w:r>
          </w:p>
        </w:tc>
        <w:tc>
          <w:tcPr>
            <w:tcW w:w="4820" w:type="dxa"/>
            <w:shd w:val="clear" w:color="auto" w:fill="auto"/>
          </w:tcPr>
          <w:p w14:paraId="2A46FDB3" w14:textId="3C5C86DB" w:rsidR="00206E74" w:rsidRDefault="003B1862" w:rsidP="00206E74">
            <w:pPr>
              <w:ind w:firstLine="0"/>
              <w:rPr>
                <w:sz w:val="18"/>
                <w:szCs w:val="18"/>
              </w:rPr>
            </w:pPr>
            <w:r w:rsidRPr="003B1862">
              <w:rPr>
                <w:sz w:val="18"/>
                <w:szCs w:val="18"/>
              </w:rPr>
              <w:t xml:space="preserve">Объём страховых взносов, уплаченных к данному моменту клиентом, по действующим страховым договорам у данного клиента в </w:t>
            </w:r>
            <w:r>
              <w:rPr>
                <w:sz w:val="18"/>
                <w:szCs w:val="18"/>
              </w:rPr>
              <w:t>(</w:t>
            </w:r>
            <w:r w:rsidRPr="002633C6">
              <w:rPr>
                <w:sz w:val="18"/>
                <w:szCs w:val="18"/>
              </w:rPr>
              <w:t>в руб</w:t>
            </w:r>
            <w:r>
              <w:rPr>
                <w:sz w:val="18"/>
                <w:szCs w:val="18"/>
              </w:rPr>
              <w:t>лях)</w:t>
            </w:r>
            <w:r w:rsidRPr="003B1862">
              <w:rPr>
                <w:sz w:val="18"/>
                <w:szCs w:val="18"/>
              </w:rPr>
              <w:t>.</w:t>
            </w:r>
          </w:p>
        </w:tc>
      </w:tr>
      <w:tr w:rsidR="006C7D61" w14:paraId="4FCACD5F" w14:textId="77777777" w:rsidTr="00DB07E0">
        <w:tc>
          <w:tcPr>
            <w:tcW w:w="9493" w:type="dxa"/>
            <w:gridSpan w:val="4"/>
            <w:shd w:val="clear" w:color="auto" w:fill="auto"/>
          </w:tcPr>
          <w:p w14:paraId="6069A423" w14:textId="69E93DE9" w:rsidR="006C7D61" w:rsidRPr="00BC6DE1" w:rsidRDefault="006C7D61" w:rsidP="00206E74">
            <w:pPr>
              <w:ind w:firstLine="0"/>
              <w:rPr>
                <w:b/>
                <w:sz w:val="18"/>
                <w:szCs w:val="18"/>
              </w:rPr>
            </w:pPr>
            <w:r w:rsidRPr="00BC6DE1">
              <w:rPr>
                <w:b/>
                <w:sz w:val="18"/>
                <w:szCs w:val="18"/>
              </w:rPr>
              <w:t>Командные кнопки закладки «Сегментация»</w:t>
            </w:r>
          </w:p>
        </w:tc>
      </w:tr>
      <w:tr w:rsidR="006C7D61" w14:paraId="4732BE3E" w14:textId="77777777" w:rsidTr="003C691B">
        <w:tc>
          <w:tcPr>
            <w:tcW w:w="2093" w:type="dxa"/>
            <w:shd w:val="clear" w:color="auto" w:fill="auto"/>
          </w:tcPr>
          <w:p w14:paraId="4830757D" w14:textId="4DE6CA90" w:rsidR="006C7D61" w:rsidRDefault="006C7D61" w:rsidP="00933169">
            <w:pPr>
              <w:ind w:firstLine="0"/>
              <w:rPr>
                <w:sz w:val="18"/>
                <w:szCs w:val="18"/>
              </w:rPr>
            </w:pPr>
            <w:r w:rsidRPr="006C7D61">
              <w:rPr>
                <w:sz w:val="18"/>
                <w:szCs w:val="18"/>
              </w:rPr>
              <w:t>К групповому виду</w:t>
            </w:r>
          </w:p>
        </w:tc>
        <w:tc>
          <w:tcPr>
            <w:tcW w:w="1021" w:type="dxa"/>
          </w:tcPr>
          <w:p w14:paraId="061805C5" w14:textId="4C69A5E0" w:rsidR="006C7D61" w:rsidRDefault="006C7D61" w:rsidP="00206E74">
            <w:pPr>
              <w:ind w:firstLine="0"/>
              <w:jc w:val="center"/>
              <w:rPr>
                <w:sz w:val="18"/>
                <w:szCs w:val="18"/>
              </w:rPr>
            </w:pPr>
            <w:r w:rsidRPr="006C7D61">
              <w:rPr>
                <w:sz w:val="18"/>
                <w:szCs w:val="18"/>
              </w:rPr>
              <w:t>Гиперссылка</w:t>
            </w:r>
          </w:p>
        </w:tc>
        <w:tc>
          <w:tcPr>
            <w:tcW w:w="1559" w:type="dxa"/>
          </w:tcPr>
          <w:p w14:paraId="62A2035F" w14:textId="77777777" w:rsidR="006C7D61" w:rsidRPr="00206E74" w:rsidRDefault="006C7D61" w:rsidP="00206E74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7C68452D" w14:textId="190406E4" w:rsidR="006C7D61" w:rsidRPr="003B1862" w:rsidRDefault="006C7D61" w:rsidP="00206E74">
            <w:pPr>
              <w:ind w:firstLine="0"/>
              <w:rPr>
                <w:sz w:val="18"/>
                <w:szCs w:val="18"/>
              </w:rPr>
            </w:pPr>
            <w:r w:rsidRPr="006C7D61">
              <w:rPr>
                <w:sz w:val="18"/>
                <w:szCs w:val="18"/>
              </w:rPr>
              <w:t>При нажатии на гиперссылку осуществляется переход закладки «Сегментация» в режим группового вида.</w:t>
            </w:r>
          </w:p>
        </w:tc>
      </w:tr>
    </w:tbl>
    <w:p w14:paraId="2E06B227" w14:textId="4C942B60" w:rsidR="006155FE" w:rsidRPr="006155FE" w:rsidRDefault="006155FE" w:rsidP="006155FE">
      <w:pPr>
        <w:ind w:firstLine="0"/>
      </w:pPr>
    </w:p>
    <w:p w14:paraId="235A1295" w14:textId="3700D58F" w:rsidR="002971F7" w:rsidRDefault="002971F7" w:rsidP="002971F7">
      <w:pPr>
        <w:pStyle w:val="3"/>
      </w:pPr>
      <w:bookmarkStart w:id="157" w:name="_Toc25317521"/>
      <w:proofErr w:type="spellStart"/>
      <w:r>
        <w:t>Подзакладка</w:t>
      </w:r>
      <w:proofErr w:type="spellEnd"/>
      <w:r>
        <w:t xml:space="preserve"> «Критерии»: Сегментация по </w:t>
      </w:r>
      <w:r w:rsidR="00252A4D">
        <w:t>портфелю активов</w:t>
      </w:r>
      <w:bookmarkEnd w:id="157"/>
    </w:p>
    <w:p w14:paraId="0CD6E8C1" w14:textId="40D2A8EE" w:rsidR="002435AD" w:rsidRPr="00773399" w:rsidRDefault="002435AD" w:rsidP="002435AD">
      <w:pPr>
        <w:ind w:firstLine="0"/>
      </w:pPr>
      <w:proofErr w:type="spellStart"/>
      <w:r>
        <w:t>Подзакладка</w:t>
      </w:r>
      <w:proofErr w:type="spellEnd"/>
      <w:r>
        <w:t xml:space="preserve"> становится видна при переходе закладки «Сегментация» в режим отображения «Критерии сегментации». На </w:t>
      </w:r>
      <w:proofErr w:type="spellStart"/>
      <w:r>
        <w:t>подзакладке</w:t>
      </w:r>
      <w:proofErr w:type="spellEnd"/>
      <w:r>
        <w:t xml:space="preserve"> «Критерии» отображается набор параметров, используемых при определении сегмента для типа сегментации «Сегментация по </w:t>
      </w:r>
      <w:r w:rsidRPr="002435AD">
        <w:t>портфелю активов</w:t>
      </w:r>
      <w:r>
        <w:t xml:space="preserve">». Отдельно в </w:t>
      </w:r>
      <w:proofErr w:type="spellStart"/>
      <w:r>
        <w:t>подзакладке</w:t>
      </w:r>
      <w:proofErr w:type="spellEnd"/>
      <w:r>
        <w:t xml:space="preserve"> должно отображаться текущее значение сегмента</w:t>
      </w:r>
      <w:r w:rsidRPr="00CD2D8D">
        <w:t xml:space="preserve"> </w:t>
      </w:r>
      <w:r>
        <w:t>для типа сегментации «</w:t>
      </w:r>
      <w:r w:rsidRPr="00E969BC">
        <w:t xml:space="preserve">Сегментация по </w:t>
      </w:r>
      <w:r>
        <w:t xml:space="preserve">портфелю активов». Эскиз </w:t>
      </w:r>
      <w:proofErr w:type="spellStart"/>
      <w:r>
        <w:t>подзакладки</w:t>
      </w:r>
      <w:proofErr w:type="spellEnd"/>
      <w:r>
        <w:t xml:space="preserve"> «Критерии» показан на </w:t>
      </w:r>
      <w:r w:rsidR="00072D09" w:rsidRPr="00072D09">
        <w:rPr>
          <w:b/>
        </w:rPr>
        <w:fldChar w:fldCharType="begin"/>
      </w:r>
      <w:r w:rsidR="00072D09" w:rsidRPr="00072D09">
        <w:rPr>
          <w:b/>
        </w:rPr>
        <w:instrText xml:space="preserve"> REF _Ref20735787 \h </w:instrText>
      </w:r>
      <w:r w:rsidR="00072D09">
        <w:rPr>
          <w:b/>
        </w:rPr>
        <w:instrText xml:space="preserve"> \* MERGEFORMAT </w:instrText>
      </w:r>
      <w:r w:rsidR="00072D09" w:rsidRPr="00072D09">
        <w:rPr>
          <w:b/>
        </w:rPr>
      </w:r>
      <w:r w:rsidR="00072D09" w:rsidRPr="00072D09">
        <w:rPr>
          <w:b/>
        </w:rPr>
        <w:fldChar w:fldCharType="separate"/>
      </w:r>
      <w:r w:rsidR="00CA0105" w:rsidRPr="007D63BC">
        <w:rPr>
          <w:b/>
          <w:sz w:val="18"/>
          <w:szCs w:val="18"/>
        </w:rPr>
        <w:t xml:space="preserve">Рисунок </w:t>
      </w:r>
      <w:r w:rsidR="00CA0105" w:rsidRPr="007D63BC">
        <w:rPr>
          <w:b/>
          <w:noProof/>
          <w:sz w:val="18"/>
          <w:szCs w:val="18"/>
        </w:rPr>
        <w:t>26</w:t>
      </w:r>
      <w:r w:rsidR="00072D09" w:rsidRPr="00072D09">
        <w:rPr>
          <w:b/>
        </w:rPr>
        <w:fldChar w:fldCharType="end"/>
      </w:r>
      <w:r>
        <w:t>.</w:t>
      </w:r>
    </w:p>
    <w:p w14:paraId="2BABE365" w14:textId="1BE3FD67" w:rsidR="002435AD" w:rsidRDefault="006C7D61" w:rsidP="002435AD">
      <w:pPr>
        <w:ind w:firstLine="0"/>
        <w:jc w:val="center"/>
      </w:pPr>
      <w:r>
        <w:rPr>
          <w:noProof/>
        </w:rPr>
        <w:drawing>
          <wp:inline distT="0" distB="0" distL="0" distR="0" wp14:anchorId="51087284" wp14:editId="117C4A06">
            <wp:extent cx="2921000" cy="243945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973" cy="2443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F64C4" w14:textId="4A484BD0" w:rsidR="002435AD" w:rsidRDefault="002435AD" w:rsidP="002435AD">
      <w:pPr>
        <w:pStyle w:val="ae"/>
        <w:jc w:val="center"/>
        <w:rPr>
          <w:sz w:val="18"/>
          <w:szCs w:val="18"/>
        </w:rPr>
      </w:pPr>
      <w:bookmarkStart w:id="158" w:name="_Ref20735787"/>
      <w:r w:rsidRPr="00BF349B">
        <w:rPr>
          <w:sz w:val="18"/>
          <w:szCs w:val="18"/>
        </w:rPr>
        <w:lastRenderedPageBreak/>
        <w:t xml:space="preserve">Рисунок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Рисунок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26</w:t>
      </w:r>
      <w:r w:rsidRPr="00BF349B">
        <w:rPr>
          <w:noProof/>
          <w:sz w:val="18"/>
          <w:szCs w:val="18"/>
        </w:rPr>
        <w:fldChar w:fldCharType="end"/>
      </w:r>
      <w:bookmarkEnd w:id="158"/>
      <w:r w:rsidRPr="00BF349B">
        <w:rPr>
          <w:sz w:val="18"/>
          <w:szCs w:val="18"/>
        </w:rPr>
        <w:t xml:space="preserve">. Эскиз </w:t>
      </w:r>
      <w:proofErr w:type="spellStart"/>
      <w:r>
        <w:rPr>
          <w:sz w:val="18"/>
          <w:szCs w:val="18"/>
        </w:rPr>
        <w:t>подзакладки</w:t>
      </w:r>
      <w:proofErr w:type="spellEnd"/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>Критерии</w:t>
      </w:r>
      <w:r w:rsidRPr="00BF349B">
        <w:rPr>
          <w:sz w:val="18"/>
          <w:szCs w:val="18"/>
        </w:rPr>
        <w:t>»</w:t>
      </w:r>
      <w:r>
        <w:rPr>
          <w:sz w:val="18"/>
          <w:szCs w:val="18"/>
        </w:rPr>
        <w:t xml:space="preserve"> для типа «</w:t>
      </w:r>
      <w:r w:rsidRPr="00E969BC">
        <w:rPr>
          <w:sz w:val="18"/>
          <w:szCs w:val="18"/>
        </w:rPr>
        <w:t xml:space="preserve">Сегментация по </w:t>
      </w:r>
      <w:r>
        <w:rPr>
          <w:sz w:val="18"/>
          <w:szCs w:val="18"/>
        </w:rPr>
        <w:t>портфелю активов»</w:t>
      </w:r>
    </w:p>
    <w:p w14:paraId="3A3A2E45" w14:textId="1835C026" w:rsidR="002435AD" w:rsidRPr="00BF349B" w:rsidRDefault="002435AD" w:rsidP="002435AD">
      <w:pPr>
        <w:pStyle w:val="ae"/>
        <w:rPr>
          <w:sz w:val="18"/>
          <w:szCs w:val="18"/>
        </w:rPr>
      </w:pPr>
      <w:r w:rsidRPr="00BF349B">
        <w:rPr>
          <w:sz w:val="18"/>
          <w:szCs w:val="18"/>
        </w:rPr>
        <w:t xml:space="preserve">Таблица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Таблица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27</w:t>
      </w:r>
      <w:r w:rsidRPr="00BF349B">
        <w:rPr>
          <w:noProof/>
          <w:sz w:val="18"/>
          <w:szCs w:val="18"/>
        </w:rPr>
        <w:fldChar w:fldCharType="end"/>
      </w:r>
      <w:r w:rsidRPr="00BF349B">
        <w:rPr>
          <w:sz w:val="18"/>
          <w:szCs w:val="18"/>
        </w:rPr>
        <w:t xml:space="preserve">. Описание полей </w:t>
      </w:r>
      <w:proofErr w:type="spellStart"/>
      <w:r>
        <w:rPr>
          <w:sz w:val="18"/>
          <w:szCs w:val="18"/>
        </w:rPr>
        <w:t>подзакладки</w:t>
      </w:r>
      <w:proofErr w:type="spellEnd"/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>Критерии</w:t>
      </w:r>
      <w:r w:rsidRPr="00BF349B">
        <w:rPr>
          <w:sz w:val="18"/>
          <w:szCs w:val="18"/>
        </w:rPr>
        <w:t>»</w:t>
      </w:r>
      <w:r>
        <w:rPr>
          <w:sz w:val="18"/>
          <w:szCs w:val="18"/>
        </w:rPr>
        <w:t xml:space="preserve"> для типа «</w:t>
      </w:r>
      <w:r w:rsidRPr="00E969BC">
        <w:rPr>
          <w:sz w:val="18"/>
          <w:szCs w:val="18"/>
        </w:rPr>
        <w:t xml:space="preserve">Сегментация по </w:t>
      </w:r>
      <w:r>
        <w:rPr>
          <w:sz w:val="18"/>
          <w:szCs w:val="18"/>
        </w:rPr>
        <w:t>портфелю активов»</w:t>
      </w:r>
    </w:p>
    <w:tbl>
      <w:tblPr>
        <w:tblStyle w:val="af4"/>
        <w:tblW w:w="9493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021"/>
        <w:gridCol w:w="1559"/>
        <w:gridCol w:w="4820"/>
      </w:tblGrid>
      <w:tr w:rsidR="002435AD" w:rsidRPr="000557D6" w14:paraId="794D16EF" w14:textId="77777777" w:rsidTr="003C691B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650DE52E" w14:textId="77777777" w:rsidR="002435AD" w:rsidRPr="002E0FCE" w:rsidRDefault="002435AD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  <w:r>
              <w:rPr>
                <w:b/>
                <w:sz w:val="18"/>
                <w:szCs w:val="18"/>
              </w:rPr>
              <w:t>/Кнопка</w:t>
            </w:r>
          </w:p>
        </w:tc>
        <w:tc>
          <w:tcPr>
            <w:tcW w:w="1021" w:type="dxa"/>
            <w:shd w:val="clear" w:color="auto" w:fill="D9D9D9" w:themeFill="background1" w:themeFillShade="D9"/>
          </w:tcPr>
          <w:p w14:paraId="611E06ED" w14:textId="77777777" w:rsidR="002435AD" w:rsidRPr="002E0FCE" w:rsidRDefault="002435AD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57FC9D8B" w14:textId="77777777" w:rsidR="002435AD" w:rsidRDefault="002435AD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1134C979" w14:textId="77777777" w:rsidR="002435AD" w:rsidRPr="002E0FCE" w:rsidRDefault="002435AD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820" w:type="dxa"/>
            <w:shd w:val="clear" w:color="auto" w:fill="D9D9D9" w:themeFill="background1" w:themeFillShade="D9"/>
          </w:tcPr>
          <w:p w14:paraId="3121D09E" w14:textId="77777777" w:rsidR="002435AD" w:rsidRPr="002E0FCE" w:rsidRDefault="002435AD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2435AD" w14:paraId="76DB8B52" w14:textId="77777777" w:rsidTr="003C691B">
        <w:tc>
          <w:tcPr>
            <w:tcW w:w="2093" w:type="dxa"/>
            <w:shd w:val="clear" w:color="auto" w:fill="auto"/>
          </w:tcPr>
          <w:p w14:paraId="1D75D15A" w14:textId="77777777" w:rsidR="002435AD" w:rsidRDefault="002435AD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Текущее значение сегмента</w:t>
            </w:r>
          </w:p>
        </w:tc>
        <w:tc>
          <w:tcPr>
            <w:tcW w:w="1021" w:type="dxa"/>
          </w:tcPr>
          <w:p w14:paraId="4BED2D5B" w14:textId="77777777" w:rsidR="002435AD" w:rsidRDefault="002435AD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64F1D6B8" w14:textId="77777777" w:rsidR="002435AD" w:rsidRDefault="002435AD" w:rsidP="003C691B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2CC748CE" w14:textId="77777777" w:rsidR="002435AD" w:rsidRDefault="002435AD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 доступно для редактирования.</w:t>
            </w:r>
          </w:p>
          <w:p w14:paraId="7440D941" w14:textId="61436DF0" w:rsidR="002435AD" w:rsidRDefault="002435AD" w:rsidP="002435AD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текущее значение сегмента для типа сегментации «</w:t>
            </w:r>
            <w:r w:rsidRPr="00B54E62">
              <w:rPr>
                <w:sz w:val="18"/>
                <w:szCs w:val="18"/>
              </w:rPr>
              <w:t xml:space="preserve">Сегментация по </w:t>
            </w:r>
            <w:r>
              <w:rPr>
                <w:sz w:val="18"/>
                <w:szCs w:val="18"/>
              </w:rPr>
              <w:t>портфелю активов».</w:t>
            </w:r>
          </w:p>
        </w:tc>
      </w:tr>
      <w:tr w:rsidR="002435AD" w14:paraId="4F0FA2DA" w14:textId="77777777" w:rsidTr="003C691B">
        <w:tc>
          <w:tcPr>
            <w:tcW w:w="9493" w:type="dxa"/>
            <w:gridSpan w:val="4"/>
          </w:tcPr>
          <w:p w14:paraId="5F7CBA9B" w14:textId="77777777" w:rsidR="002435AD" w:rsidRPr="008821E1" w:rsidRDefault="002435AD" w:rsidP="003C691B">
            <w:pPr>
              <w:ind w:firstLine="0"/>
              <w:jc w:val="left"/>
              <w:rPr>
                <w:b/>
                <w:sz w:val="18"/>
                <w:szCs w:val="18"/>
              </w:rPr>
            </w:pPr>
            <w:r w:rsidRPr="008821E1">
              <w:rPr>
                <w:b/>
                <w:sz w:val="18"/>
                <w:szCs w:val="18"/>
              </w:rPr>
              <w:t>Таблица «Критерии»</w:t>
            </w:r>
          </w:p>
        </w:tc>
      </w:tr>
      <w:tr w:rsidR="002435AD" w14:paraId="2F1D2E4D" w14:textId="77777777" w:rsidTr="003C691B">
        <w:tc>
          <w:tcPr>
            <w:tcW w:w="2093" w:type="dxa"/>
            <w:shd w:val="clear" w:color="auto" w:fill="auto"/>
          </w:tcPr>
          <w:p w14:paraId="25E7572B" w14:textId="77777777" w:rsidR="002435AD" w:rsidRPr="00A614A0" w:rsidRDefault="002435AD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Портфель активов, руб.</w:t>
            </w:r>
          </w:p>
        </w:tc>
        <w:tc>
          <w:tcPr>
            <w:tcW w:w="1021" w:type="dxa"/>
          </w:tcPr>
          <w:p w14:paraId="3707DB85" w14:textId="77777777" w:rsidR="002435AD" w:rsidRDefault="002435AD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437D616C" w14:textId="77777777" w:rsidR="002435AD" w:rsidRDefault="002435AD" w:rsidP="003C691B">
            <w:pPr>
              <w:ind w:firstLine="0"/>
              <w:jc w:val="center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  <w:lang w:val="en-US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5003E0">
              <w:rPr>
                <w:sz w:val="18"/>
                <w:szCs w:val="18"/>
                <w:lang w:val="en-US"/>
              </w:rPr>
              <w:t>##</w:t>
            </w:r>
          </w:p>
        </w:tc>
        <w:tc>
          <w:tcPr>
            <w:tcW w:w="4820" w:type="dxa"/>
            <w:shd w:val="clear" w:color="auto" w:fill="auto"/>
          </w:tcPr>
          <w:p w14:paraId="3C0F397C" w14:textId="77777777" w:rsidR="002435AD" w:rsidRDefault="002435AD" w:rsidP="003C691B">
            <w:pPr>
              <w:ind w:firstLine="0"/>
              <w:rPr>
                <w:sz w:val="18"/>
                <w:szCs w:val="18"/>
              </w:rPr>
            </w:pPr>
            <w:r w:rsidRPr="00E66279">
              <w:rPr>
                <w:sz w:val="18"/>
                <w:szCs w:val="18"/>
              </w:rPr>
              <w:t xml:space="preserve">Объём портфеля активов </w:t>
            </w:r>
            <w:r>
              <w:rPr>
                <w:sz w:val="18"/>
                <w:szCs w:val="18"/>
              </w:rPr>
              <w:t>у данного клиента (</w:t>
            </w:r>
            <w:r w:rsidRPr="002633C6">
              <w:rPr>
                <w:sz w:val="18"/>
                <w:szCs w:val="18"/>
              </w:rPr>
              <w:t>в руб</w:t>
            </w:r>
            <w:r>
              <w:rPr>
                <w:sz w:val="18"/>
                <w:szCs w:val="18"/>
              </w:rPr>
              <w:t>лях).</w:t>
            </w:r>
          </w:p>
        </w:tc>
      </w:tr>
      <w:tr w:rsidR="002435AD" w14:paraId="38841606" w14:textId="77777777" w:rsidTr="003C691B">
        <w:tc>
          <w:tcPr>
            <w:tcW w:w="2093" w:type="dxa"/>
            <w:shd w:val="clear" w:color="auto" w:fill="auto"/>
          </w:tcPr>
          <w:p w14:paraId="0D861B2A" w14:textId="77777777" w:rsidR="002435AD" w:rsidRDefault="002435AD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 </w:t>
            </w:r>
            <w:proofErr w:type="spellStart"/>
            <w:r>
              <w:rPr>
                <w:sz w:val="18"/>
                <w:szCs w:val="18"/>
              </w:rPr>
              <w:t>т.ч</w:t>
            </w:r>
            <w:proofErr w:type="spellEnd"/>
            <w:r>
              <w:rPr>
                <w:sz w:val="18"/>
                <w:szCs w:val="18"/>
              </w:rPr>
              <w:t>. Вклады, руб.</w:t>
            </w:r>
          </w:p>
        </w:tc>
        <w:tc>
          <w:tcPr>
            <w:tcW w:w="1021" w:type="dxa"/>
          </w:tcPr>
          <w:p w14:paraId="6CCCCFE7" w14:textId="77777777" w:rsidR="002435AD" w:rsidRDefault="002435AD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0850D339" w14:textId="77777777" w:rsidR="002435AD" w:rsidRDefault="002435AD" w:rsidP="003C691B">
            <w:pPr>
              <w:ind w:firstLine="0"/>
              <w:jc w:val="center"/>
              <w:rPr>
                <w:sz w:val="18"/>
                <w:szCs w:val="18"/>
              </w:rPr>
            </w:pPr>
            <w:r w:rsidRPr="00206E74">
              <w:rPr>
                <w:sz w:val="18"/>
                <w:szCs w:val="18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206E74">
              <w:rPr>
                <w:sz w:val="18"/>
                <w:szCs w:val="18"/>
              </w:rPr>
              <w:t>##</w:t>
            </w:r>
          </w:p>
        </w:tc>
        <w:tc>
          <w:tcPr>
            <w:tcW w:w="4820" w:type="dxa"/>
            <w:shd w:val="clear" w:color="auto" w:fill="auto"/>
          </w:tcPr>
          <w:p w14:paraId="1FC3E064" w14:textId="686D94BF" w:rsidR="002435AD" w:rsidRDefault="002435AD" w:rsidP="00DB07E0">
            <w:pPr>
              <w:ind w:firstLine="0"/>
              <w:rPr>
                <w:sz w:val="18"/>
                <w:szCs w:val="18"/>
              </w:rPr>
            </w:pPr>
            <w:r w:rsidRPr="002633C6">
              <w:rPr>
                <w:sz w:val="18"/>
                <w:szCs w:val="18"/>
              </w:rPr>
              <w:t xml:space="preserve">Объём </w:t>
            </w:r>
            <w:r w:rsidR="0096444E">
              <w:rPr>
                <w:sz w:val="18"/>
                <w:szCs w:val="18"/>
              </w:rPr>
              <w:t xml:space="preserve">срочных </w:t>
            </w:r>
            <w:r w:rsidRPr="002633C6">
              <w:rPr>
                <w:sz w:val="18"/>
                <w:szCs w:val="18"/>
              </w:rPr>
              <w:t xml:space="preserve">вкладов  у данного клиента </w:t>
            </w:r>
            <w:r>
              <w:rPr>
                <w:sz w:val="18"/>
                <w:szCs w:val="18"/>
              </w:rPr>
              <w:t>(</w:t>
            </w:r>
            <w:r w:rsidRPr="002633C6">
              <w:rPr>
                <w:sz w:val="18"/>
                <w:szCs w:val="18"/>
              </w:rPr>
              <w:t>в руб</w:t>
            </w:r>
            <w:r>
              <w:rPr>
                <w:sz w:val="18"/>
                <w:szCs w:val="18"/>
              </w:rPr>
              <w:t>лях).</w:t>
            </w:r>
          </w:p>
        </w:tc>
      </w:tr>
      <w:tr w:rsidR="002435AD" w14:paraId="30658FF4" w14:textId="77777777" w:rsidTr="003C691B">
        <w:tc>
          <w:tcPr>
            <w:tcW w:w="2093" w:type="dxa"/>
            <w:shd w:val="clear" w:color="auto" w:fill="auto"/>
          </w:tcPr>
          <w:p w14:paraId="3E4DB8C6" w14:textId="77777777" w:rsidR="002435AD" w:rsidRDefault="002435AD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 </w:t>
            </w:r>
            <w:proofErr w:type="spellStart"/>
            <w:r>
              <w:rPr>
                <w:sz w:val="18"/>
                <w:szCs w:val="18"/>
              </w:rPr>
              <w:t>т.ч</w:t>
            </w:r>
            <w:proofErr w:type="spellEnd"/>
            <w:r>
              <w:rPr>
                <w:sz w:val="18"/>
                <w:szCs w:val="18"/>
              </w:rPr>
              <w:t>. Карты и тек. Счета, руб.</w:t>
            </w:r>
          </w:p>
        </w:tc>
        <w:tc>
          <w:tcPr>
            <w:tcW w:w="1021" w:type="dxa"/>
          </w:tcPr>
          <w:p w14:paraId="46B6608A" w14:textId="77777777" w:rsidR="002435AD" w:rsidRDefault="002435AD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5DA27B74" w14:textId="77777777" w:rsidR="002435AD" w:rsidRDefault="002435AD" w:rsidP="003C691B">
            <w:pPr>
              <w:ind w:firstLine="0"/>
              <w:jc w:val="center"/>
              <w:rPr>
                <w:sz w:val="18"/>
                <w:szCs w:val="18"/>
              </w:rPr>
            </w:pPr>
            <w:r w:rsidRPr="00206E74">
              <w:rPr>
                <w:sz w:val="18"/>
                <w:szCs w:val="18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206E74">
              <w:rPr>
                <w:sz w:val="18"/>
                <w:szCs w:val="18"/>
              </w:rPr>
              <w:t>##</w:t>
            </w:r>
          </w:p>
        </w:tc>
        <w:tc>
          <w:tcPr>
            <w:tcW w:w="4820" w:type="dxa"/>
            <w:shd w:val="clear" w:color="auto" w:fill="auto"/>
          </w:tcPr>
          <w:p w14:paraId="3D66EB81" w14:textId="5273A8B4" w:rsidR="002435AD" w:rsidRDefault="002435AD" w:rsidP="0096444E">
            <w:pPr>
              <w:ind w:firstLine="0"/>
              <w:rPr>
                <w:sz w:val="18"/>
                <w:szCs w:val="18"/>
              </w:rPr>
            </w:pPr>
            <w:r w:rsidRPr="003B1862">
              <w:rPr>
                <w:sz w:val="18"/>
                <w:szCs w:val="18"/>
              </w:rPr>
              <w:t>Объём остатков на карточных и текущих счетах</w:t>
            </w:r>
            <w:r w:rsidR="0096444E">
              <w:rPr>
                <w:sz w:val="18"/>
                <w:szCs w:val="18"/>
              </w:rPr>
              <w:t>, а также объем вкладов «до востребования»</w:t>
            </w:r>
            <w:r w:rsidRPr="003B1862">
              <w:rPr>
                <w:sz w:val="18"/>
                <w:szCs w:val="18"/>
              </w:rPr>
              <w:t xml:space="preserve"> у данного клиента </w:t>
            </w:r>
            <w:r>
              <w:rPr>
                <w:sz w:val="18"/>
                <w:szCs w:val="18"/>
              </w:rPr>
              <w:t>(</w:t>
            </w:r>
            <w:r w:rsidRPr="002633C6">
              <w:rPr>
                <w:sz w:val="18"/>
                <w:szCs w:val="18"/>
              </w:rPr>
              <w:t>в руб</w:t>
            </w:r>
            <w:r>
              <w:rPr>
                <w:sz w:val="18"/>
                <w:szCs w:val="18"/>
              </w:rPr>
              <w:t>лях)</w:t>
            </w:r>
            <w:r w:rsidRPr="003B1862">
              <w:rPr>
                <w:sz w:val="18"/>
                <w:szCs w:val="18"/>
              </w:rPr>
              <w:t>.</w:t>
            </w:r>
          </w:p>
        </w:tc>
      </w:tr>
      <w:tr w:rsidR="002435AD" w14:paraId="3FC9EB95" w14:textId="77777777" w:rsidTr="003C691B">
        <w:tc>
          <w:tcPr>
            <w:tcW w:w="2093" w:type="dxa"/>
            <w:shd w:val="clear" w:color="auto" w:fill="auto"/>
          </w:tcPr>
          <w:p w14:paraId="4350402F" w14:textId="77777777" w:rsidR="002435AD" w:rsidRDefault="002435AD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 </w:t>
            </w:r>
            <w:proofErr w:type="spellStart"/>
            <w:r>
              <w:rPr>
                <w:sz w:val="18"/>
                <w:szCs w:val="18"/>
              </w:rPr>
              <w:t>т.ч</w:t>
            </w:r>
            <w:proofErr w:type="spellEnd"/>
            <w:r>
              <w:rPr>
                <w:sz w:val="18"/>
                <w:szCs w:val="18"/>
              </w:rPr>
              <w:t>. Брокерское обслуживание, руб.</w:t>
            </w:r>
          </w:p>
        </w:tc>
        <w:tc>
          <w:tcPr>
            <w:tcW w:w="1021" w:type="dxa"/>
          </w:tcPr>
          <w:p w14:paraId="78BB1BEB" w14:textId="77777777" w:rsidR="002435AD" w:rsidRDefault="002435AD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3D2B0633" w14:textId="77777777" w:rsidR="002435AD" w:rsidRPr="00206E74" w:rsidRDefault="002435AD" w:rsidP="003C691B">
            <w:pPr>
              <w:ind w:firstLine="0"/>
              <w:jc w:val="center"/>
              <w:rPr>
                <w:sz w:val="18"/>
                <w:szCs w:val="18"/>
              </w:rPr>
            </w:pPr>
            <w:r w:rsidRPr="00206E74">
              <w:rPr>
                <w:sz w:val="18"/>
                <w:szCs w:val="18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206E74">
              <w:rPr>
                <w:sz w:val="18"/>
                <w:szCs w:val="18"/>
              </w:rPr>
              <w:t>##</w:t>
            </w:r>
          </w:p>
        </w:tc>
        <w:tc>
          <w:tcPr>
            <w:tcW w:w="4820" w:type="dxa"/>
            <w:shd w:val="clear" w:color="auto" w:fill="auto"/>
          </w:tcPr>
          <w:p w14:paraId="3699A7DF" w14:textId="77777777" w:rsidR="002435AD" w:rsidRDefault="002435AD" w:rsidP="003C691B">
            <w:pPr>
              <w:ind w:firstLine="0"/>
              <w:rPr>
                <w:sz w:val="18"/>
                <w:szCs w:val="18"/>
              </w:rPr>
            </w:pPr>
            <w:r w:rsidRPr="003B1862">
              <w:rPr>
                <w:sz w:val="18"/>
                <w:szCs w:val="18"/>
              </w:rPr>
              <w:t xml:space="preserve">Объём активов на брокерском обслуживании (денежные средства и ценные бумаги) у данного клиента в </w:t>
            </w:r>
            <w:r>
              <w:rPr>
                <w:sz w:val="18"/>
                <w:szCs w:val="18"/>
              </w:rPr>
              <w:t>(</w:t>
            </w:r>
            <w:r w:rsidRPr="002633C6">
              <w:rPr>
                <w:sz w:val="18"/>
                <w:szCs w:val="18"/>
              </w:rPr>
              <w:t>в руб</w:t>
            </w:r>
            <w:r>
              <w:rPr>
                <w:sz w:val="18"/>
                <w:szCs w:val="18"/>
              </w:rPr>
              <w:t>лях)</w:t>
            </w:r>
            <w:r w:rsidRPr="003B1862">
              <w:rPr>
                <w:sz w:val="18"/>
                <w:szCs w:val="18"/>
              </w:rPr>
              <w:t>.</w:t>
            </w:r>
          </w:p>
        </w:tc>
      </w:tr>
      <w:tr w:rsidR="002435AD" w14:paraId="78DA3428" w14:textId="77777777" w:rsidTr="003C691B">
        <w:tc>
          <w:tcPr>
            <w:tcW w:w="2093" w:type="dxa"/>
            <w:shd w:val="clear" w:color="auto" w:fill="auto"/>
          </w:tcPr>
          <w:p w14:paraId="405F773D" w14:textId="77777777" w:rsidR="002435AD" w:rsidRDefault="002435AD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 </w:t>
            </w:r>
            <w:proofErr w:type="spellStart"/>
            <w:r>
              <w:rPr>
                <w:sz w:val="18"/>
                <w:szCs w:val="18"/>
              </w:rPr>
              <w:t>т.ч</w:t>
            </w:r>
            <w:proofErr w:type="spellEnd"/>
            <w:r>
              <w:rPr>
                <w:sz w:val="18"/>
                <w:szCs w:val="18"/>
              </w:rPr>
              <w:t>. Продукты УК, руб.</w:t>
            </w:r>
          </w:p>
        </w:tc>
        <w:tc>
          <w:tcPr>
            <w:tcW w:w="1021" w:type="dxa"/>
          </w:tcPr>
          <w:p w14:paraId="296E3D46" w14:textId="77777777" w:rsidR="002435AD" w:rsidRDefault="002435AD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05315F4E" w14:textId="77777777" w:rsidR="002435AD" w:rsidRPr="00206E74" w:rsidRDefault="002435AD" w:rsidP="003C691B">
            <w:pPr>
              <w:ind w:firstLine="0"/>
              <w:jc w:val="center"/>
              <w:rPr>
                <w:sz w:val="18"/>
                <w:szCs w:val="18"/>
              </w:rPr>
            </w:pPr>
            <w:r w:rsidRPr="00206E74">
              <w:rPr>
                <w:sz w:val="18"/>
                <w:szCs w:val="18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206E74">
              <w:rPr>
                <w:sz w:val="18"/>
                <w:szCs w:val="18"/>
              </w:rPr>
              <w:t>##</w:t>
            </w:r>
          </w:p>
        </w:tc>
        <w:tc>
          <w:tcPr>
            <w:tcW w:w="4820" w:type="dxa"/>
            <w:shd w:val="clear" w:color="auto" w:fill="auto"/>
          </w:tcPr>
          <w:p w14:paraId="5221E1A4" w14:textId="77777777" w:rsidR="002435AD" w:rsidRDefault="002435AD" w:rsidP="003C691B">
            <w:pPr>
              <w:ind w:firstLine="0"/>
              <w:rPr>
                <w:sz w:val="18"/>
                <w:szCs w:val="18"/>
              </w:rPr>
            </w:pPr>
            <w:r w:rsidRPr="003B1862">
              <w:rPr>
                <w:sz w:val="18"/>
                <w:szCs w:val="18"/>
              </w:rPr>
              <w:t xml:space="preserve">Объём активов в продуктах Управляющей компании у данного клиента в </w:t>
            </w:r>
            <w:r>
              <w:rPr>
                <w:sz w:val="18"/>
                <w:szCs w:val="18"/>
              </w:rPr>
              <w:t>(</w:t>
            </w:r>
            <w:r w:rsidRPr="002633C6">
              <w:rPr>
                <w:sz w:val="18"/>
                <w:szCs w:val="18"/>
              </w:rPr>
              <w:t>в руб</w:t>
            </w:r>
            <w:r>
              <w:rPr>
                <w:sz w:val="18"/>
                <w:szCs w:val="18"/>
              </w:rPr>
              <w:t>лях)</w:t>
            </w:r>
            <w:r w:rsidRPr="003B1862">
              <w:rPr>
                <w:sz w:val="18"/>
                <w:szCs w:val="18"/>
              </w:rPr>
              <w:t>.</w:t>
            </w:r>
          </w:p>
        </w:tc>
      </w:tr>
      <w:tr w:rsidR="002435AD" w14:paraId="3A23C7E7" w14:textId="77777777" w:rsidTr="003C691B">
        <w:tc>
          <w:tcPr>
            <w:tcW w:w="2093" w:type="dxa"/>
            <w:shd w:val="clear" w:color="auto" w:fill="auto"/>
          </w:tcPr>
          <w:p w14:paraId="660FCBBB" w14:textId="77777777" w:rsidR="002435AD" w:rsidRDefault="002435AD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 </w:t>
            </w:r>
            <w:proofErr w:type="spellStart"/>
            <w:r>
              <w:rPr>
                <w:sz w:val="18"/>
                <w:szCs w:val="18"/>
              </w:rPr>
              <w:t>т.ч</w:t>
            </w:r>
            <w:proofErr w:type="spellEnd"/>
            <w:r>
              <w:rPr>
                <w:sz w:val="18"/>
                <w:szCs w:val="18"/>
              </w:rPr>
              <w:t>. Продукты ГПБЛ, руб.</w:t>
            </w:r>
          </w:p>
        </w:tc>
        <w:tc>
          <w:tcPr>
            <w:tcW w:w="1021" w:type="dxa"/>
          </w:tcPr>
          <w:p w14:paraId="07079FAD" w14:textId="77777777" w:rsidR="002435AD" w:rsidRDefault="002435AD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4A85620D" w14:textId="77777777" w:rsidR="002435AD" w:rsidRPr="00206E74" w:rsidRDefault="002435AD" w:rsidP="003C691B">
            <w:pPr>
              <w:ind w:firstLine="0"/>
              <w:jc w:val="center"/>
              <w:rPr>
                <w:sz w:val="18"/>
                <w:szCs w:val="18"/>
              </w:rPr>
            </w:pPr>
            <w:r w:rsidRPr="00206E74">
              <w:rPr>
                <w:sz w:val="18"/>
                <w:szCs w:val="18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206E74">
              <w:rPr>
                <w:sz w:val="18"/>
                <w:szCs w:val="18"/>
              </w:rPr>
              <w:t>##</w:t>
            </w:r>
          </w:p>
        </w:tc>
        <w:tc>
          <w:tcPr>
            <w:tcW w:w="4820" w:type="dxa"/>
            <w:shd w:val="clear" w:color="auto" w:fill="auto"/>
          </w:tcPr>
          <w:p w14:paraId="7A0F5B05" w14:textId="77777777" w:rsidR="002435AD" w:rsidRDefault="002435AD" w:rsidP="003C691B">
            <w:pPr>
              <w:ind w:firstLine="0"/>
              <w:rPr>
                <w:sz w:val="18"/>
                <w:szCs w:val="18"/>
              </w:rPr>
            </w:pPr>
            <w:r w:rsidRPr="003B1862">
              <w:rPr>
                <w:sz w:val="18"/>
                <w:szCs w:val="18"/>
              </w:rPr>
              <w:t xml:space="preserve">Объём активов в продуктах ГПБЛ у данного клиента в </w:t>
            </w:r>
            <w:r>
              <w:rPr>
                <w:sz w:val="18"/>
                <w:szCs w:val="18"/>
              </w:rPr>
              <w:t>(</w:t>
            </w:r>
            <w:r w:rsidRPr="002633C6">
              <w:rPr>
                <w:sz w:val="18"/>
                <w:szCs w:val="18"/>
              </w:rPr>
              <w:t>в руб</w:t>
            </w:r>
            <w:r>
              <w:rPr>
                <w:sz w:val="18"/>
                <w:szCs w:val="18"/>
              </w:rPr>
              <w:t>лях)</w:t>
            </w:r>
            <w:r w:rsidRPr="003B1862">
              <w:rPr>
                <w:sz w:val="18"/>
                <w:szCs w:val="18"/>
              </w:rPr>
              <w:t>.</w:t>
            </w:r>
          </w:p>
        </w:tc>
      </w:tr>
      <w:tr w:rsidR="002435AD" w14:paraId="18FD7486" w14:textId="77777777" w:rsidTr="003C691B">
        <w:tc>
          <w:tcPr>
            <w:tcW w:w="2093" w:type="dxa"/>
            <w:shd w:val="clear" w:color="auto" w:fill="auto"/>
          </w:tcPr>
          <w:p w14:paraId="09B8B0C7" w14:textId="77777777" w:rsidR="002435AD" w:rsidRDefault="002435AD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 </w:t>
            </w:r>
            <w:proofErr w:type="spellStart"/>
            <w:r>
              <w:rPr>
                <w:sz w:val="18"/>
                <w:szCs w:val="18"/>
              </w:rPr>
              <w:t>т.ч</w:t>
            </w:r>
            <w:proofErr w:type="spellEnd"/>
            <w:r>
              <w:rPr>
                <w:sz w:val="18"/>
                <w:szCs w:val="18"/>
              </w:rPr>
              <w:t>. Страховые взносы, руб.</w:t>
            </w:r>
          </w:p>
        </w:tc>
        <w:tc>
          <w:tcPr>
            <w:tcW w:w="1021" w:type="dxa"/>
          </w:tcPr>
          <w:p w14:paraId="0D627D31" w14:textId="77777777" w:rsidR="002435AD" w:rsidRDefault="002435AD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16696B70" w14:textId="77777777" w:rsidR="002435AD" w:rsidRPr="00206E74" w:rsidRDefault="002435AD" w:rsidP="003C691B">
            <w:pPr>
              <w:ind w:firstLine="0"/>
              <w:jc w:val="center"/>
              <w:rPr>
                <w:sz w:val="18"/>
                <w:szCs w:val="18"/>
              </w:rPr>
            </w:pPr>
            <w:r w:rsidRPr="00206E74">
              <w:rPr>
                <w:sz w:val="18"/>
                <w:szCs w:val="18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206E74">
              <w:rPr>
                <w:sz w:val="18"/>
                <w:szCs w:val="18"/>
              </w:rPr>
              <w:t>##</w:t>
            </w:r>
          </w:p>
        </w:tc>
        <w:tc>
          <w:tcPr>
            <w:tcW w:w="4820" w:type="dxa"/>
            <w:shd w:val="clear" w:color="auto" w:fill="auto"/>
          </w:tcPr>
          <w:p w14:paraId="654B68B9" w14:textId="77777777" w:rsidR="002435AD" w:rsidRDefault="002435AD" w:rsidP="003C691B">
            <w:pPr>
              <w:ind w:firstLine="0"/>
              <w:rPr>
                <w:sz w:val="18"/>
                <w:szCs w:val="18"/>
              </w:rPr>
            </w:pPr>
            <w:r w:rsidRPr="003B1862">
              <w:rPr>
                <w:sz w:val="18"/>
                <w:szCs w:val="18"/>
              </w:rPr>
              <w:t xml:space="preserve">Объём страховых взносов, уплаченных к данному моменту клиентом, по действующим страховым договорам у данного клиента в </w:t>
            </w:r>
            <w:r>
              <w:rPr>
                <w:sz w:val="18"/>
                <w:szCs w:val="18"/>
              </w:rPr>
              <w:t>(</w:t>
            </w:r>
            <w:r w:rsidRPr="002633C6">
              <w:rPr>
                <w:sz w:val="18"/>
                <w:szCs w:val="18"/>
              </w:rPr>
              <w:t>в руб</w:t>
            </w:r>
            <w:r>
              <w:rPr>
                <w:sz w:val="18"/>
                <w:szCs w:val="18"/>
              </w:rPr>
              <w:t>лях)</w:t>
            </w:r>
            <w:r w:rsidRPr="003B1862">
              <w:rPr>
                <w:sz w:val="18"/>
                <w:szCs w:val="18"/>
              </w:rPr>
              <w:t>.</w:t>
            </w:r>
          </w:p>
        </w:tc>
      </w:tr>
      <w:tr w:rsidR="006C7D61" w14:paraId="5F198FB1" w14:textId="77777777" w:rsidTr="00DB07E0">
        <w:tc>
          <w:tcPr>
            <w:tcW w:w="9493" w:type="dxa"/>
            <w:gridSpan w:val="4"/>
            <w:shd w:val="clear" w:color="auto" w:fill="auto"/>
          </w:tcPr>
          <w:p w14:paraId="47248545" w14:textId="1C038EA9" w:rsidR="006C7D61" w:rsidRPr="0096444E" w:rsidRDefault="006C7D61" w:rsidP="003C691B">
            <w:pPr>
              <w:ind w:firstLine="0"/>
              <w:rPr>
                <w:b/>
                <w:sz w:val="18"/>
                <w:szCs w:val="18"/>
              </w:rPr>
            </w:pPr>
            <w:r w:rsidRPr="0096444E">
              <w:rPr>
                <w:b/>
                <w:sz w:val="18"/>
                <w:szCs w:val="18"/>
              </w:rPr>
              <w:t>Командные кнопки закладки «Сегментация»</w:t>
            </w:r>
          </w:p>
        </w:tc>
      </w:tr>
      <w:tr w:rsidR="006C7D61" w14:paraId="636D15CD" w14:textId="77777777" w:rsidTr="003C691B">
        <w:tc>
          <w:tcPr>
            <w:tcW w:w="2093" w:type="dxa"/>
            <w:shd w:val="clear" w:color="auto" w:fill="auto"/>
          </w:tcPr>
          <w:p w14:paraId="40583CBA" w14:textId="0620710D" w:rsidR="006C7D61" w:rsidRDefault="006C7D61" w:rsidP="003C691B">
            <w:pPr>
              <w:ind w:firstLine="0"/>
              <w:rPr>
                <w:sz w:val="18"/>
                <w:szCs w:val="18"/>
              </w:rPr>
            </w:pPr>
            <w:r w:rsidRPr="006C7D61">
              <w:rPr>
                <w:sz w:val="18"/>
                <w:szCs w:val="18"/>
              </w:rPr>
              <w:t>К групповому виду</w:t>
            </w:r>
          </w:p>
        </w:tc>
        <w:tc>
          <w:tcPr>
            <w:tcW w:w="1021" w:type="dxa"/>
          </w:tcPr>
          <w:p w14:paraId="141E821E" w14:textId="70717041" w:rsidR="006C7D61" w:rsidRDefault="006C7D61" w:rsidP="003C691B">
            <w:pPr>
              <w:ind w:firstLine="0"/>
              <w:jc w:val="center"/>
              <w:rPr>
                <w:sz w:val="18"/>
                <w:szCs w:val="18"/>
              </w:rPr>
            </w:pPr>
            <w:r w:rsidRPr="006C7D61">
              <w:rPr>
                <w:sz w:val="18"/>
                <w:szCs w:val="18"/>
              </w:rPr>
              <w:t>Гиперссылка</w:t>
            </w:r>
          </w:p>
        </w:tc>
        <w:tc>
          <w:tcPr>
            <w:tcW w:w="1559" w:type="dxa"/>
          </w:tcPr>
          <w:p w14:paraId="71726481" w14:textId="77777777" w:rsidR="006C7D61" w:rsidRPr="00206E74" w:rsidRDefault="006C7D61" w:rsidP="003C691B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4C869E20" w14:textId="3EE82C60" w:rsidR="006C7D61" w:rsidRPr="003B1862" w:rsidRDefault="006C7D61" w:rsidP="003C691B">
            <w:pPr>
              <w:ind w:firstLine="0"/>
              <w:rPr>
                <w:sz w:val="18"/>
                <w:szCs w:val="18"/>
              </w:rPr>
            </w:pPr>
            <w:r w:rsidRPr="006C7D61">
              <w:rPr>
                <w:sz w:val="18"/>
                <w:szCs w:val="18"/>
              </w:rPr>
              <w:t>При нажатии на гиперссылку осуществляется переход закладки «Сегментация» в режим группового вида.</w:t>
            </w:r>
          </w:p>
        </w:tc>
      </w:tr>
    </w:tbl>
    <w:p w14:paraId="15C23A83" w14:textId="3E7FE7C7" w:rsidR="006155FE" w:rsidRPr="002435AD" w:rsidRDefault="006155FE" w:rsidP="006155FE">
      <w:pPr>
        <w:ind w:firstLine="0"/>
      </w:pPr>
    </w:p>
    <w:p w14:paraId="5187937A" w14:textId="335EC128" w:rsidR="002971F7" w:rsidRDefault="002971F7" w:rsidP="002971F7">
      <w:pPr>
        <w:pStyle w:val="3"/>
      </w:pPr>
      <w:bookmarkStart w:id="159" w:name="_Toc25317522"/>
      <w:proofErr w:type="spellStart"/>
      <w:r>
        <w:t>Подзакладка</w:t>
      </w:r>
      <w:proofErr w:type="spellEnd"/>
      <w:r>
        <w:t xml:space="preserve"> «Критерии»: Сегментация по </w:t>
      </w:r>
      <w:r w:rsidR="00252A4D">
        <w:t>потенциалу клиента</w:t>
      </w:r>
      <w:bookmarkEnd w:id="159"/>
    </w:p>
    <w:p w14:paraId="60B8CD83" w14:textId="46AB436B" w:rsidR="002E0529" w:rsidRPr="00773399" w:rsidRDefault="002E0529" w:rsidP="002E0529">
      <w:pPr>
        <w:ind w:firstLine="0"/>
      </w:pPr>
      <w:proofErr w:type="spellStart"/>
      <w:r>
        <w:t>Подзакладка</w:t>
      </w:r>
      <w:proofErr w:type="spellEnd"/>
      <w:r>
        <w:t xml:space="preserve"> становится видна при переходе закладки «Сегментация» в режим отображения «Критерии сегментации». На </w:t>
      </w:r>
      <w:proofErr w:type="spellStart"/>
      <w:r>
        <w:t>подзакладке</w:t>
      </w:r>
      <w:proofErr w:type="spellEnd"/>
      <w:r>
        <w:t xml:space="preserve"> «Критерии» отображается набор параметров, используемых при определении сегмента для типа сегментации «Сегментация по потенциалу клиента». Отдельно в </w:t>
      </w:r>
      <w:proofErr w:type="spellStart"/>
      <w:r>
        <w:t>подзакладке</w:t>
      </w:r>
      <w:proofErr w:type="spellEnd"/>
      <w:r>
        <w:t xml:space="preserve"> должно отображаться текущее значение сегмента</w:t>
      </w:r>
      <w:r w:rsidRPr="00CD2D8D">
        <w:t xml:space="preserve"> </w:t>
      </w:r>
      <w:r>
        <w:t>для типа сегментации «</w:t>
      </w:r>
      <w:r w:rsidRPr="00E969BC">
        <w:t xml:space="preserve">Сегментация по </w:t>
      </w:r>
      <w:r w:rsidR="00CE7232">
        <w:t>потенциалу клиента</w:t>
      </w:r>
      <w:r>
        <w:t xml:space="preserve">». Эскиз </w:t>
      </w:r>
      <w:proofErr w:type="spellStart"/>
      <w:r>
        <w:t>подзакладки</w:t>
      </w:r>
      <w:proofErr w:type="spellEnd"/>
      <w:r>
        <w:t xml:space="preserve"> «Критерии» показан на </w:t>
      </w:r>
      <w:r w:rsidRPr="002E0529">
        <w:rPr>
          <w:b/>
        </w:rPr>
        <w:fldChar w:fldCharType="begin"/>
      </w:r>
      <w:r w:rsidRPr="002E0529">
        <w:rPr>
          <w:b/>
        </w:rPr>
        <w:instrText xml:space="preserve"> REF _Ref20736469 \h </w:instrText>
      </w:r>
      <w:r>
        <w:rPr>
          <w:b/>
        </w:rPr>
        <w:instrText xml:space="preserve"> \* MERGEFORMAT </w:instrText>
      </w:r>
      <w:r w:rsidRPr="002E0529">
        <w:rPr>
          <w:b/>
        </w:rPr>
      </w:r>
      <w:r w:rsidRPr="002E0529">
        <w:rPr>
          <w:b/>
        </w:rPr>
        <w:fldChar w:fldCharType="separate"/>
      </w:r>
      <w:r w:rsidR="00CA0105" w:rsidRPr="007D63BC">
        <w:rPr>
          <w:b/>
          <w:sz w:val="18"/>
          <w:szCs w:val="18"/>
        </w:rPr>
        <w:t xml:space="preserve">Рисунок </w:t>
      </w:r>
      <w:r w:rsidR="00CA0105" w:rsidRPr="007D63BC">
        <w:rPr>
          <w:b/>
          <w:noProof/>
          <w:sz w:val="18"/>
          <w:szCs w:val="18"/>
        </w:rPr>
        <w:t>27</w:t>
      </w:r>
      <w:r w:rsidRPr="002E0529">
        <w:rPr>
          <w:b/>
        </w:rPr>
        <w:fldChar w:fldCharType="end"/>
      </w:r>
      <w:r>
        <w:t>.</w:t>
      </w:r>
    </w:p>
    <w:p w14:paraId="2CB0F75A" w14:textId="40D60B49" w:rsidR="002E0529" w:rsidRDefault="006C7D61" w:rsidP="002E0529">
      <w:pPr>
        <w:ind w:firstLine="0"/>
        <w:jc w:val="center"/>
      </w:pPr>
      <w:r>
        <w:rPr>
          <w:noProof/>
        </w:rPr>
        <w:drawing>
          <wp:inline distT="0" distB="0" distL="0" distR="0" wp14:anchorId="29F5BA03" wp14:editId="3CB49306">
            <wp:extent cx="2882524" cy="86133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01" cy="86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E0C97" w14:textId="60207C7A" w:rsidR="002E0529" w:rsidRDefault="002E0529" w:rsidP="002E0529">
      <w:pPr>
        <w:pStyle w:val="ae"/>
        <w:jc w:val="center"/>
        <w:rPr>
          <w:sz w:val="18"/>
          <w:szCs w:val="18"/>
        </w:rPr>
      </w:pPr>
      <w:bookmarkStart w:id="160" w:name="_Ref20736469"/>
      <w:r w:rsidRPr="00BF349B">
        <w:rPr>
          <w:sz w:val="18"/>
          <w:szCs w:val="18"/>
        </w:rPr>
        <w:t xml:space="preserve">Рисунок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Рисунок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27</w:t>
      </w:r>
      <w:r w:rsidRPr="00BF349B">
        <w:rPr>
          <w:noProof/>
          <w:sz w:val="18"/>
          <w:szCs w:val="18"/>
        </w:rPr>
        <w:fldChar w:fldCharType="end"/>
      </w:r>
      <w:bookmarkEnd w:id="160"/>
      <w:r w:rsidRPr="00BF349B">
        <w:rPr>
          <w:sz w:val="18"/>
          <w:szCs w:val="18"/>
        </w:rPr>
        <w:t xml:space="preserve">. Эскиз </w:t>
      </w:r>
      <w:proofErr w:type="spellStart"/>
      <w:r>
        <w:rPr>
          <w:sz w:val="18"/>
          <w:szCs w:val="18"/>
        </w:rPr>
        <w:t>подзакладки</w:t>
      </w:r>
      <w:proofErr w:type="spellEnd"/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>Критерии</w:t>
      </w:r>
      <w:r w:rsidRPr="00BF349B">
        <w:rPr>
          <w:sz w:val="18"/>
          <w:szCs w:val="18"/>
        </w:rPr>
        <w:t>»</w:t>
      </w:r>
      <w:r>
        <w:rPr>
          <w:sz w:val="18"/>
          <w:szCs w:val="18"/>
        </w:rPr>
        <w:t xml:space="preserve"> для типа «</w:t>
      </w:r>
      <w:r w:rsidRPr="00E969BC">
        <w:rPr>
          <w:sz w:val="18"/>
          <w:szCs w:val="18"/>
        </w:rPr>
        <w:t xml:space="preserve">Сегментация по </w:t>
      </w:r>
      <w:r>
        <w:rPr>
          <w:sz w:val="18"/>
          <w:szCs w:val="18"/>
        </w:rPr>
        <w:t>потенциалу клиента»</w:t>
      </w:r>
    </w:p>
    <w:p w14:paraId="13E229A9" w14:textId="60166CA3" w:rsidR="002E0529" w:rsidRPr="00BF349B" w:rsidRDefault="002E0529" w:rsidP="002E0529">
      <w:pPr>
        <w:pStyle w:val="ae"/>
        <w:rPr>
          <w:sz w:val="18"/>
          <w:szCs w:val="18"/>
        </w:rPr>
      </w:pPr>
      <w:r w:rsidRPr="00BF349B">
        <w:rPr>
          <w:sz w:val="18"/>
          <w:szCs w:val="18"/>
        </w:rPr>
        <w:t xml:space="preserve">Таблица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Таблица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28</w:t>
      </w:r>
      <w:r w:rsidRPr="00BF349B">
        <w:rPr>
          <w:noProof/>
          <w:sz w:val="18"/>
          <w:szCs w:val="18"/>
        </w:rPr>
        <w:fldChar w:fldCharType="end"/>
      </w:r>
      <w:r w:rsidRPr="00BF349B">
        <w:rPr>
          <w:sz w:val="18"/>
          <w:szCs w:val="18"/>
        </w:rPr>
        <w:t xml:space="preserve">. Описание полей </w:t>
      </w:r>
      <w:proofErr w:type="spellStart"/>
      <w:r>
        <w:rPr>
          <w:sz w:val="18"/>
          <w:szCs w:val="18"/>
        </w:rPr>
        <w:t>подзакладки</w:t>
      </w:r>
      <w:proofErr w:type="spellEnd"/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>Критерии</w:t>
      </w:r>
      <w:r w:rsidRPr="00BF349B">
        <w:rPr>
          <w:sz w:val="18"/>
          <w:szCs w:val="18"/>
        </w:rPr>
        <w:t>»</w:t>
      </w:r>
      <w:r>
        <w:rPr>
          <w:sz w:val="18"/>
          <w:szCs w:val="18"/>
        </w:rPr>
        <w:t xml:space="preserve"> для типа «</w:t>
      </w:r>
      <w:r w:rsidRPr="00E969BC">
        <w:rPr>
          <w:sz w:val="18"/>
          <w:szCs w:val="18"/>
        </w:rPr>
        <w:t xml:space="preserve">Сегментация по </w:t>
      </w:r>
      <w:r>
        <w:rPr>
          <w:sz w:val="18"/>
          <w:szCs w:val="18"/>
        </w:rPr>
        <w:t>потенциалу клиента»</w:t>
      </w:r>
    </w:p>
    <w:tbl>
      <w:tblPr>
        <w:tblStyle w:val="af4"/>
        <w:tblW w:w="9493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021"/>
        <w:gridCol w:w="1559"/>
        <w:gridCol w:w="4820"/>
      </w:tblGrid>
      <w:tr w:rsidR="002E0529" w:rsidRPr="000557D6" w14:paraId="595D24ED" w14:textId="77777777" w:rsidTr="003C691B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6664EDE4" w14:textId="77777777" w:rsidR="002E0529" w:rsidRPr="002E0FCE" w:rsidRDefault="002E0529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  <w:r>
              <w:rPr>
                <w:b/>
                <w:sz w:val="18"/>
                <w:szCs w:val="18"/>
              </w:rPr>
              <w:t>/Кнопка</w:t>
            </w:r>
          </w:p>
        </w:tc>
        <w:tc>
          <w:tcPr>
            <w:tcW w:w="1021" w:type="dxa"/>
            <w:shd w:val="clear" w:color="auto" w:fill="D9D9D9" w:themeFill="background1" w:themeFillShade="D9"/>
          </w:tcPr>
          <w:p w14:paraId="49073831" w14:textId="77777777" w:rsidR="002E0529" w:rsidRPr="002E0FCE" w:rsidRDefault="002E0529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35038D03" w14:textId="77777777" w:rsidR="002E0529" w:rsidRDefault="002E0529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6445846E" w14:textId="77777777" w:rsidR="002E0529" w:rsidRPr="002E0FCE" w:rsidRDefault="002E0529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820" w:type="dxa"/>
            <w:shd w:val="clear" w:color="auto" w:fill="D9D9D9" w:themeFill="background1" w:themeFillShade="D9"/>
          </w:tcPr>
          <w:p w14:paraId="59F64FB8" w14:textId="77777777" w:rsidR="002E0529" w:rsidRPr="002E0FCE" w:rsidRDefault="002E0529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2E0529" w14:paraId="7DCDAEED" w14:textId="77777777" w:rsidTr="003C691B">
        <w:tc>
          <w:tcPr>
            <w:tcW w:w="2093" w:type="dxa"/>
            <w:shd w:val="clear" w:color="auto" w:fill="auto"/>
          </w:tcPr>
          <w:p w14:paraId="655E8531" w14:textId="77777777" w:rsidR="002E0529" w:rsidRDefault="002E0529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Текущее значение сегмента</w:t>
            </w:r>
          </w:p>
        </w:tc>
        <w:tc>
          <w:tcPr>
            <w:tcW w:w="1021" w:type="dxa"/>
          </w:tcPr>
          <w:p w14:paraId="7628949F" w14:textId="56896BF8" w:rsidR="002E0529" w:rsidRDefault="002E0529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Справочник</w:t>
            </w:r>
          </w:p>
        </w:tc>
        <w:tc>
          <w:tcPr>
            <w:tcW w:w="1559" w:type="dxa"/>
          </w:tcPr>
          <w:p w14:paraId="371D560F" w14:textId="77777777" w:rsidR="00785B3C" w:rsidRPr="00785B3C" w:rsidRDefault="00785B3C" w:rsidP="00785B3C">
            <w:pPr>
              <w:ind w:firstLine="0"/>
              <w:jc w:val="center"/>
              <w:rPr>
                <w:sz w:val="18"/>
                <w:szCs w:val="18"/>
              </w:rPr>
            </w:pPr>
            <w:r w:rsidRPr="00785B3C">
              <w:rPr>
                <w:sz w:val="18"/>
                <w:szCs w:val="18"/>
              </w:rPr>
              <w:t>До 25 млн. руб.</w:t>
            </w:r>
          </w:p>
          <w:p w14:paraId="7B7B3C16" w14:textId="77777777" w:rsidR="00785B3C" w:rsidRPr="00785B3C" w:rsidRDefault="00785B3C" w:rsidP="00785B3C">
            <w:pPr>
              <w:ind w:firstLine="0"/>
              <w:jc w:val="center"/>
              <w:rPr>
                <w:sz w:val="18"/>
                <w:szCs w:val="18"/>
              </w:rPr>
            </w:pPr>
            <w:r w:rsidRPr="00785B3C">
              <w:rPr>
                <w:sz w:val="18"/>
                <w:szCs w:val="18"/>
              </w:rPr>
              <w:lastRenderedPageBreak/>
              <w:t>25 – 120 млн. руб.</w:t>
            </w:r>
          </w:p>
          <w:p w14:paraId="41BD1280" w14:textId="77777777" w:rsidR="00785B3C" w:rsidRPr="00785B3C" w:rsidRDefault="00785B3C" w:rsidP="00785B3C">
            <w:pPr>
              <w:ind w:firstLine="0"/>
              <w:jc w:val="center"/>
              <w:rPr>
                <w:sz w:val="18"/>
                <w:szCs w:val="18"/>
              </w:rPr>
            </w:pPr>
            <w:r w:rsidRPr="00785B3C">
              <w:rPr>
                <w:sz w:val="18"/>
                <w:szCs w:val="18"/>
              </w:rPr>
              <w:t>120 – 300 млн. руб.</w:t>
            </w:r>
          </w:p>
          <w:p w14:paraId="0D7B91BE" w14:textId="77777777" w:rsidR="00785B3C" w:rsidRPr="00785B3C" w:rsidRDefault="00785B3C" w:rsidP="00785B3C">
            <w:pPr>
              <w:ind w:firstLine="0"/>
              <w:jc w:val="center"/>
              <w:rPr>
                <w:sz w:val="18"/>
                <w:szCs w:val="18"/>
              </w:rPr>
            </w:pPr>
            <w:r w:rsidRPr="00785B3C">
              <w:rPr>
                <w:sz w:val="18"/>
                <w:szCs w:val="18"/>
              </w:rPr>
              <w:t>300 – 600 млн. руб.</w:t>
            </w:r>
          </w:p>
          <w:p w14:paraId="0DDA8037" w14:textId="5892E650" w:rsidR="002E0529" w:rsidRDefault="00785B3C" w:rsidP="00785B3C">
            <w:pPr>
              <w:ind w:firstLine="0"/>
              <w:jc w:val="center"/>
              <w:rPr>
                <w:sz w:val="18"/>
                <w:szCs w:val="18"/>
              </w:rPr>
            </w:pPr>
            <w:r w:rsidRPr="00785B3C">
              <w:rPr>
                <w:sz w:val="18"/>
                <w:szCs w:val="18"/>
              </w:rPr>
              <w:t>600+ млн. руб.</w:t>
            </w:r>
          </w:p>
        </w:tc>
        <w:tc>
          <w:tcPr>
            <w:tcW w:w="4820" w:type="dxa"/>
            <w:shd w:val="clear" w:color="auto" w:fill="auto"/>
          </w:tcPr>
          <w:p w14:paraId="169A5F0F" w14:textId="77777777" w:rsidR="002E0529" w:rsidRDefault="002E0529" w:rsidP="002E052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Ввод/отображается текущего значения сегмента для типа сегментации «</w:t>
            </w:r>
            <w:r w:rsidRPr="00B54E62">
              <w:rPr>
                <w:sz w:val="18"/>
                <w:szCs w:val="18"/>
              </w:rPr>
              <w:t xml:space="preserve">Сегментация по </w:t>
            </w:r>
            <w:r>
              <w:rPr>
                <w:sz w:val="18"/>
                <w:szCs w:val="18"/>
              </w:rPr>
              <w:t>потенциалу клиента».</w:t>
            </w:r>
          </w:p>
          <w:p w14:paraId="3FC4D935" w14:textId="6CD591BE" w:rsidR="00785B3C" w:rsidRDefault="005846D4" w:rsidP="005846D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Состав в</w:t>
            </w:r>
            <w:r w:rsidR="00785B3C">
              <w:rPr>
                <w:sz w:val="18"/>
                <w:szCs w:val="18"/>
              </w:rPr>
              <w:t>ыпадающ</w:t>
            </w:r>
            <w:r>
              <w:rPr>
                <w:sz w:val="18"/>
                <w:szCs w:val="18"/>
              </w:rPr>
              <w:t>его</w:t>
            </w:r>
            <w:r w:rsidR="00785B3C">
              <w:rPr>
                <w:sz w:val="18"/>
                <w:szCs w:val="18"/>
              </w:rPr>
              <w:t xml:space="preserve"> списк</w:t>
            </w:r>
            <w:r>
              <w:rPr>
                <w:sz w:val="18"/>
                <w:szCs w:val="18"/>
              </w:rPr>
              <w:t>а</w:t>
            </w:r>
            <w:r w:rsidR="00785B3C">
              <w:rPr>
                <w:sz w:val="18"/>
                <w:szCs w:val="18"/>
              </w:rPr>
              <w:t xml:space="preserve"> сегментов </w:t>
            </w:r>
            <w:r>
              <w:rPr>
                <w:sz w:val="18"/>
                <w:szCs w:val="18"/>
              </w:rPr>
              <w:t>должен поддерживать возможность настройки силами информационного администратора, без необходимости кодирования.</w:t>
            </w:r>
          </w:p>
        </w:tc>
      </w:tr>
      <w:tr w:rsidR="006C7D61" w14:paraId="5261FCA0" w14:textId="77777777" w:rsidTr="00DB07E0">
        <w:tc>
          <w:tcPr>
            <w:tcW w:w="9493" w:type="dxa"/>
            <w:gridSpan w:val="4"/>
            <w:shd w:val="clear" w:color="auto" w:fill="auto"/>
          </w:tcPr>
          <w:p w14:paraId="650D82DB" w14:textId="6C588C4F" w:rsidR="006C7D61" w:rsidRPr="0096444E" w:rsidRDefault="006C7D61" w:rsidP="002E0529">
            <w:pPr>
              <w:ind w:firstLine="0"/>
              <w:rPr>
                <w:b/>
                <w:sz w:val="18"/>
                <w:szCs w:val="18"/>
              </w:rPr>
            </w:pPr>
            <w:r w:rsidRPr="0096444E">
              <w:rPr>
                <w:b/>
                <w:sz w:val="18"/>
                <w:szCs w:val="18"/>
              </w:rPr>
              <w:lastRenderedPageBreak/>
              <w:t>Командные кнопки закладки «Сегментация»</w:t>
            </w:r>
          </w:p>
        </w:tc>
      </w:tr>
      <w:tr w:rsidR="006C7D61" w14:paraId="76CF51C7" w14:textId="77777777" w:rsidTr="003C691B">
        <w:tc>
          <w:tcPr>
            <w:tcW w:w="2093" w:type="dxa"/>
            <w:shd w:val="clear" w:color="auto" w:fill="auto"/>
          </w:tcPr>
          <w:p w14:paraId="07B406F3" w14:textId="7DD7C79B" w:rsidR="006C7D61" w:rsidRDefault="006C7D61" w:rsidP="003C691B">
            <w:pPr>
              <w:ind w:firstLine="0"/>
              <w:rPr>
                <w:sz w:val="18"/>
                <w:szCs w:val="18"/>
              </w:rPr>
            </w:pPr>
            <w:r w:rsidRPr="006C7D61">
              <w:rPr>
                <w:sz w:val="18"/>
                <w:szCs w:val="18"/>
              </w:rPr>
              <w:t>К групповому виду</w:t>
            </w:r>
          </w:p>
        </w:tc>
        <w:tc>
          <w:tcPr>
            <w:tcW w:w="1021" w:type="dxa"/>
          </w:tcPr>
          <w:p w14:paraId="207B4131" w14:textId="58BD650E" w:rsidR="006C7D61" w:rsidRDefault="006C7D61" w:rsidP="003C691B">
            <w:pPr>
              <w:ind w:firstLine="0"/>
              <w:jc w:val="center"/>
              <w:rPr>
                <w:sz w:val="18"/>
                <w:szCs w:val="18"/>
              </w:rPr>
            </w:pPr>
            <w:r w:rsidRPr="006C7D61">
              <w:rPr>
                <w:sz w:val="18"/>
                <w:szCs w:val="18"/>
              </w:rPr>
              <w:t>Гиперссылка</w:t>
            </w:r>
          </w:p>
        </w:tc>
        <w:tc>
          <w:tcPr>
            <w:tcW w:w="1559" w:type="dxa"/>
          </w:tcPr>
          <w:p w14:paraId="3380AF05" w14:textId="77777777" w:rsidR="006C7D61" w:rsidRPr="00785B3C" w:rsidRDefault="006C7D61" w:rsidP="00785B3C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6AC731D3" w14:textId="163F3491" w:rsidR="006C7D61" w:rsidRDefault="00965AB2" w:rsidP="002E0529">
            <w:pPr>
              <w:ind w:firstLine="0"/>
              <w:rPr>
                <w:sz w:val="18"/>
                <w:szCs w:val="18"/>
              </w:rPr>
            </w:pPr>
            <w:r w:rsidRPr="00965AB2">
              <w:rPr>
                <w:sz w:val="18"/>
                <w:szCs w:val="18"/>
              </w:rPr>
              <w:t>При нажатии на гиперссылку осуществляется переход закладки «Сегментация» в режим группового вида.</w:t>
            </w:r>
          </w:p>
        </w:tc>
      </w:tr>
      <w:tr w:rsidR="006C7D61" w14:paraId="22F808AC" w14:textId="77777777" w:rsidTr="003C691B">
        <w:tc>
          <w:tcPr>
            <w:tcW w:w="2093" w:type="dxa"/>
            <w:shd w:val="clear" w:color="auto" w:fill="auto"/>
          </w:tcPr>
          <w:p w14:paraId="03A3012D" w14:textId="0644E4F1" w:rsidR="006C7D61" w:rsidRDefault="006C7D61" w:rsidP="003C691B">
            <w:pPr>
              <w:ind w:firstLine="0"/>
              <w:rPr>
                <w:sz w:val="18"/>
                <w:szCs w:val="18"/>
              </w:rPr>
            </w:pPr>
            <w:r w:rsidRPr="0096444E">
              <w:rPr>
                <w:sz w:val="18"/>
                <w:szCs w:val="18"/>
              </w:rPr>
              <w:t xml:space="preserve">Сохранить </w:t>
            </w:r>
            <w:r w:rsidRPr="0096444E">
              <w:rPr>
                <w:sz w:val="18"/>
                <w:szCs w:val="18"/>
              </w:rPr>
              <w:object w:dxaOrig="270" w:dyaOrig="270" w14:anchorId="14763A2F">
                <v:shape id="_x0000_i1066" type="#_x0000_t75" style="width:15pt;height:15pt" o:ole="">
                  <v:imagedata r:id="rId100" o:title=""/>
                </v:shape>
                <o:OLEObject Type="Embed" ProgID="PBrush" ShapeID="_x0000_i1066" DrawAspect="Content" ObjectID="_1645015666" r:id="rId101"/>
              </w:object>
            </w:r>
          </w:p>
        </w:tc>
        <w:tc>
          <w:tcPr>
            <w:tcW w:w="1021" w:type="dxa"/>
          </w:tcPr>
          <w:p w14:paraId="1F70D2DF" w14:textId="55DEE301" w:rsidR="006C7D61" w:rsidRDefault="006C7D61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46567F57" w14:textId="77777777" w:rsidR="006C7D61" w:rsidRPr="00785B3C" w:rsidRDefault="006C7D61" w:rsidP="00785B3C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7F600DA2" w14:textId="492B903B" w:rsidR="006C7D61" w:rsidRDefault="0096444E" w:rsidP="002E052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выполняется сохранение выбранного текущего значения сегмента для типа сегментации «</w:t>
            </w:r>
            <w:r w:rsidRPr="00B54E62">
              <w:rPr>
                <w:sz w:val="18"/>
                <w:szCs w:val="18"/>
              </w:rPr>
              <w:t xml:space="preserve">Сегментация по </w:t>
            </w:r>
            <w:r>
              <w:rPr>
                <w:sz w:val="18"/>
                <w:szCs w:val="18"/>
              </w:rPr>
              <w:t>потенциалу клиента».</w:t>
            </w:r>
          </w:p>
        </w:tc>
      </w:tr>
    </w:tbl>
    <w:p w14:paraId="02730C37" w14:textId="6156F9C4" w:rsidR="006155FE" w:rsidRPr="006155FE" w:rsidRDefault="006155FE" w:rsidP="006155FE">
      <w:pPr>
        <w:ind w:firstLine="0"/>
      </w:pPr>
    </w:p>
    <w:p w14:paraId="593195BF" w14:textId="0B5A84DB" w:rsidR="002971F7" w:rsidRDefault="002971F7" w:rsidP="002971F7">
      <w:pPr>
        <w:pStyle w:val="3"/>
      </w:pPr>
      <w:bookmarkStart w:id="161" w:name="_Toc25317523"/>
      <w:proofErr w:type="spellStart"/>
      <w:r>
        <w:t>Подзакладка</w:t>
      </w:r>
      <w:proofErr w:type="spellEnd"/>
      <w:r>
        <w:t xml:space="preserve"> «Критерии»: Сегментация по </w:t>
      </w:r>
      <w:r w:rsidR="00252A4D">
        <w:t>источнику клиента</w:t>
      </w:r>
      <w:bookmarkEnd w:id="161"/>
    </w:p>
    <w:p w14:paraId="3DD7AE70" w14:textId="243CC316" w:rsidR="00E26B18" w:rsidRPr="00773399" w:rsidRDefault="00E26B18" w:rsidP="00E26B18">
      <w:pPr>
        <w:ind w:firstLine="0"/>
      </w:pPr>
      <w:proofErr w:type="spellStart"/>
      <w:r>
        <w:t>Подзакладка</w:t>
      </w:r>
      <w:proofErr w:type="spellEnd"/>
      <w:r>
        <w:t xml:space="preserve"> становится видна при переходе закладки «Сегментация» в режим отображения «Критерии сегментации». На </w:t>
      </w:r>
      <w:proofErr w:type="spellStart"/>
      <w:r>
        <w:t>подзакладке</w:t>
      </w:r>
      <w:proofErr w:type="spellEnd"/>
      <w:r>
        <w:t xml:space="preserve"> «Критерии» отображается набор параметров, используемых при определении сегмента для типа сегментации «Сегментация по источнику клиента». Отдельно в </w:t>
      </w:r>
      <w:proofErr w:type="spellStart"/>
      <w:r>
        <w:t>подзакладке</w:t>
      </w:r>
      <w:proofErr w:type="spellEnd"/>
      <w:r>
        <w:t xml:space="preserve"> должно отображаться текущее значение сегмента</w:t>
      </w:r>
      <w:r w:rsidRPr="00CD2D8D">
        <w:t xml:space="preserve"> </w:t>
      </w:r>
      <w:r>
        <w:t>для типа сегментации «</w:t>
      </w:r>
      <w:r w:rsidRPr="00E969BC">
        <w:t xml:space="preserve">Сегментация по </w:t>
      </w:r>
      <w:r>
        <w:t xml:space="preserve">источнику клиента». Эскиз </w:t>
      </w:r>
      <w:proofErr w:type="spellStart"/>
      <w:r>
        <w:t>подзакладки</w:t>
      </w:r>
      <w:proofErr w:type="spellEnd"/>
      <w:r>
        <w:t xml:space="preserve"> «Критерии» показан на </w:t>
      </w:r>
      <w:r w:rsidRPr="00E26B18">
        <w:rPr>
          <w:b/>
        </w:rPr>
        <w:fldChar w:fldCharType="begin"/>
      </w:r>
      <w:r w:rsidRPr="00E26B18">
        <w:rPr>
          <w:b/>
        </w:rPr>
        <w:instrText xml:space="preserve"> REF _Ref20736968 \h </w:instrText>
      </w:r>
      <w:r>
        <w:rPr>
          <w:b/>
        </w:rPr>
        <w:instrText xml:space="preserve"> \* MERGEFORMAT </w:instrText>
      </w:r>
      <w:r w:rsidRPr="00E26B18">
        <w:rPr>
          <w:b/>
        </w:rPr>
      </w:r>
      <w:r w:rsidRPr="00E26B18">
        <w:rPr>
          <w:b/>
        </w:rPr>
        <w:fldChar w:fldCharType="separate"/>
      </w:r>
      <w:r w:rsidR="00CA0105" w:rsidRPr="007D63BC">
        <w:rPr>
          <w:b/>
          <w:sz w:val="18"/>
          <w:szCs w:val="18"/>
        </w:rPr>
        <w:t xml:space="preserve">Рисунок </w:t>
      </w:r>
      <w:r w:rsidR="00CA0105" w:rsidRPr="007D63BC">
        <w:rPr>
          <w:b/>
          <w:noProof/>
          <w:sz w:val="18"/>
          <w:szCs w:val="18"/>
        </w:rPr>
        <w:t>28</w:t>
      </w:r>
      <w:r w:rsidRPr="00E26B18">
        <w:rPr>
          <w:b/>
        </w:rPr>
        <w:fldChar w:fldCharType="end"/>
      </w:r>
      <w:r>
        <w:t>.</w:t>
      </w:r>
    </w:p>
    <w:p w14:paraId="164BDC5A" w14:textId="16D7CFD3" w:rsidR="00E26B18" w:rsidRDefault="00965AB2" w:rsidP="00E26B18">
      <w:pPr>
        <w:ind w:firstLine="0"/>
        <w:jc w:val="center"/>
      </w:pPr>
      <w:r>
        <w:rPr>
          <w:noProof/>
        </w:rPr>
        <w:drawing>
          <wp:inline distT="0" distB="0" distL="0" distR="0" wp14:anchorId="6014ED59" wp14:editId="6926F6D2">
            <wp:extent cx="3390900" cy="25146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11E1E" w14:textId="54F40BFB" w:rsidR="00E26B18" w:rsidRDefault="00E26B18" w:rsidP="00E26B18">
      <w:pPr>
        <w:pStyle w:val="ae"/>
        <w:jc w:val="center"/>
        <w:rPr>
          <w:sz w:val="18"/>
          <w:szCs w:val="18"/>
        </w:rPr>
      </w:pPr>
      <w:bookmarkStart w:id="162" w:name="_Ref20736968"/>
      <w:r w:rsidRPr="00BF349B">
        <w:rPr>
          <w:sz w:val="18"/>
          <w:szCs w:val="18"/>
        </w:rPr>
        <w:t xml:space="preserve">Рисунок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Рисунок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28</w:t>
      </w:r>
      <w:r w:rsidRPr="00BF349B">
        <w:rPr>
          <w:noProof/>
          <w:sz w:val="18"/>
          <w:szCs w:val="18"/>
        </w:rPr>
        <w:fldChar w:fldCharType="end"/>
      </w:r>
      <w:bookmarkEnd w:id="162"/>
      <w:r w:rsidRPr="00BF349B">
        <w:rPr>
          <w:sz w:val="18"/>
          <w:szCs w:val="18"/>
        </w:rPr>
        <w:t xml:space="preserve">. Эскиз </w:t>
      </w:r>
      <w:proofErr w:type="spellStart"/>
      <w:r>
        <w:rPr>
          <w:sz w:val="18"/>
          <w:szCs w:val="18"/>
        </w:rPr>
        <w:t>подзакладки</w:t>
      </w:r>
      <w:proofErr w:type="spellEnd"/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>Критерии</w:t>
      </w:r>
      <w:r w:rsidRPr="00BF349B">
        <w:rPr>
          <w:sz w:val="18"/>
          <w:szCs w:val="18"/>
        </w:rPr>
        <w:t>»</w:t>
      </w:r>
      <w:r>
        <w:rPr>
          <w:sz w:val="18"/>
          <w:szCs w:val="18"/>
        </w:rPr>
        <w:t xml:space="preserve"> для типа «</w:t>
      </w:r>
      <w:r w:rsidRPr="00E969BC">
        <w:rPr>
          <w:sz w:val="18"/>
          <w:szCs w:val="18"/>
        </w:rPr>
        <w:t xml:space="preserve">Сегментация по </w:t>
      </w:r>
      <w:r>
        <w:rPr>
          <w:sz w:val="18"/>
          <w:szCs w:val="18"/>
        </w:rPr>
        <w:t>источнику клиента»</w:t>
      </w:r>
    </w:p>
    <w:p w14:paraId="7A4AE893" w14:textId="6D741906" w:rsidR="00E26B18" w:rsidRPr="00BF349B" w:rsidRDefault="00E26B18" w:rsidP="00E26B18">
      <w:pPr>
        <w:pStyle w:val="ae"/>
        <w:rPr>
          <w:sz w:val="18"/>
          <w:szCs w:val="18"/>
        </w:rPr>
      </w:pPr>
      <w:r w:rsidRPr="00BF349B">
        <w:rPr>
          <w:sz w:val="18"/>
          <w:szCs w:val="18"/>
        </w:rPr>
        <w:t xml:space="preserve">Таблица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Таблица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29</w:t>
      </w:r>
      <w:r w:rsidRPr="00BF349B">
        <w:rPr>
          <w:noProof/>
          <w:sz w:val="18"/>
          <w:szCs w:val="18"/>
        </w:rPr>
        <w:fldChar w:fldCharType="end"/>
      </w:r>
      <w:r w:rsidRPr="00BF349B">
        <w:rPr>
          <w:sz w:val="18"/>
          <w:szCs w:val="18"/>
        </w:rPr>
        <w:t xml:space="preserve">. Описание полей </w:t>
      </w:r>
      <w:proofErr w:type="spellStart"/>
      <w:r>
        <w:rPr>
          <w:sz w:val="18"/>
          <w:szCs w:val="18"/>
        </w:rPr>
        <w:t>подзакладки</w:t>
      </w:r>
      <w:proofErr w:type="spellEnd"/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>Критерии</w:t>
      </w:r>
      <w:r w:rsidRPr="00BF349B">
        <w:rPr>
          <w:sz w:val="18"/>
          <w:szCs w:val="18"/>
        </w:rPr>
        <w:t>»</w:t>
      </w:r>
      <w:r>
        <w:rPr>
          <w:sz w:val="18"/>
          <w:szCs w:val="18"/>
        </w:rPr>
        <w:t xml:space="preserve"> для типа «</w:t>
      </w:r>
      <w:r w:rsidRPr="00E969BC">
        <w:rPr>
          <w:sz w:val="18"/>
          <w:szCs w:val="18"/>
        </w:rPr>
        <w:t xml:space="preserve">Сегментация по </w:t>
      </w:r>
      <w:r>
        <w:rPr>
          <w:sz w:val="18"/>
          <w:szCs w:val="18"/>
        </w:rPr>
        <w:t>источнику клиента»</w:t>
      </w:r>
    </w:p>
    <w:tbl>
      <w:tblPr>
        <w:tblStyle w:val="af4"/>
        <w:tblW w:w="9493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021"/>
        <w:gridCol w:w="1559"/>
        <w:gridCol w:w="4820"/>
      </w:tblGrid>
      <w:tr w:rsidR="00E26B18" w:rsidRPr="000557D6" w14:paraId="4F97ECFC" w14:textId="77777777" w:rsidTr="003C691B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26C94DCF" w14:textId="77777777" w:rsidR="00E26B18" w:rsidRPr="002E0FCE" w:rsidRDefault="00E26B18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  <w:r>
              <w:rPr>
                <w:b/>
                <w:sz w:val="18"/>
                <w:szCs w:val="18"/>
              </w:rPr>
              <w:t>/Кнопка</w:t>
            </w:r>
          </w:p>
        </w:tc>
        <w:tc>
          <w:tcPr>
            <w:tcW w:w="1021" w:type="dxa"/>
            <w:shd w:val="clear" w:color="auto" w:fill="D9D9D9" w:themeFill="background1" w:themeFillShade="D9"/>
          </w:tcPr>
          <w:p w14:paraId="13BAC22A" w14:textId="77777777" w:rsidR="00E26B18" w:rsidRPr="002E0FCE" w:rsidRDefault="00E26B18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7EB76F10" w14:textId="77777777" w:rsidR="00E26B18" w:rsidRDefault="00E26B18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5E2CC6A6" w14:textId="77777777" w:rsidR="00E26B18" w:rsidRPr="002E0FCE" w:rsidRDefault="00E26B18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820" w:type="dxa"/>
            <w:shd w:val="clear" w:color="auto" w:fill="D9D9D9" w:themeFill="background1" w:themeFillShade="D9"/>
          </w:tcPr>
          <w:p w14:paraId="76CDC8A9" w14:textId="77777777" w:rsidR="00E26B18" w:rsidRPr="002E0FCE" w:rsidRDefault="00E26B18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E26B18" w14:paraId="4FC58C11" w14:textId="77777777" w:rsidTr="003C691B">
        <w:tc>
          <w:tcPr>
            <w:tcW w:w="2093" w:type="dxa"/>
            <w:shd w:val="clear" w:color="auto" w:fill="auto"/>
          </w:tcPr>
          <w:p w14:paraId="126B677A" w14:textId="77777777" w:rsidR="00E26B18" w:rsidRDefault="00E26B18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Текущее значение сегмента</w:t>
            </w:r>
          </w:p>
        </w:tc>
        <w:tc>
          <w:tcPr>
            <w:tcW w:w="1021" w:type="dxa"/>
          </w:tcPr>
          <w:p w14:paraId="3D6D6453" w14:textId="77777777" w:rsidR="00E26B18" w:rsidRDefault="00E26B18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28AE960D" w14:textId="77777777" w:rsidR="00E26B18" w:rsidRDefault="00E26B18" w:rsidP="003C691B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4CBF38A7" w14:textId="77777777" w:rsidR="00E26B18" w:rsidRDefault="00E26B18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 доступно для редактирования.</w:t>
            </w:r>
          </w:p>
          <w:p w14:paraId="5EED46E4" w14:textId="78A501DD" w:rsidR="00E26B18" w:rsidRDefault="00E26B18" w:rsidP="00E26B18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текущее значение сегмента для типа сегментации «</w:t>
            </w:r>
            <w:r w:rsidRPr="00B54E62">
              <w:rPr>
                <w:sz w:val="18"/>
                <w:szCs w:val="18"/>
              </w:rPr>
              <w:t xml:space="preserve">Сегментация по </w:t>
            </w:r>
            <w:r>
              <w:rPr>
                <w:sz w:val="18"/>
                <w:szCs w:val="18"/>
              </w:rPr>
              <w:t>источнику клиента».</w:t>
            </w:r>
          </w:p>
        </w:tc>
      </w:tr>
      <w:tr w:rsidR="00E26B18" w14:paraId="29570D12" w14:textId="77777777" w:rsidTr="003C691B">
        <w:tc>
          <w:tcPr>
            <w:tcW w:w="9493" w:type="dxa"/>
            <w:gridSpan w:val="4"/>
          </w:tcPr>
          <w:p w14:paraId="689B4FF3" w14:textId="77777777" w:rsidR="00E26B18" w:rsidRPr="008821E1" w:rsidRDefault="00E26B18" w:rsidP="003C691B">
            <w:pPr>
              <w:ind w:firstLine="0"/>
              <w:jc w:val="left"/>
              <w:rPr>
                <w:b/>
                <w:sz w:val="18"/>
                <w:szCs w:val="18"/>
              </w:rPr>
            </w:pPr>
            <w:r w:rsidRPr="008821E1">
              <w:rPr>
                <w:b/>
                <w:sz w:val="18"/>
                <w:szCs w:val="18"/>
              </w:rPr>
              <w:t>Таблица «Критерии»</w:t>
            </w:r>
          </w:p>
        </w:tc>
      </w:tr>
      <w:tr w:rsidR="00E26B18" w14:paraId="71C7575D" w14:textId="77777777" w:rsidTr="003C691B">
        <w:tc>
          <w:tcPr>
            <w:tcW w:w="2093" w:type="dxa"/>
            <w:shd w:val="clear" w:color="auto" w:fill="auto"/>
          </w:tcPr>
          <w:p w14:paraId="0B9D45AE" w14:textId="37219232" w:rsidR="00E26B18" w:rsidRPr="00A614A0" w:rsidRDefault="00C0602D" w:rsidP="003C691B">
            <w:pPr>
              <w:ind w:firstLine="0"/>
              <w:rPr>
                <w:sz w:val="18"/>
                <w:szCs w:val="18"/>
              </w:rPr>
            </w:pPr>
            <w:r w:rsidRPr="00C0602D">
              <w:rPr>
                <w:sz w:val="18"/>
                <w:szCs w:val="18"/>
              </w:rPr>
              <w:lastRenderedPageBreak/>
              <w:t>Дата прихода в ГПБ</w:t>
            </w:r>
          </w:p>
        </w:tc>
        <w:tc>
          <w:tcPr>
            <w:tcW w:w="1021" w:type="dxa"/>
          </w:tcPr>
          <w:p w14:paraId="2B86EB65" w14:textId="77777777" w:rsidR="00E26B18" w:rsidRDefault="00E26B18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72014A98" w14:textId="57BE51DC" w:rsidR="00E26B18" w:rsidRPr="00C0602D" w:rsidRDefault="00C0602D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ДД.ММ.ГГГГ</w:t>
            </w:r>
          </w:p>
        </w:tc>
        <w:tc>
          <w:tcPr>
            <w:tcW w:w="4820" w:type="dxa"/>
            <w:shd w:val="clear" w:color="auto" w:fill="auto"/>
          </w:tcPr>
          <w:p w14:paraId="36979F4E" w14:textId="72938B19" w:rsidR="00E26B18" w:rsidRDefault="00C0602D" w:rsidP="003C691B">
            <w:pPr>
              <w:ind w:firstLine="0"/>
              <w:rPr>
                <w:sz w:val="18"/>
                <w:szCs w:val="18"/>
              </w:rPr>
            </w:pPr>
            <w:r w:rsidRPr="00C0602D">
              <w:rPr>
                <w:sz w:val="18"/>
                <w:szCs w:val="18"/>
              </w:rPr>
              <w:t>Дата первого договора, открытого в ГПБ</w:t>
            </w:r>
            <w:r>
              <w:rPr>
                <w:sz w:val="18"/>
                <w:szCs w:val="18"/>
              </w:rPr>
              <w:t>.</w:t>
            </w:r>
          </w:p>
        </w:tc>
      </w:tr>
      <w:tr w:rsidR="00E26B18" w14:paraId="6E0D9F58" w14:textId="77777777" w:rsidTr="003C691B">
        <w:tc>
          <w:tcPr>
            <w:tcW w:w="2093" w:type="dxa"/>
            <w:shd w:val="clear" w:color="auto" w:fill="auto"/>
          </w:tcPr>
          <w:p w14:paraId="076F776F" w14:textId="1694F4F1" w:rsidR="00E26B18" w:rsidRDefault="00C0602D" w:rsidP="003C691B">
            <w:pPr>
              <w:ind w:firstLine="0"/>
              <w:rPr>
                <w:sz w:val="18"/>
                <w:szCs w:val="18"/>
              </w:rPr>
            </w:pPr>
            <w:r w:rsidRPr="00C0602D">
              <w:rPr>
                <w:sz w:val="18"/>
                <w:szCs w:val="18"/>
              </w:rPr>
              <w:t>Дата прихода в ЧБ</w:t>
            </w:r>
          </w:p>
        </w:tc>
        <w:tc>
          <w:tcPr>
            <w:tcW w:w="1021" w:type="dxa"/>
          </w:tcPr>
          <w:p w14:paraId="5A459F7C" w14:textId="77777777" w:rsidR="00E26B18" w:rsidRDefault="00E26B18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3C0440CC" w14:textId="772477A1" w:rsidR="00E26B18" w:rsidRPr="00C0602D" w:rsidRDefault="00C0602D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>ДД.ММ.ГГГГ</w:t>
            </w:r>
          </w:p>
        </w:tc>
        <w:tc>
          <w:tcPr>
            <w:tcW w:w="4820" w:type="dxa"/>
            <w:shd w:val="clear" w:color="auto" w:fill="auto"/>
          </w:tcPr>
          <w:p w14:paraId="0A36A968" w14:textId="4ED65F21" w:rsidR="00E26B18" w:rsidRDefault="00C0602D" w:rsidP="003C691B">
            <w:pPr>
              <w:ind w:firstLine="0"/>
              <w:rPr>
                <w:sz w:val="18"/>
                <w:szCs w:val="18"/>
              </w:rPr>
            </w:pPr>
            <w:r w:rsidRPr="00C0602D">
              <w:rPr>
                <w:sz w:val="18"/>
                <w:szCs w:val="18"/>
              </w:rPr>
              <w:t xml:space="preserve">Дата начала первого периода обслуживания для данного клиента из отчёта </w:t>
            </w:r>
            <w:r>
              <w:rPr>
                <w:sz w:val="18"/>
                <w:szCs w:val="18"/>
              </w:rPr>
              <w:t>«</w:t>
            </w:r>
            <w:r w:rsidRPr="00C0602D">
              <w:rPr>
                <w:sz w:val="18"/>
                <w:szCs w:val="18"/>
              </w:rPr>
              <w:t>4.03</w:t>
            </w:r>
            <w:r>
              <w:rPr>
                <w:sz w:val="18"/>
                <w:szCs w:val="18"/>
              </w:rPr>
              <w:t>».</w:t>
            </w:r>
          </w:p>
        </w:tc>
      </w:tr>
      <w:tr w:rsidR="00E26B18" w14:paraId="3AAECDAB" w14:textId="77777777" w:rsidTr="003C691B">
        <w:tc>
          <w:tcPr>
            <w:tcW w:w="2093" w:type="dxa"/>
            <w:shd w:val="clear" w:color="auto" w:fill="auto"/>
          </w:tcPr>
          <w:p w14:paraId="1BA6E563" w14:textId="7FED44A9" w:rsidR="00E26B18" w:rsidRDefault="00C0602D" w:rsidP="003C691B">
            <w:pPr>
              <w:ind w:firstLine="0"/>
              <w:rPr>
                <w:sz w:val="18"/>
                <w:szCs w:val="18"/>
              </w:rPr>
            </w:pPr>
            <w:r w:rsidRPr="00C0602D">
              <w:rPr>
                <w:sz w:val="18"/>
                <w:szCs w:val="18"/>
              </w:rPr>
              <w:t>Вкладов в Рознице, руб.</w:t>
            </w:r>
          </w:p>
        </w:tc>
        <w:tc>
          <w:tcPr>
            <w:tcW w:w="1021" w:type="dxa"/>
          </w:tcPr>
          <w:p w14:paraId="6CBAC886" w14:textId="77777777" w:rsidR="00E26B18" w:rsidRDefault="00E26B18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54ABBA69" w14:textId="77777777" w:rsidR="00E26B18" w:rsidRDefault="00E26B18" w:rsidP="003C691B">
            <w:pPr>
              <w:ind w:firstLine="0"/>
              <w:jc w:val="center"/>
              <w:rPr>
                <w:sz w:val="18"/>
                <w:szCs w:val="18"/>
              </w:rPr>
            </w:pPr>
            <w:r w:rsidRPr="00206E74">
              <w:rPr>
                <w:sz w:val="18"/>
                <w:szCs w:val="18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206E74">
              <w:rPr>
                <w:sz w:val="18"/>
                <w:szCs w:val="18"/>
              </w:rPr>
              <w:t>##</w:t>
            </w:r>
          </w:p>
        </w:tc>
        <w:tc>
          <w:tcPr>
            <w:tcW w:w="4820" w:type="dxa"/>
            <w:shd w:val="clear" w:color="auto" w:fill="auto"/>
          </w:tcPr>
          <w:p w14:paraId="5B1B2031" w14:textId="7C78C645" w:rsidR="00E26B18" w:rsidRDefault="00C0602D" w:rsidP="003C691B">
            <w:pPr>
              <w:ind w:firstLine="0"/>
              <w:rPr>
                <w:sz w:val="18"/>
                <w:szCs w:val="18"/>
              </w:rPr>
            </w:pPr>
            <w:r w:rsidRPr="00C0602D">
              <w:rPr>
                <w:sz w:val="18"/>
                <w:szCs w:val="18"/>
              </w:rPr>
              <w:t xml:space="preserve">Максимальная сумма срочных вкладов </w:t>
            </w:r>
            <w:r>
              <w:rPr>
                <w:sz w:val="18"/>
                <w:szCs w:val="18"/>
              </w:rPr>
              <w:t>в рублях</w:t>
            </w:r>
            <w:r w:rsidRPr="00C0602D">
              <w:rPr>
                <w:sz w:val="18"/>
                <w:szCs w:val="18"/>
              </w:rPr>
              <w:t xml:space="preserve"> за период «Дата прихода в ЧБ – 14 дней»</w:t>
            </w:r>
            <w:r>
              <w:rPr>
                <w:sz w:val="18"/>
                <w:szCs w:val="18"/>
              </w:rPr>
              <w:t>.</w:t>
            </w:r>
          </w:p>
        </w:tc>
      </w:tr>
      <w:tr w:rsidR="00E26B18" w14:paraId="37749FCB" w14:textId="77777777" w:rsidTr="003C691B">
        <w:tc>
          <w:tcPr>
            <w:tcW w:w="2093" w:type="dxa"/>
            <w:shd w:val="clear" w:color="auto" w:fill="auto"/>
          </w:tcPr>
          <w:p w14:paraId="5F14F91A" w14:textId="68829456" w:rsidR="00E26B18" w:rsidRDefault="009B3FA8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Брокерское обслуживание</w:t>
            </w:r>
            <w:r w:rsidR="00C0602D" w:rsidRPr="00C0602D">
              <w:rPr>
                <w:sz w:val="18"/>
                <w:szCs w:val="18"/>
              </w:rPr>
              <w:t xml:space="preserve"> в Рознице, руб.</w:t>
            </w:r>
          </w:p>
        </w:tc>
        <w:tc>
          <w:tcPr>
            <w:tcW w:w="1021" w:type="dxa"/>
          </w:tcPr>
          <w:p w14:paraId="42A54E6F" w14:textId="77777777" w:rsidR="00E26B18" w:rsidRDefault="00E26B18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5ABED90E" w14:textId="77777777" w:rsidR="00E26B18" w:rsidRPr="00206E74" w:rsidRDefault="00E26B18" w:rsidP="003C691B">
            <w:pPr>
              <w:ind w:firstLine="0"/>
              <w:jc w:val="center"/>
              <w:rPr>
                <w:sz w:val="18"/>
                <w:szCs w:val="18"/>
              </w:rPr>
            </w:pPr>
            <w:r w:rsidRPr="00206E74">
              <w:rPr>
                <w:sz w:val="18"/>
                <w:szCs w:val="18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206E74">
              <w:rPr>
                <w:sz w:val="18"/>
                <w:szCs w:val="18"/>
              </w:rPr>
              <w:t>##</w:t>
            </w:r>
          </w:p>
        </w:tc>
        <w:tc>
          <w:tcPr>
            <w:tcW w:w="4820" w:type="dxa"/>
            <w:shd w:val="clear" w:color="auto" w:fill="auto"/>
          </w:tcPr>
          <w:p w14:paraId="6699DB08" w14:textId="3CBDE211" w:rsidR="00E26B18" w:rsidRDefault="00C0602D" w:rsidP="003403FA">
            <w:pPr>
              <w:ind w:firstLine="0"/>
              <w:rPr>
                <w:sz w:val="18"/>
                <w:szCs w:val="18"/>
              </w:rPr>
            </w:pPr>
            <w:r w:rsidRPr="00C0602D">
              <w:rPr>
                <w:sz w:val="18"/>
                <w:szCs w:val="18"/>
              </w:rPr>
              <w:t>Максимальная сумма активов</w:t>
            </w:r>
            <w:r>
              <w:rPr>
                <w:sz w:val="18"/>
                <w:szCs w:val="18"/>
              </w:rPr>
              <w:t xml:space="preserve"> </w:t>
            </w:r>
            <w:r w:rsidRPr="00C0602D">
              <w:rPr>
                <w:sz w:val="18"/>
                <w:szCs w:val="18"/>
              </w:rPr>
              <w:t>на брокерском счёте за период «Дата прихода в ЧБ – 14 дней»</w:t>
            </w:r>
            <w:r w:rsidR="007F24C2">
              <w:rPr>
                <w:sz w:val="18"/>
                <w:szCs w:val="18"/>
              </w:rPr>
              <w:t xml:space="preserve"> (в рублях)</w:t>
            </w:r>
            <w:r>
              <w:rPr>
                <w:sz w:val="18"/>
                <w:szCs w:val="18"/>
              </w:rPr>
              <w:t>.</w:t>
            </w:r>
          </w:p>
        </w:tc>
      </w:tr>
      <w:tr w:rsidR="00E26B18" w14:paraId="771485C6" w14:textId="77777777" w:rsidTr="003C691B">
        <w:tc>
          <w:tcPr>
            <w:tcW w:w="2093" w:type="dxa"/>
            <w:shd w:val="clear" w:color="auto" w:fill="auto"/>
          </w:tcPr>
          <w:p w14:paraId="1022F914" w14:textId="647561E7" w:rsidR="00E26B18" w:rsidRDefault="00C0602D" w:rsidP="003C691B">
            <w:pPr>
              <w:ind w:firstLine="0"/>
              <w:rPr>
                <w:sz w:val="18"/>
                <w:szCs w:val="18"/>
              </w:rPr>
            </w:pPr>
            <w:r w:rsidRPr="00C0602D">
              <w:rPr>
                <w:sz w:val="18"/>
                <w:szCs w:val="18"/>
              </w:rPr>
              <w:t>Продукты УК в Рознице, руб.</w:t>
            </w:r>
          </w:p>
        </w:tc>
        <w:tc>
          <w:tcPr>
            <w:tcW w:w="1021" w:type="dxa"/>
          </w:tcPr>
          <w:p w14:paraId="28BA2EF0" w14:textId="77777777" w:rsidR="00E26B18" w:rsidRDefault="00E26B18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09A76949" w14:textId="77777777" w:rsidR="00E26B18" w:rsidRPr="00206E74" w:rsidRDefault="00E26B18" w:rsidP="003C691B">
            <w:pPr>
              <w:ind w:firstLine="0"/>
              <w:jc w:val="center"/>
              <w:rPr>
                <w:sz w:val="18"/>
                <w:szCs w:val="18"/>
              </w:rPr>
            </w:pPr>
            <w:r w:rsidRPr="00206E74">
              <w:rPr>
                <w:sz w:val="18"/>
                <w:szCs w:val="18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206E74">
              <w:rPr>
                <w:sz w:val="18"/>
                <w:szCs w:val="18"/>
              </w:rPr>
              <w:t>##</w:t>
            </w:r>
          </w:p>
        </w:tc>
        <w:tc>
          <w:tcPr>
            <w:tcW w:w="4820" w:type="dxa"/>
            <w:shd w:val="clear" w:color="auto" w:fill="auto"/>
          </w:tcPr>
          <w:p w14:paraId="767EBC8E" w14:textId="4F721533" w:rsidR="00E26B18" w:rsidRDefault="00C0602D" w:rsidP="003C691B">
            <w:pPr>
              <w:ind w:firstLine="0"/>
              <w:rPr>
                <w:sz w:val="18"/>
                <w:szCs w:val="18"/>
              </w:rPr>
            </w:pPr>
            <w:r w:rsidRPr="00C0602D">
              <w:rPr>
                <w:sz w:val="18"/>
                <w:szCs w:val="18"/>
              </w:rPr>
              <w:t>Максимальная сумма активов</w:t>
            </w:r>
            <w:r>
              <w:rPr>
                <w:sz w:val="18"/>
                <w:szCs w:val="18"/>
              </w:rPr>
              <w:t xml:space="preserve"> в рублях</w:t>
            </w:r>
            <w:r w:rsidRPr="00C0602D">
              <w:rPr>
                <w:sz w:val="18"/>
                <w:szCs w:val="18"/>
              </w:rPr>
              <w:t xml:space="preserve"> на продуктах УК за период «Дата прихода в ЧБ – 14 дней»</w:t>
            </w:r>
            <w:r>
              <w:rPr>
                <w:sz w:val="18"/>
                <w:szCs w:val="18"/>
              </w:rPr>
              <w:t>.</w:t>
            </w:r>
          </w:p>
        </w:tc>
      </w:tr>
      <w:tr w:rsidR="00965AB2" w14:paraId="3EF2DE30" w14:textId="77777777" w:rsidTr="00DB07E0">
        <w:tc>
          <w:tcPr>
            <w:tcW w:w="9493" w:type="dxa"/>
            <w:gridSpan w:val="4"/>
            <w:shd w:val="clear" w:color="auto" w:fill="auto"/>
          </w:tcPr>
          <w:p w14:paraId="28076678" w14:textId="0BE39635" w:rsidR="00965AB2" w:rsidRPr="0096444E" w:rsidRDefault="00965AB2" w:rsidP="003C691B">
            <w:pPr>
              <w:ind w:firstLine="0"/>
              <w:rPr>
                <w:b/>
                <w:sz w:val="18"/>
                <w:szCs w:val="18"/>
              </w:rPr>
            </w:pPr>
            <w:r w:rsidRPr="0096444E">
              <w:rPr>
                <w:b/>
                <w:sz w:val="18"/>
                <w:szCs w:val="18"/>
              </w:rPr>
              <w:t>Командные кнопки закладки «Сегментация»</w:t>
            </w:r>
          </w:p>
        </w:tc>
      </w:tr>
      <w:tr w:rsidR="00965AB2" w14:paraId="369E78A0" w14:textId="77777777" w:rsidTr="003C691B">
        <w:tc>
          <w:tcPr>
            <w:tcW w:w="2093" w:type="dxa"/>
            <w:shd w:val="clear" w:color="auto" w:fill="auto"/>
          </w:tcPr>
          <w:p w14:paraId="20C8CD22" w14:textId="30B8EB1B" w:rsidR="00965AB2" w:rsidRPr="00C0602D" w:rsidRDefault="00965AB2" w:rsidP="003C691B">
            <w:pPr>
              <w:ind w:firstLine="0"/>
              <w:rPr>
                <w:sz w:val="18"/>
                <w:szCs w:val="18"/>
              </w:rPr>
            </w:pPr>
            <w:r w:rsidRPr="00965AB2">
              <w:rPr>
                <w:sz w:val="18"/>
                <w:szCs w:val="18"/>
              </w:rPr>
              <w:t>К групповому виду</w:t>
            </w:r>
          </w:p>
        </w:tc>
        <w:tc>
          <w:tcPr>
            <w:tcW w:w="1021" w:type="dxa"/>
          </w:tcPr>
          <w:p w14:paraId="52724C8B" w14:textId="6A54A9E0" w:rsidR="00965AB2" w:rsidRDefault="00965AB2" w:rsidP="003C691B">
            <w:pPr>
              <w:ind w:firstLine="0"/>
              <w:jc w:val="center"/>
              <w:rPr>
                <w:sz w:val="18"/>
                <w:szCs w:val="18"/>
              </w:rPr>
            </w:pPr>
            <w:r w:rsidRPr="00965AB2">
              <w:rPr>
                <w:sz w:val="18"/>
                <w:szCs w:val="18"/>
              </w:rPr>
              <w:t>Гиперссылка</w:t>
            </w:r>
          </w:p>
        </w:tc>
        <w:tc>
          <w:tcPr>
            <w:tcW w:w="1559" w:type="dxa"/>
          </w:tcPr>
          <w:p w14:paraId="05EF5D5F" w14:textId="77777777" w:rsidR="00965AB2" w:rsidRPr="00206E74" w:rsidRDefault="00965AB2" w:rsidP="003C691B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4ADDB611" w14:textId="7042CDF7" w:rsidR="00965AB2" w:rsidRPr="00C0602D" w:rsidRDefault="00965AB2" w:rsidP="003C691B">
            <w:pPr>
              <w:ind w:firstLine="0"/>
              <w:rPr>
                <w:sz w:val="18"/>
                <w:szCs w:val="18"/>
              </w:rPr>
            </w:pPr>
            <w:r w:rsidRPr="00965AB2">
              <w:rPr>
                <w:sz w:val="18"/>
                <w:szCs w:val="18"/>
              </w:rPr>
              <w:t>При нажатии на гиперссылку осуществляется переход закладки «Сегментация» в режим группового вида.</w:t>
            </w:r>
          </w:p>
        </w:tc>
      </w:tr>
    </w:tbl>
    <w:p w14:paraId="5E4AA5D7" w14:textId="0D4D8E88" w:rsidR="002971F7" w:rsidRDefault="002971F7" w:rsidP="002971F7">
      <w:pPr>
        <w:pStyle w:val="3"/>
      </w:pPr>
      <w:bookmarkStart w:id="163" w:name="_Подзакладка_«Критерии»:_Сегментация"/>
      <w:bookmarkStart w:id="164" w:name="_Toc25317524"/>
      <w:bookmarkEnd w:id="163"/>
      <w:proofErr w:type="spellStart"/>
      <w:r>
        <w:t>Подзакладка</w:t>
      </w:r>
      <w:proofErr w:type="spellEnd"/>
      <w:r>
        <w:t xml:space="preserve"> «Критерии»: Сегментация по </w:t>
      </w:r>
      <w:r w:rsidR="00252A4D">
        <w:t>связанным юридическим лицам</w:t>
      </w:r>
      <w:bookmarkEnd w:id="164"/>
    </w:p>
    <w:p w14:paraId="0E3C6891" w14:textId="32CD1903" w:rsidR="00B80555" w:rsidRPr="00773399" w:rsidRDefault="00B80555" w:rsidP="00B80555">
      <w:pPr>
        <w:ind w:firstLine="0"/>
      </w:pPr>
      <w:proofErr w:type="spellStart"/>
      <w:r>
        <w:t>Подзакладка</w:t>
      </w:r>
      <w:proofErr w:type="spellEnd"/>
      <w:r>
        <w:t xml:space="preserve"> становится видна при переходе закладки «Сегментация» в режим отображения «Критерии сегментации». На </w:t>
      </w:r>
      <w:proofErr w:type="spellStart"/>
      <w:r>
        <w:t>подзакладке</w:t>
      </w:r>
      <w:proofErr w:type="spellEnd"/>
      <w:r>
        <w:t xml:space="preserve"> «Критерии» отображается набор параметров, используемых при определении сегмента для типа сегментации «Сегментация по связанным юридическим лицам». Отдельно в </w:t>
      </w:r>
      <w:proofErr w:type="spellStart"/>
      <w:r>
        <w:t>подзакладке</w:t>
      </w:r>
      <w:proofErr w:type="spellEnd"/>
      <w:r>
        <w:t xml:space="preserve"> должно отображаться текущее значение сегмента</w:t>
      </w:r>
      <w:r w:rsidRPr="00CD2D8D">
        <w:t xml:space="preserve"> </w:t>
      </w:r>
      <w:r>
        <w:t>для типа сегментации «</w:t>
      </w:r>
      <w:r w:rsidRPr="00E969BC">
        <w:t xml:space="preserve">Сегментация по </w:t>
      </w:r>
      <w:r>
        <w:t xml:space="preserve">связанным юридическим лицам». Эскиз </w:t>
      </w:r>
      <w:proofErr w:type="spellStart"/>
      <w:r>
        <w:t>подзакладки</w:t>
      </w:r>
      <w:proofErr w:type="spellEnd"/>
      <w:r>
        <w:t xml:space="preserve"> «Критерии» показан на </w:t>
      </w:r>
      <w:r w:rsidR="004B2F95" w:rsidRPr="004B2F95">
        <w:rPr>
          <w:b/>
        </w:rPr>
        <w:fldChar w:fldCharType="begin"/>
      </w:r>
      <w:r w:rsidR="004B2F95" w:rsidRPr="004B2F95">
        <w:rPr>
          <w:b/>
        </w:rPr>
        <w:instrText xml:space="preserve"> REF _Ref20739608 \h </w:instrText>
      </w:r>
      <w:r w:rsidR="004B2F95">
        <w:rPr>
          <w:b/>
        </w:rPr>
        <w:instrText xml:space="preserve"> \* MERGEFORMAT </w:instrText>
      </w:r>
      <w:r w:rsidR="004B2F95" w:rsidRPr="004B2F95">
        <w:rPr>
          <w:b/>
        </w:rPr>
      </w:r>
      <w:r w:rsidR="004B2F95" w:rsidRPr="004B2F95">
        <w:rPr>
          <w:b/>
        </w:rPr>
        <w:fldChar w:fldCharType="separate"/>
      </w:r>
      <w:r w:rsidR="00CA0105" w:rsidRPr="007D63BC">
        <w:rPr>
          <w:b/>
          <w:sz w:val="18"/>
          <w:szCs w:val="18"/>
        </w:rPr>
        <w:t xml:space="preserve">Рисунок </w:t>
      </w:r>
      <w:r w:rsidR="00CA0105" w:rsidRPr="007D63BC">
        <w:rPr>
          <w:b/>
          <w:noProof/>
          <w:sz w:val="18"/>
          <w:szCs w:val="18"/>
        </w:rPr>
        <w:t>29</w:t>
      </w:r>
      <w:r w:rsidR="004B2F95" w:rsidRPr="004B2F95">
        <w:rPr>
          <w:b/>
        </w:rPr>
        <w:fldChar w:fldCharType="end"/>
      </w:r>
      <w:r>
        <w:t>.</w:t>
      </w:r>
    </w:p>
    <w:p w14:paraId="3E843853" w14:textId="356A28A6" w:rsidR="00B80555" w:rsidRDefault="00965AB2" w:rsidP="00B80555">
      <w:pPr>
        <w:ind w:firstLine="0"/>
        <w:jc w:val="center"/>
      </w:pPr>
      <w:r>
        <w:rPr>
          <w:noProof/>
        </w:rPr>
        <w:drawing>
          <wp:inline distT="0" distB="0" distL="0" distR="0" wp14:anchorId="346B2FAD" wp14:editId="32D073C3">
            <wp:extent cx="2952750" cy="87825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258" cy="88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1A416" w14:textId="0AEFB4A3" w:rsidR="00B80555" w:rsidRDefault="00B80555" w:rsidP="00B80555">
      <w:pPr>
        <w:pStyle w:val="ae"/>
        <w:jc w:val="center"/>
        <w:rPr>
          <w:sz w:val="18"/>
          <w:szCs w:val="18"/>
        </w:rPr>
      </w:pPr>
      <w:bookmarkStart w:id="165" w:name="_Ref20739608"/>
      <w:r w:rsidRPr="00BF349B">
        <w:rPr>
          <w:sz w:val="18"/>
          <w:szCs w:val="18"/>
        </w:rPr>
        <w:t xml:space="preserve">Рисунок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Рисунок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29</w:t>
      </w:r>
      <w:r w:rsidRPr="00BF349B">
        <w:rPr>
          <w:noProof/>
          <w:sz w:val="18"/>
          <w:szCs w:val="18"/>
        </w:rPr>
        <w:fldChar w:fldCharType="end"/>
      </w:r>
      <w:bookmarkEnd w:id="165"/>
      <w:r w:rsidRPr="00BF349B">
        <w:rPr>
          <w:sz w:val="18"/>
          <w:szCs w:val="18"/>
        </w:rPr>
        <w:t xml:space="preserve">. Эскиз </w:t>
      </w:r>
      <w:proofErr w:type="spellStart"/>
      <w:r>
        <w:rPr>
          <w:sz w:val="18"/>
          <w:szCs w:val="18"/>
        </w:rPr>
        <w:t>подзакладки</w:t>
      </w:r>
      <w:proofErr w:type="spellEnd"/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>Критерии</w:t>
      </w:r>
      <w:r w:rsidRPr="00BF349B">
        <w:rPr>
          <w:sz w:val="18"/>
          <w:szCs w:val="18"/>
        </w:rPr>
        <w:t>»</w:t>
      </w:r>
      <w:r>
        <w:rPr>
          <w:sz w:val="18"/>
          <w:szCs w:val="18"/>
        </w:rPr>
        <w:t xml:space="preserve"> для типа «</w:t>
      </w:r>
      <w:r w:rsidRPr="00E969BC">
        <w:rPr>
          <w:sz w:val="18"/>
          <w:szCs w:val="18"/>
        </w:rPr>
        <w:t xml:space="preserve">Сегментация по </w:t>
      </w:r>
      <w:r w:rsidR="004B2F95">
        <w:rPr>
          <w:sz w:val="18"/>
          <w:szCs w:val="18"/>
        </w:rPr>
        <w:t>связанным юридическим лицам</w:t>
      </w:r>
      <w:r>
        <w:rPr>
          <w:sz w:val="18"/>
          <w:szCs w:val="18"/>
        </w:rPr>
        <w:t>»</w:t>
      </w:r>
    </w:p>
    <w:p w14:paraId="2FB0DB53" w14:textId="7E7F2B0C" w:rsidR="00B80555" w:rsidRPr="00BF349B" w:rsidRDefault="00B80555" w:rsidP="00B80555">
      <w:pPr>
        <w:pStyle w:val="ae"/>
        <w:rPr>
          <w:sz w:val="18"/>
          <w:szCs w:val="18"/>
        </w:rPr>
      </w:pPr>
      <w:r w:rsidRPr="00BF349B">
        <w:rPr>
          <w:sz w:val="18"/>
          <w:szCs w:val="18"/>
        </w:rPr>
        <w:t xml:space="preserve">Таблица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Таблица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30</w:t>
      </w:r>
      <w:r w:rsidRPr="00BF349B">
        <w:rPr>
          <w:noProof/>
          <w:sz w:val="18"/>
          <w:szCs w:val="18"/>
        </w:rPr>
        <w:fldChar w:fldCharType="end"/>
      </w:r>
      <w:r w:rsidRPr="00BF349B">
        <w:rPr>
          <w:sz w:val="18"/>
          <w:szCs w:val="18"/>
        </w:rPr>
        <w:t xml:space="preserve">. Описание полей </w:t>
      </w:r>
      <w:proofErr w:type="spellStart"/>
      <w:r>
        <w:rPr>
          <w:sz w:val="18"/>
          <w:szCs w:val="18"/>
        </w:rPr>
        <w:t>подзакладки</w:t>
      </w:r>
      <w:proofErr w:type="spellEnd"/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>Критерии</w:t>
      </w:r>
      <w:r w:rsidRPr="00BF349B">
        <w:rPr>
          <w:sz w:val="18"/>
          <w:szCs w:val="18"/>
        </w:rPr>
        <w:t>»</w:t>
      </w:r>
      <w:r>
        <w:rPr>
          <w:sz w:val="18"/>
          <w:szCs w:val="18"/>
        </w:rPr>
        <w:t xml:space="preserve"> для типа «</w:t>
      </w:r>
      <w:r w:rsidRPr="00E969BC">
        <w:rPr>
          <w:sz w:val="18"/>
          <w:szCs w:val="18"/>
        </w:rPr>
        <w:t xml:space="preserve">Сегментация по </w:t>
      </w:r>
      <w:r w:rsidR="004B2F95">
        <w:rPr>
          <w:sz w:val="18"/>
          <w:szCs w:val="18"/>
        </w:rPr>
        <w:t>связанным юридическим лицам</w:t>
      </w:r>
      <w:r>
        <w:rPr>
          <w:sz w:val="18"/>
          <w:szCs w:val="18"/>
        </w:rPr>
        <w:t>»</w:t>
      </w:r>
    </w:p>
    <w:tbl>
      <w:tblPr>
        <w:tblStyle w:val="af4"/>
        <w:tblW w:w="9493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021"/>
        <w:gridCol w:w="1559"/>
        <w:gridCol w:w="4820"/>
      </w:tblGrid>
      <w:tr w:rsidR="00B80555" w:rsidRPr="000557D6" w14:paraId="2CC348E7" w14:textId="77777777" w:rsidTr="00A51573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2EDAD865" w14:textId="77777777" w:rsidR="00B80555" w:rsidRPr="002E0FCE" w:rsidRDefault="00B80555" w:rsidP="00A51573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  <w:r>
              <w:rPr>
                <w:b/>
                <w:sz w:val="18"/>
                <w:szCs w:val="18"/>
              </w:rPr>
              <w:t>/Кнопка</w:t>
            </w:r>
          </w:p>
        </w:tc>
        <w:tc>
          <w:tcPr>
            <w:tcW w:w="1021" w:type="dxa"/>
            <w:shd w:val="clear" w:color="auto" w:fill="D9D9D9" w:themeFill="background1" w:themeFillShade="D9"/>
          </w:tcPr>
          <w:p w14:paraId="1CAC5AFB" w14:textId="77777777" w:rsidR="00B80555" w:rsidRPr="002E0FCE" w:rsidRDefault="00B80555" w:rsidP="00A51573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1B2B232E" w14:textId="77777777" w:rsidR="00B80555" w:rsidRDefault="00B80555" w:rsidP="00A51573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60F166F0" w14:textId="77777777" w:rsidR="00B80555" w:rsidRPr="002E0FCE" w:rsidRDefault="00B80555" w:rsidP="00A51573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820" w:type="dxa"/>
            <w:shd w:val="clear" w:color="auto" w:fill="D9D9D9" w:themeFill="background1" w:themeFillShade="D9"/>
          </w:tcPr>
          <w:p w14:paraId="2806ED1D" w14:textId="77777777" w:rsidR="00B80555" w:rsidRPr="002E0FCE" w:rsidRDefault="00B80555" w:rsidP="00A51573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B80555" w14:paraId="76B388C0" w14:textId="77777777" w:rsidTr="00A51573">
        <w:tc>
          <w:tcPr>
            <w:tcW w:w="2093" w:type="dxa"/>
            <w:shd w:val="clear" w:color="auto" w:fill="auto"/>
          </w:tcPr>
          <w:p w14:paraId="5AD097D0" w14:textId="77777777" w:rsidR="00B80555" w:rsidRDefault="00B80555" w:rsidP="00A51573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Текущее значение сегмента</w:t>
            </w:r>
          </w:p>
        </w:tc>
        <w:tc>
          <w:tcPr>
            <w:tcW w:w="1021" w:type="dxa"/>
          </w:tcPr>
          <w:p w14:paraId="0F5CF4DC" w14:textId="77777777" w:rsidR="00B80555" w:rsidRDefault="00B80555" w:rsidP="00A51573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Справочник</w:t>
            </w:r>
          </w:p>
        </w:tc>
        <w:tc>
          <w:tcPr>
            <w:tcW w:w="1559" w:type="dxa"/>
          </w:tcPr>
          <w:p w14:paraId="28337F48" w14:textId="6BC43481" w:rsidR="004B2F95" w:rsidRPr="004B2F95" w:rsidRDefault="004B2F95" w:rsidP="004B2F95">
            <w:pPr>
              <w:ind w:firstLine="0"/>
              <w:jc w:val="center"/>
              <w:rPr>
                <w:sz w:val="18"/>
                <w:szCs w:val="18"/>
              </w:rPr>
            </w:pPr>
            <w:r w:rsidRPr="004B2F95">
              <w:rPr>
                <w:sz w:val="18"/>
                <w:szCs w:val="18"/>
              </w:rPr>
              <w:t>Газпромбанк</w:t>
            </w:r>
            <w:r>
              <w:rPr>
                <w:sz w:val="18"/>
                <w:szCs w:val="18"/>
              </w:rPr>
              <w:t xml:space="preserve">/ </w:t>
            </w:r>
          </w:p>
          <w:p w14:paraId="5AA6C139" w14:textId="611F36F7" w:rsidR="004B2F95" w:rsidRPr="004B2F95" w:rsidRDefault="004B2F95" w:rsidP="004B2F95">
            <w:pPr>
              <w:ind w:firstLine="0"/>
              <w:jc w:val="center"/>
              <w:rPr>
                <w:sz w:val="18"/>
                <w:szCs w:val="18"/>
              </w:rPr>
            </w:pPr>
            <w:r w:rsidRPr="004B2F95">
              <w:rPr>
                <w:sz w:val="18"/>
                <w:szCs w:val="18"/>
              </w:rPr>
              <w:t>Группа Газпрома</w:t>
            </w:r>
            <w:r>
              <w:rPr>
                <w:sz w:val="18"/>
                <w:szCs w:val="18"/>
              </w:rPr>
              <w:t xml:space="preserve">/ </w:t>
            </w:r>
            <w:r w:rsidRPr="004B2F95">
              <w:rPr>
                <w:sz w:val="18"/>
                <w:szCs w:val="18"/>
              </w:rPr>
              <w:t xml:space="preserve"> </w:t>
            </w:r>
          </w:p>
          <w:p w14:paraId="09BF93FD" w14:textId="074F4526" w:rsidR="00B80555" w:rsidRDefault="004B2F95" w:rsidP="004B2F95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Прочие</w:t>
            </w:r>
          </w:p>
        </w:tc>
        <w:tc>
          <w:tcPr>
            <w:tcW w:w="4820" w:type="dxa"/>
            <w:shd w:val="clear" w:color="auto" w:fill="auto"/>
          </w:tcPr>
          <w:p w14:paraId="159D140C" w14:textId="0C040FF3" w:rsidR="00B80555" w:rsidRDefault="00B80555" w:rsidP="00A51573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Ввод/отображается текущего значения сегмента для типа сегментации «</w:t>
            </w:r>
            <w:r w:rsidRPr="00B54E62">
              <w:rPr>
                <w:sz w:val="18"/>
                <w:szCs w:val="18"/>
              </w:rPr>
              <w:t xml:space="preserve">Сегментация по </w:t>
            </w:r>
            <w:r w:rsidR="004B2F95">
              <w:rPr>
                <w:sz w:val="18"/>
                <w:szCs w:val="18"/>
              </w:rPr>
              <w:t>связанным юридическим лицам</w:t>
            </w:r>
            <w:r>
              <w:rPr>
                <w:sz w:val="18"/>
                <w:szCs w:val="18"/>
              </w:rPr>
              <w:t>».</w:t>
            </w:r>
          </w:p>
          <w:p w14:paraId="4616E09C" w14:textId="77777777" w:rsidR="00B80555" w:rsidRDefault="00B80555" w:rsidP="00A51573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Состав выпадающего списка сегментов должен поддерживать возможность настройки силами информационного администратора, без необходимости кодирования.</w:t>
            </w:r>
          </w:p>
        </w:tc>
      </w:tr>
      <w:tr w:rsidR="00965AB2" w14:paraId="131EFE64" w14:textId="77777777" w:rsidTr="00DB07E0">
        <w:tc>
          <w:tcPr>
            <w:tcW w:w="9493" w:type="dxa"/>
            <w:gridSpan w:val="4"/>
            <w:shd w:val="clear" w:color="auto" w:fill="auto"/>
          </w:tcPr>
          <w:p w14:paraId="4B1C2E09" w14:textId="4B84037A" w:rsidR="00965AB2" w:rsidRDefault="00965AB2" w:rsidP="00A51573">
            <w:pPr>
              <w:ind w:firstLine="0"/>
              <w:rPr>
                <w:sz w:val="18"/>
                <w:szCs w:val="18"/>
              </w:rPr>
            </w:pPr>
            <w:r w:rsidRPr="00965AB2">
              <w:rPr>
                <w:sz w:val="18"/>
                <w:szCs w:val="18"/>
              </w:rPr>
              <w:t>Командные кнопки закладки «Сегментация»</w:t>
            </w:r>
          </w:p>
        </w:tc>
      </w:tr>
      <w:tr w:rsidR="00965AB2" w14:paraId="69B3D5CC" w14:textId="77777777" w:rsidTr="00A51573">
        <w:tc>
          <w:tcPr>
            <w:tcW w:w="2093" w:type="dxa"/>
            <w:shd w:val="clear" w:color="auto" w:fill="auto"/>
          </w:tcPr>
          <w:p w14:paraId="7B0E58D7" w14:textId="3B0E4109" w:rsidR="00965AB2" w:rsidRDefault="00965AB2" w:rsidP="00A51573">
            <w:pPr>
              <w:ind w:firstLine="0"/>
              <w:rPr>
                <w:sz w:val="18"/>
                <w:szCs w:val="18"/>
              </w:rPr>
            </w:pPr>
            <w:r w:rsidRPr="00965AB2">
              <w:rPr>
                <w:sz w:val="18"/>
                <w:szCs w:val="18"/>
              </w:rPr>
              <w:t>К групповому виду</w:t>
            </w:r>
          </w:p>
        </w:tc>
        <w:tc>
          <w:tcPr>
            <w:tcW w:w="1021" w:type="dxa"/>
          </w:tcPr>
          <w:p w14:paraId="707332DA" w14:textId="114647A6" w:rsidR="00965AB2" w:rsidRDefault="00965AB2" w:rsidP="00A51573">
            <w:pPr>
              <w:ind w:firstLine="0"/>
              <w:jc w:val="center"/>
              <w:rPr>
                <w:sz w:val="18"/>
                <w:szCs w:val="18"/>
              </w:rPr>
            </w:pPr>
            <w:r w:rsidRPr="00965AB2">
              <w:rPr>
                <w:sz w:val="18"/>
                <w:szCs w:val="18"/>
              </w:rPr>
              <w:t>Гиперссылка</w:t>
            </w:r>
          </w:p>
        </w:tc>
        <w:tc>
          <w:tcPr>
            <w:tcW w:w="1559" w:type="dxa"/>
          </w:tcPr>
          <w:p w14:paraId="0E72D40D" w14:textId="77777777" w:rsidR="00965AB2" w:rsidRPr="004B2F95" w:rsidRDefault="00965AB2" w:rsidP="004B2F95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663DBE21" w14:textId="046826DA" w:rsidR="00965AB2" w:rsidRDefault="00965AB2" w:rsidP="00A51573">
            <w:pPr>
              <w:ind w:firstLine="0"/>
              <w:rPr>
                <w:sz w:val="18"/>
                <w:szCs w:val="18"/>
              </w:rPr>
            </w:pPr>
            <w:r w:rsidRPr="00965AB2">
              <w:rPr>
                <w:sz w:val="18"/>
                <w:szCs w:val="18"/>
              </w:rPr>
              <w:t>При нажатии на гиперссылку осуществляется переход закладки «Сегментация» в режим группового вида.</w:t>
            </w:r>
          </w:p>
        </w:tc>
      </w:tr>
      <w:tr w:rsidR="00965AB2" w14:paraId="0331B46E" w14:textId="77777777" w:rsidTr="00A51573">
        <w:tc>
          <w:tcPr>
            <w:tcW w:w="2093" w:type="dxa"/>
            <w:shd w:val="clear" w:color="auto" w:fill="auto"/>
          </w:tcPr>
          <w:p w14:paraId="440357CA" w14:textId="3263909C" w:rsidR="00965AB2" w:rsidRDefault="00965AB2" w:rsidP="00710897">
            <w:pPr>
              <w:ind w:firstLine="0"/>
              <w:rPr>
                <w:sz w:val="18"/>
                <w:szCs w:val="18"/>
              </w:rPr>
            </w:pPr>
            <w:r w:rsidRPr="00DC60CF">
              <w:rPr>
                <w:sz w:val="18"/>
                <w:szCs w:val="18"/>
              </w:rPr>
              <w:t xml:space="preserve">Сохранить </w:t>
            </w:r>
            <w:r w:rsidR="00710897" w:rsidRPr="0096444E">
              <w:rPr>
                <w:sz w:val="18"/>
                <w:szCs w:val="18"/>
              </w:rPr>
              <w:object w:dxaOrig="270" w:dyaOrig="270" w14:anchorId="43A52AB1">
                <v:shape id="_x0000_i1067" type="#_x0000_t75" style="width:15pt;height:15pt" o:ole="">
                  <v:imagedata r:id="rId100" o:title=""/>
                </v:shape>
                <o:OLEObject Type="Embed" ProgID="PBrush" ShapeID="_x0000_i1067" DrawAspect="Content" ObjectID="_1645015667" r:id="rId104"/>
              </w:object>
            </w:r>
          </w:p>
        </w:tc>
        <w:tc>
          <w:tcPr>
            <w:tcW w:w="1021" w:type="dxa"/>
          </w:tcPr>
          <w:p w14:paraId="4F4BA7A4" w14:textId="20173227" w:rsidR="00965AB2" w:rsidRDefault="00965AB2" w:rsidP="00A51573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246B0E74" w14:textId="77777777" w:rsidR="00965AB2" w:rsidRPr="004B2F95" w:rsidRDefault="00965AB2" w:rsidP="004B2F95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3A1643BE" w14:textId="02865C5E" w:rsidR="00965AB2" w:rsidRDefault="003403FA" w:rsidP="00A51573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выполняется сохранение выбранного текущего значения сегмента для типа сегментации «</w:t>
            </w:r>
            <w:r w:rsidRPr="00B54E62">
              <w:rPr>
                <w:sz w:val="18"/>
                <w:szCs w:val="18"/>
              </w:rPr>
              <w:t xml:space="preserve">Сегментация по </w:t>
            </w:r>
            <w:r>
              <w:rPr>
                <w:sz w:val="18"/>
                <w:szCs w:val="18"/>
              </w:rPr>
              <w:t>связанным юридическим лицам».</w:t>
            </w:r>
          </w:p>
        </w:tc>
      </w:tr>
    </w:tbl>
    <w:p w14:paraId="72034A34" w14:textId="77777777" w:rsidR="00717CB8" w:rsidRPr="00B80555" w:rsidRDefault="00717CB8" w:rsidP="00446CC5"/>
    <w:p w14:paraId="4FF9CA8E" w14:textId="4FFB3B72" w:rsidR="0068184F" w:rsidRDefault="00C405EC" w:rsidP="00C405EC">
      <w:pPr>
        <w:pStyle w:val="3"/>
      </w:pPr>
      <w:bookmarkStart w:id="166" w:name="_Toc25317525"/>
      <w:r>
        <w:t>Правила расчета сегментов для различных типов сегментации</w:t>
      </w:r>
      <w:bookmarkEnd w:id="166"/>
    </w:p>
    <w:p w14:paraId="640E0344" w14:textId="79AB5A2A" w:rsidR="00017E7E" w:rsidRDefault="00C405EC">
      <w:pPr>
        <w:spacing w:after="200" w:line="276" w:lineRule="auto"/>
        <w:ind w:firstLine="0"/>
        <w:jc w:val="left"/>
      </w:pPr>
      <w:r>
        <w:t>В</w:t>
      </w:r>
      <w:r w:rsidR="00821CD6">
        <w:t xml:space="preserve"> </w:t>
      </w:r>
      <w:r w:rsidR="00821CD6" w:rsidRPr="00821CD6">
        <w:rPr>
          <w:b/>
        </w:rPr>
        <w:fldChar w:fldCharType="begin"/>
      </w:r>
      <w:r w:rsidR="00821CD6" w:rsidRPr="00821CD6">
        <w:rPr>
          <w:b/>
        </w:rPr>
        <w:instrText xml:space="preserve"> REF _Ref20481879 \h </w:instrText>
      </w:r>
      <w:r w:rsidR="00821CD6">
        <w:rPr>
          <w:b/>
        </w:rPr>
        <w:instrText xml:space="preserve"> \* MERGEFORMAT </w:instrText>
      </w:r>
      <w:r w:rsidR="00821CD6" w:rsidRPr="00821CD6">
        <w:rPr>
          <w:b/>
        </w:rPr>
      </w:r>
      <w:r w:rsidR="00821CD6" w:rsidRPr="00821CD6">
        <w:rPr>
          <w:b/>
        </w:rPr>
        <w:fldChar w:fldCharType="separate"/>
      </w:r>
      <w:r w:rsidR="00CA0105" w:rsidRPr="007D63BC">
        <w:rPr>
          <w:b/>
          <w:sz w:val="18"/>
          <w:szCs w:val="18"/>
        </w:rPr>
        <w:t xml:space="preserve">Таблица </w:t>
      </w:r>
      <w:r w:rsidR="00CA0105" w:rsidRPr="007D63BC">
        <w:rPr>
          <w:b/>
          <w:noProof/>
          <w:sz w:val="18"/>
          <w:szCs w:val="18"/>
        </w:rPr>
        <w:t>31</w:t>
      </w:r>
      <w:r w:rsidR="00821CD6" w:rsidRPr="00821CD6">
        <w:rPr>
          <w:b/>
        </w:rPr>
        <w:fldChar w:fldCharType="end"/>
      </w:r>
      <w:r>
        <w:t xml:space="preserve"> описаны правила расчета сегментов для каждого из поддерживаемых</w:t>
      </w:r>
      <w:r w:rsidR="0000267A">
        <w:t xml:space="preserve"> Системой</w:t>
      </w:r>
      <w:r>
        <w:t xml:space="preserve"> типов сегментации. </w:t>
      </w:r>
    </w:p>
    <w:p w14:paraId="031998D3" w14:textId="41E8FB7D" w:rsidR="00017E7E" w:rsidRPr="00BF349B" w:rsidRDefault="00017E7E" w:rsidP="00017E7E">
      <w:pPr>
        <w:pStyle w:val="ae"/>
        <w:rPr>
          <w:sz w:val="18"/>
          <w:szCs w:val="18"/>
        </w:rPr>
      </w:pPr>
      <w:bookmarkStart w:id="167" w:name="_Ref20481879"/>
      <w:r w:rsidRPr="00BF349B">
        <w:rPr>
          <w:sz w:val="18"/>
          <w:szCs w:val="18"/>
        </w:rPr>
        <w:t xml:space="preserve">Таблица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Таблица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31</w:t>
      </w:r>
      <w:r w:rsidRPr="00BF349B">
        <w:rPr>
          <w:noProof/>
          <w:sz w:val="18"/>
          <w:szCs w:val="18"/>
        </w:rPr>
        <w:fldChar w:fldCharType="end"/>
      </w:r>
      <w:bookmarkEnd w:id="167"/>
      <w:r w:rsidRPr="00BF349B">
        <w:rPr>
          <w:sz w:val="18"/>
          <w:szCs w:val="18"/>
        </w:rPr>
        <w:t xml:space="preserve">. Описание </w:t>
      </w:r>
      <w:r>
        <w:rPr>
          <w:sz w:val="18"/>
          <w:szCs w:val="18"/>
        </w:rPr>
        <w:t>правил расчета сегментов</w:t>
      </w:r>
      <w:r w:rsidR="00CA3F94">
        <w:rPr>
          <w:sz w:val="18"/>
          <w:szCs w:val="18"/>
        </w:rPr>
        <w:t xml:space="preserve"> для различных типов сегментации</w:t>
      </w:r>
    </w:p>
    <w:tbl>
      <w:tblPr>
        <w:tblStyle w:val="af4"/>
        <w:tblW w:w="9351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1980"/>
        <w:gridCol w:w="7371"/>
      </w:tblGrid>
      <w:tr w:rsidR="00B75F0B" w:rsidRPr="000557D6" w14:paraId="7193192B" w14:textId="77777777" w:rsidTr="00B75F0B">
        <w:trPr>
          <w:tblHeader/>
        </w:trPr>
        <w:tc>
          <w:tcPr>
            <w:tcW w:w="1980" w:type="dxa"/>
            <w:shd w:val="clear" w:color="auto" w:fill="D9D9D9" w:themeFill="background1" w:themeFillShade="D9"/>
          </w:tcPr>
          <w:p w14:paraId="4CEC8B8A" w14:textId="437A3135" w:rsidR="00B75F0B" w:rsidRPr="002E0FCE" w:rsidRDefault="00B75F0B" w:rsidP="00AE2CDF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Значение сегмента</w:t>
            </w:r>
          </w:p>
        </w:tc>
        <w:tc>
          <w:tcPr>
            <w:tcW w:w="7371" w:type="dxa"/>
            <w:shd w:val="clear" w:color="auto" w:fill="D9D9D9" w:themeFill="background1" w:themeFillShade="D9"/>
          </w:tcPr>
          <w:p w14:paraId="7711666B" w14:textId="77777777" w:rsidR="00B75F0B" w:rsidRPr="002E0FCE" w:rsidRDefault="00B75F0B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B75F0B" w14:paraId="2C1AD7B4" w14:textId="77777777" w:rsidTr="003C691B">
        <w:tc>
          <w:tcPr>
            <w:tcW w:w="9351" w:type="dxa"/>
            <w:gridSpan w:val="2"/>
          </w:tcPr>
          <w:p w14:paraId="563345DD" w14:textId="77777777" w:rsidR="00B75F0B" w:rsidRDefault="00B75F0B" w:rsidP="002B4B65">
            <w:pPr>
              <w:ind w:firstLine="0"/>
              <w:jc w:val="left"/>
              <w:rPr>
                <w:sz w:val="18"/>
                <w:szCs w:val="18"/>
              </w:rPr>
            </w:pPr>
            <w:commentRangeStart w:id="168"/>
            <w:r w:rsidRPr="001F5F62">
              <w:rPr>
                <w:b/>
                <w:sz w:val="18"/>
                <w:szCs w:val="18"/>
              </w:rPr>
              <w:t xml:space="preserve">Тип сегментации: </w:t>
            </w:r>
            <w:r w:rsidRPr="00F46147">
              <w:rPr>
                <w:sz w:val="18"/>
                <w:szCs w:val="18"/>
              </w:rPr>
              <w:t>«Сегментация по жизненному циклу»</w:t>
            </w:r>
            <w:commentRangeEnd w:id="168"/>
            <w:r w:rsidR="00232961">
              <w:rPr>
                <w:rStyle w:val="af1"/>
              </w:rPr>
              <w:commentReference w:id="168"/>
            </w:r>
          </w:p>
          <w:p w14:paraId="086E0264" w14:textId="77777777" w:rsidR="00CA73E4" w:rsidRPr="00CA73E4" w:rsidRDefault="00CA73E4" w:rsidP="002B4B65">
            <w:pPr>
              <w:ind w:firstLine="0"/>
              <w:jc w:val="left"/>
              <w:rPr>
                <w:b/>
                <w:sz w:val="18"/>
                <w:szCs w:val="18"/>
              </w:rPr>
            </w:pPr>
            <w:r w:rsidRPr="00CA73E4">
              <w:rPr>
                <w:b/>
                <w:sz w:val="18"/>
                <w:szCs w:val="18"/>
              </w:rPr>
              <w:t>Описание:</w:t>
            </w:r>
          </w:p>
          <w:p w14:paraId="7E80BE8B" w14:textId="20360CB1" w:rsidR="00CA73E4" w:rsidRPr="00CA73E4" w:rsidRDefault="00CA73E4" w:rsidP="004A4CA9">
            <w:pPr>
              <w:ind w:firstLine="0"/>
              <w:rPr>
                <w:sz w:val="18"/>
                <w:szCs w:val="18"/>
              </w:rPr>
            </w:pPr>
            <w:commentRangeStart w:id="169"/>
            <w:commentRangeStart w:id="170"/>
            <w:commentRangeStart w:id="171"/>
            <w:r>
              <w:rPr>
                <w:sz w:val="18"/>
                <w:szCs w:val="18"/>
              </w:rPr>
              <w:t>Рассчитывает на осн</w:t>
            </w:r>
            <w:r w:rsidR="005E5765">
              <w:rPr>
                <w:sz w:val="18"/>
                <w:szCs w:val="18"/>
              </w:rPr>
              <w:t>ов</w:t>
            </w:r>
            <w:r w:rsidR="00F37BA3">
              <w:rPr>
                <w:sz w:val="18"/>
                <w:szCs w:val="18"/>
              </w:rPr>
              <w:t>ании</w:t>
            </w:r>
            <w:r>
              <w:rPr>
                <w:sz w:val="18"/>
                <w:szCs w:val="18"/>
              </w:rPr>
              <w:t xml:space="preserve"> данных о </w:t>
            </w:r>
            <w:r w:rsidRPr="00CA73E4">
              <w:rPr>
                <w:sz w:val="18"/>
                <w:szCs w:val="18"/>
              </w:rPr>
              <w:t>период</w:t>
            </w:r>
            <w:r>
              <w:rPr>
                <w:sz w:val="18"/>
                <w:szCs w:val="18"/>
              </w:rPr>
              <w:t>ах</w:t>
            </w:r>
            <w:r w:rsidRPr="00CA73E4">
              <w:rPr>
                <w:sz w:val="18"/>
                <w:szCs w:val="18"/>
              </w:rPr>
              <w:t xml:space="preserve">, когда </w:t>
            </w:r>
            <w:r w:rsidR="004A4CA9">
              <w:rPr>
                <w:sz w:val="18"/>
                <w:szCs w:val="18"/>
              </w:rPr>
              <w:t>К</w:t>
            </w:r>
            <w:r w:rsidRPr="00CA73E4">
              <w:rPr>
                <w:sz w:val="18"/>
                <w:szCs w:val="18"/>
              </w:rPr>
              <w:t xml:space="preserve">лиент был </w:t>
            </w:r>
            <w:r>
              <w:rPr>
                <w:sz w:val="18"/>
                <w:szCs w:val="18"/>
              </w:rPr>
              <w:t>«</w:t>
            </w:r>
            <w:r w:rsidRPr="00CA73E4">
              <w:rPr>
                <w:sz w:val="18"/>
                <w:szCs w:val="18"/>
              </w:rPr>
              <w:t>клиентом ЧББ</w:t>
            </w:r>
            <w:r>
              <w:rPr>
                <w:sz w:val="18"/>
                <w:szCs w:val="18"/>
              </w:rPr>
              <w:t>».</w:t>
            </w:r>
            <w:commentRangeEnd w:id="169"/>
            <w:r w:rsidR="00F37BA3">
              <w:rPr>
                <w:rStyle w:val="af1"/>
              </w:rPr>
              <w:commentReference w:id="169"/>
            </w:r>
            <w:commentRangeEnd w:id="170"/>
            <w:r w:rsidR="004128ED">
              <w:rPr>
                <w:rStyle w:val="af1"/>
              </w:rPr>
              <w:commentReference w:id="170"/>
            </w:r>
            <w:commentRangeEnd w:id="171"/>
            <w:r w:rsidR="00FB1F88">
              <w:rPr>
                <w:rStyle w:val="af1"/>
              </w:rPr>
              <w:commentReference w:id="171"/>
            </w:r>
          </w:p>
        </w:tc>
      </w:tr>
      <w:tr w:rsidR="00B75F0B" w14:paraId="5C3F243C" w14:textId="77777777" w:rsidTr="00B75F0B">
        <w:tc>
          <w:tcPr>
            <w:tcW w:w="1980" w:type="dxa"/>
          </w:tcPr>
          <w:p w14:paraId="714FEAC6" w14:textId="012A0707" w:rsidR="00B75F0B" w:rsidRDefault="00744877" w:rsidP="002B4B65">
            <w:pPr>
              <w:ind w:firstLine="0"/>
              <w:jc w:val="left"/>
              <w:rPr>
                <w:sz w:val="18"/>
                <w:szCs w:val="18"/>
              </w:rPr>
            </w:pPr>
            <w:r w:rsidRPr="00744877">
              <w:rPr>
                <w:sz w:val="18"/>
                <w:szCs w:val="18"/>
              </w:rPr>
              <w:t>Новый</w:t>
            </w:r>
          </w:p>
        </w:tc>
        <w:tc>
          <w:tcPr>
            <w:tcW w:w="7371" w:type="dxa"/>
            <w:shd w:val="clear" w:color="auto" w:fill="auto"/>
          </w:tcPr>
          <w:p w14:paraId="13A06E99" w14:textId="340AFA4C" w:rsidR="00CA73E4" w:rsidRDefault="003F5CF9" w:rsidP="00CA73E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Условия выбора сегмента:</w:t>
            </w:r>
          </w:p>
          <w:p w14:paraId="6F5B756E" w14:textId="2124F879" w:rsidR="00CA73E4" w:rsidRPr="003F5CF9" w:rsidRDefault="00CA73E4" w:rsidP="00710897">
            <w:pPr>
              <w:pStyle w:val="af5"/>
              <w:numPr>
                <w:ilvl w:val="0"/>
                <w:numId w:val="36"/>
              </w:numPr>
              <w:rPr>
                <w:sz w:val="18"/>
                <w:szCs w:val="18"/>
              </w:rPr>
            </w:pPr>
            <w:r w:rsidRPr="003F5CF9">
              <w:rPr>
                <w:sz w:val="18"/>
                <w:szCs w:val="18"/>
              </w:rPr>
              <w:t>От даты начала первого периода прошло не более 90 дней</w:t>
            </w:r>
            <w:r w:rsidR="00E929BB">
              <w:rPr>
                <w:sz w:val="18"/>
                <w:szCs w:val="18"/>
              </w:rPr>
              <w:t>;</w:t>
            </w:r>
          </w:p>
          <w:p w14:paraId="21EEABBD" w14:textId="503CCA5D" w:rsidR="00B75F0B" w:rsidRPr="003F5CF9" w:rsidRDefault="00CA73E4" w:rsidP="00710897">
            <w:pPr>
              <w:pStyle w:val="af5"/>
              <w:numPr>
                <w:ilvl w:val="0"/>
                <w:numId w:val="36"/>
              </w:numPr>
              <w:rPr>
                <w:sz w:val="18"/>
                <w:szCs w:val="18"/>
              </w:rPr>
            </w:pPr>
            <w:r w:rsidRPr="003F5CF9">
              <w:rPr>
                <w:sz w:val="18"/>
                <w:szCs w:val="18"/>
              </w:rPr>
              <w:t xml:space="preserve">Дата окончания последнего периода </w:t>
            </w:r>
            <w:r w:rsidR="00224EF9">
              <w:rPr>
                <w:sz w:val="18"/>
                <w:szCs w:val="18"/>
              </w:rPr>
              <w:t>=</w:t>
            </w:r>
            <w:r w:rsidRPr="003F5CF9">
              <w:rPr>
                <w:sz w:val="18"/>
                <w:szCs w:val="18"/>
              </w:rPr>
              <w:t xml:space="preserve"> «01.01.3000»</w:t>
            </w:r>
            <w:r w:rsidR="00E929BB">
              <w:rPr>
                <w:sz w:val="18"/>
                <w:szCs w:val="18"/>
              </w:rPr>
              <w:t>.</w:t>
            </w:r>
          </w:p>
        </w:tc>
      </w:tr>
      <w:tr w:rsidR="00B75F0B" w14:paraId="4D5C516B" w14:textId="77777777" w:rsidTr="00B75F0B">
        <w:tc>
          <w:tcPr>
            <w:tcW w:w="1980" w:type="dxa"/>
          </w:tcPr>
          <w:p w14:paraId="10B18AEE" w14:textId="122E3D17" w:rsidR="00B75F0B" w:rsidRDefault="00744877" w:rsidP="002B4B65">
            <w:pPr>
              <w:ind w:firstLine="0"/>
              <w:jc w:val="left"/>
              <w:rPr>
                <w:sz w:val="18"/>
                <w:szCs w:val="18"/>
              </w:rPr>
            </w:pPr>
            <w:r w:rsidRPr="00744877">
              <w:rPr>
                <w:sz w:val="18"/>
                <w:szCs w:val="18"/>
              </w:rPr>
              <w:t>Действующий</w:t>
            </w:r>
          </w:p>
        </w:tc>
        <w:tc>
          <w:tcPr>
            <w:tcW w:w="7371" w:type="dxa"/>
            <w:shd w:val="clear" w:color="auto" w:fill="auto"/>
          </w:tcPr>
          <w:p w14:paraId="74F8D03B" w14:textId="77777777" w:rsidR="005C4BB0" w:rsidRDefault="005C4BB0" w:rsidP="005C4BB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Условия выбора сегмента:</w:t>
            </w:r>
          </w:p>
          <w:p w14:paraId="3C3202B7" w14:textId="4694FA31" w:rsidR="009A208F" w:rsidRDefault="009A208F" w:rsidP="00710897">
            <w:pPr>
              <w:pStyle w:val="af5"/>
              <w:numPr>
                <w:ilvl w:val="0"/>
                <w:numId w:val="37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Есть данные о периоде </w:t>
            </w:r>
            <w:r w:rsidRPr="006C2A85">
              <w:rPr>
                <w:sz w:val="18"/>
                <w:szCs w:val="18"/>
              </w:rPr>
              <w:t>с отрытой датой окончания «01.01.3000»</w:t>
            </w:r>
            <w:r>
              <w:rPr>
                <w:sz w:val="18"/>
                <w:szCs w:val="18"/>
              </w:rPr>
              <w:t>;</w:t>
            </w:r>
          </w:p>
          <w:p w14:paraId="5E684C1F" w14:textId="5C4EF8EC" w:rsidR="00522DDD" w:rsidRDefault="00522DDD" w:rsidP="00710897">
            <w:pPr>
              <w:pStyle w:val="af5"/>
              <w:numPr>
                <w:ilvl w:val="0"/>
                <w:numId w:val="37"/>
              </w:numPr>
              <w:rPr>
                <w:sz w:val="18"/>
                <w:szCs w:val="18"/>
              </w:rPr>
            </w:pPr>
            <w:r w:rsidRPr="003F5CF9">
              <w:rPr>
                <w:sz w:val="18"/>
                <w:szCs w:val="18"/>
              </w:rPr>
              <w:t xml:space="preserve">От даты начала первого </w:t>
            </w:r>
            <w:r w:rsidR="009A208F">
              <w:rPr>
                <w:sz w:val="18"/>
                <w:szCs w:val="18"/>
              </w:rPr>
              <w:t xml:space="preserve">открытого </w:t>
            </w:r>
            <w:r w:rsidRPr="003F5CF9">
              <w:rPr>
                <w:sz w:val="18"/>
                <w:szCs w:val="18"/>
              </w:rPr>
              <w:t>периода прошло более 90 дней</w:t>
            </w:r>
            <w:r>
              <w:rPr>
                <w:sz w:val="18"/>
                <w:szCs w:val="18"/>
              </w:rPr>
              <w:t>;</w:t>
            </w:r>
          </w:p>
          <w:p w14:paraId="062B7CB8" w14:textId="6B53E0CA" w:rsidR="00B75F0B" w:rsidRPr="006C2A85" w:rsidRDefault="00522DDD" w:rsidP="00710897">
            <w:pPr>
              <w:pStyle w:val="af5"/>
              <w:numPr>
                <w:ilvl w:val="0"/>
                <w:numId w:val="37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Нет </w:t>
            </w:r>
            <w:r w:rsidR="00BE1E55">
              <w:rPr>
                <w:sz w:val="18"/>
                <w:szCs w:val="18"/>
              </w:rPr>
              <w:t xml:space="preserve">закрытых </w:t>
            </w:r>
            <w:r>
              <w:rPr>
                <w:sz w:val="18"/>
                <w:szCs w:val="18"/>
              </w:rPr>
              <w:t xml:space="preserve">периодов с датой окончания, отличной от </w:t>
            </w:r>
            <w:r w:rsidRPr="006C2A85">
              <w:rPr>
                <w:sz w:val="18"/>
                <w:szCs w:val="18"/>
              </w:rPr>
              <w:t>«01.01.3000»</w:t>
            </w:r>
            <w:r w:rsidR="009A208F">
              <w:rPr>
                <w:sz w:val="18"/>
                <w:szCs w:val="18"/>
              </w:rPr>
              <w:t>.</w:t>
            </w:r>
          </w:p>
        </w:tc>
      </w:tr>
      <w:tr w:rsidR="00B75F0B" w14:paraId="2939400C" w14:textId="77777777" w:rsidTr="00B75F0B">
        <w:tc>
          <w:tcPr>
            <w:tcW w:w="1980" w:type="dxa"/>
          </w:tcPr>
          <w:p w14:paraId="034D24C6" w14:textId="295B23EC" w:rsidR="00B75F0B" w:rsidRDefault="00744877" w:rsidP="002B4B65">
            <w:pPr>
              <w:ind w:firstLine="0"/>
              <w:jc w:val="left"/>
              <w:rPr>
                <w:sz w:val="18"/>
                <w:szCs w:val="18"/>
              </w:rPr>
            </w:pPr>
            <w:r w:rsidRPr="00744877">
              <w:rPr>
                <w:sz w:val="18"/>
                <w:szCs w:val="18"/>
              </w:rPr>
              <w:t>Возвращённый</w:t>
            </w:r>
          </w:p>
        </w:tc>
        <w:tc>
          <w:tcPr>
            <w:tcW w:w="7371" w:type="dxa"/>
            <w:shd w:val="clear" w:color="auto" w:fill="auto"/>
          </w:tcPr>
          <w:p w14:paraId="081B105D" w14:textId="77777777" w:rsidR="004955CE" w:rsidRDefault="004955CE" w:rsidP="004955C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Условия выбора сегмента:</w:t>
            </w:r>
          </w:p>
          <w:p w14:paraId="75E228FA" w14:textId="0EE1F176" w:rsidR="00C328B1" w:rsidRDefault="00C328B1" w:rsidP="00710897">
            <w:pPr>
              <w:pStyle w:val="af5"/>
              <w:numPr>
                <w:ilvl w:val="0"/>
                <w:numId w:val="38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Есть </w:t>
            </w:r>
            <w:r w:rsidR="007470CB">
              <w:rPr>
                <w:sz w:val="18"/>
                <w:szCs w:val="18"/>
              </w:rPr>
              <w:t xml:space="preserve">хотя бы один </w:t>
            </w:r>
            <w:r>
              <w:rPr>
                <w:sz w:val="18"/>
                <w:szCs w:val="18"/>
              </w:rPr>
              <w:t xml:space="preserve">период с закрытой датой окончания (то есть отличной от </w:t>
            </w:r>
            <w:r w:rsidRPr="006C2A85">
              <w:rPr>
                <w:sz w:val="18"/>
                <w:szCs w:val="18"/>
              </w:rPr>
              <w:t>«01.01.3000»</w:t>
            </w:r>
            <w:r>
              <w:rPr>
                <w:sz w:val="18"/>
                <w:szCs w:val="18"/>
              </w:rPr>
              <w:t>);</w:t>
            </w:r>
          </w:p>
          <w:p w14:paraId="0CF9006E" w14:textId="1566BD26" w:rsidR="007470CB" w:rsidRDefault="007470CB" w:rsidP="00710897">
            <w:pPr>
              <w:pStyle w:val="af5"/>
              <w:numPr>
                <w:ilvl w:val="0"/>
                <w:numId w:val="38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Есть данные о периоде </w:t>
            </w:r>
            <w:r w:rsidRPr="006C2A85">
              <w:rPr>
                <w:sz w:val="18"/>
                <w:szCs w:val="18"/>
              </w:rPr>
              <w:t>с отрытой датой окончания «01.01.3000</w:t>
            </w:r>
            <w:r w:rsidR="00C23C0A">
              <w:rPr>
                <w:sz w:val="18"/>
                <w:szCs w:val="18"/>
              </w:rPr>
              <w:t>»;</w:t>
            </w:r>
          </w:p>
          <w:p w14:paraId="612AC18E" w14:textId="4AF97FE2" w:rsidR="00C328B1" w:rsidRPr="003F5CF9" w:rsidRDefault="00C66B11" w:rsidP="00710897">
            <w:pPr>
              <w:pStyle w:val="af5"/>
              <w:numPr>
                <w:ilvl w:val="0"/>
                <w:numId w:val="38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</w:t>
            </w:r>
            <w:r w:rsidR="007470CB" w:rsidRPr="007470CB">
              <w:rPr>
                <w:sz w:val="18"/>
                <w:szCs w:val="18"/>
              </w:rPr>
              <w:t xml:space="preserve">ата начала </w:t>
            </w:r>
            <w:r>
              <w:rPr>
                <w:sz w:val="18"/>
                <w:szCs w:val="18"/>
              </w:rPr>
              <w:t xml:space="preserve">последнего открытого </w:t>
            </w:r>
            <w:r w:rsidR="007470CB" w:rsidRPr="007470CB">
              <w:rPr>
                <w:sz w:val="18"/>
                <w:szCs w:val="18"/>
              </w:rPr>
              <w:t xml:space="preserve">периода </w:t>
            </w:r>
            <w:r w:rsidR="007470CB">
              <w:rPr>
                <w:sz w:val="18"/>
                <w:szCs w:val="18"/>
              </w:rPr>
              <w:t>больше</w:t>
            </w:r>
            <w:r w:rsidR="007470CB" w:rsidRPr="007470CB">
              <w:rPr>
                <w:sz w:val="18"/>
                <w:szCs w:val="18"/>
              </w:rPr>
              <w:t xml:space="preserve"> даты окончания</w:t>
            </w:r>
            <w:r w:rsidR="00C23C0A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последнего закрытого периода</w:t>
            </w:r>
            <w:r w:rsidR="007470CB">
              <w:rPr>
                <w:sz w:val="18"/>
                <w:szCs w:val="18"/>
              </w:rPr>
              <w:t>;</w:t>
            </w:r>
          </w:p>
          <w:p w14:paraId="41886937" w14:textId="554D3B04" w:rsidR="00B75F0B" w:rsidRPr="004955CE" w:rsidRDefault="007470CB" w:rsidP="00710897">
            <w:pPr>
              <w:pStyle w:val="af5"/>
              <w:numPr>
                <w:ilvl w:val="0"/>
                <w:numId w:val="38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Разница в днях между </w:t>
            </w:r>
            <w:r w:rsidRPr="007470CB">
              <w:rPr>
                <w:sz w:val="18"/>
                <w:szCs w:val="18"/>
              </w:rPr>
              <w:t>дат</w:t>
            </w:r>
            <w:r w:rsidR="009D2E16">
              <w:rPr>
                <w:sz w:val="18"/>
                <w:szCs w:val="18"/>
              </w:rPr>
              <w:t>ой</w:t>
            </w:r>
            <w:r w:rsidRPr="007470CB">
              <w:rPr>
                <w:sz w:val="18"/>
                <w:szCs w:val="18"/>
              </w:rPr>
              <w:t xml:space="preserve"> начала </w:t>
            </w:r>
            <w:r w:rsidR="00C66B11">
              <w:rPr>
                <w:sz w:val="18"/>
                <w:szCs w:val="18"/>
              </w:rPr>
              <w:t xml:space="preserve">последнего открытого </w:t>
            </w:r>
            <w:r w:rsidRPr="007470CB">
              <w:rPr>
                <w:sz w:val="18"/>
                <w:szCs w:val="18"/>
              </w:rPr>
              <w:t>периода</w:t>
            </w:r>
            <w:r w:rsidR="009D2E16">
              <w:rPr>
                <w:sz w:val="18"/>
                <w:szCs w:val="18"/>
              </w:rPr>
              <w:t xml:space="preserve"> и датой окончания </w:t>
            </w:r>
            <w:r w:rsidR="00C66B11">
              <w:rPr>
                <w:sz w:val="18"/>
                <w:szCs w:val="18"/>
              </w:rPr>
              <w:t xml:space="preserve">последнего </w:t>
            </w:r>
            <w:r w:rsidR="009D2E16">
              <w:rPr>
                <w:sz w:val="18"/>
                <w:szCs w:val="18"/>
              </w:rPr>
              <w:t>закрытого периода больше</w:t>
            </w:r>
            <w:r w:rsidRPr="007470CB">
              <w:rPr>
                <w:sz w:val="18"/>
                <w:szCs w:val="18"/>
              </w:rPr>
              <w:t xml:space="preserve"> 60 дней</w:t>
            </w:r>
            <w:r w:rsidR="009D2E16">
              <w:rPr>
                <w:sz w:val="18"/>
                <w:szCs w:val="18"/>
              </w:rPr>
              <w:t>.</w:t>
            </w:r>
          </w:p>
        </w:tc>
      </w:tr>
      <w:tr w:rsidR="00B75F0B" w14:paraId="54D4BE6B" w14:textId="77777777" w:rsidTr="00B75F0B">
        <w:tc>
          <w:tcPr>
            <w:tcW w:w="1980" w:type="dxa"/>
          </w:tcPr>
          <w:p w14:paraId="2127F0DB" w14:textId="1E992438" w:rsidR="00B75F0B" w:rsidRDefault="00744877" w:rsidP="002B4B65">
            <w:pPr>
              <w:ind w:firstLine="0"/>
              <w:jc w:val="left"/>
              <w:rPr>
                <w:sz w:val="18"/>
                <w:szCs w:val="18"/>
              </w:rPr>
            </w:pPr>
            <w:r w:rsidRPr="00744877">
              <w:rPr>
                <w:sz w:val="18"/>
                <w:szCs w:val="18"/>
              </w:rPr>
              <w:t>Ушедший</w:t>
            </w:r>
          </w:p>
        </w:tc>
        <w:tc>
          <w:tcPr>
            <w:tcW w:w="7371" w:type="dxa"/>
            <w:shd w:val="clear" w:color="auto" w:fill="auto"/>
          </w:tcPr>
          <w:p w14:paraId="16EA318C" w14:textId="77777777" w:rsidR="00A054D7" w:rsidRDefault="00A054D7" w:rsidP="00A054D7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Условия выбора сегмента:</w:t>
            </w:r>
          </w:p>
          <w:p w14:paraId="144FCF69" w14:textId="0C1BCDD6" w:rsidR="00B75F0B" w:rsidRPr="00A054D7" w:rsidRDefault="00764049" w:rsidP="00710897">
            <w:pPr>
              <w:pStyle w:val="af5"/>
              <w:numPr>
                <w:ilvl w:val="0"/>
                <w:numId w:val="39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Нет ни одного открытого периода</w:t>
            </w:r>
            <w:r w:rsidR="00A054D7" w:rsidRPr="00A054D7">
              <w:rPr>
                <w:sz w:val="18"/>
                <w:szCs w:val="18"/>
              </w:rPr>
              <w:t>.</w:t>
            </w:r>
          </w:p>
        </w:tc>
      </w:tr>
      <w:tr w:rsidR="00501FBC" w14:paraId="62A1789A" w14:textId="77777777" w:rsidTr="003C691B">
        <w:tc>
          <w:tcPr>
            <w:tcW w:w="9351" w:type="dxa"/>
            <w:gridSpan w:val="2"/>
          </w:tcPr>
          <w:p w14:paraId="585341BB" w14:textId="77777777" w:rsidR="00501FBC" w:rsidRDefault="00501FBC" w:rsidP="00501FBC">
            <w:pPr>
              <w:ind w:firstLine="0"/>
              <w:rPr>
                <w:sz w:val="18"/>
                <w:szCs w:val="18"/>
              </w:rPr>
            </w:pPr>
            <w:commentRangeStart w:id="172"/>
            <w:r w:rsidRPr="00501FBC">
              <w:rPr>
                <w:b/>
                <w:sz w:val="18"/>
                <w:szCs w:val="18"/>
              </w:rPr>
              <w:t>Тип сегментации:</w:t>
            </w:r>
            <w:r>
              <w:rPr>
                <w:sz w:val="18"/>
                <w:szCs w:val="18"/>
              </w:rPr>
              <w:t xml:space="preserve"> «</w:t>
            </w:r>
            <w:r w:rsidRPr="00501FBC">
              <w:rPr>
                <w:sz w:val="18"/>
                <w:szCs w:val="18"/>
              </w:rPr>
              <w:t>Сегментация по соответствию клиентской политике</w:t>
            </w:r>
            <w:r>
              <w:rPr>
                <w:sz w:val="18"/>
                <w:szCs w:val="18"/>
              </w:rPr>
              <w:t>»</w:t>
            </w:r>
            <w:commentRangeEnd w:id="172"/>
            <w:r w:rsidR="00232961">
              <w:rPr>
                <w:rStyle w:val="af1"/>
              </w:rPr>
              <w:commentReference w:id="172"/>
            </w:r>
          </w:p>
          <w:p w14:paraId="15D334E8" w14:textId="406F64AD" w:rsidR="00501FBC" w:rsidRDefault="00501FBC" w:rsidP="00EE6B2F">
            <w:pPr>
              <w:ind w:firstLine="0"/>
              <w:rPr>
                <w:sz w:val="18"/>
                <w:szCs w:val="18"/>
              </w:rPr>
            </w:pPr>
            <w:r w:rsidRPr="00501FBC">
              <w:rPr>
                <w:b/>
                <w:sz w:val="18"/>
                <w:szCs w:val="18"/>
              </w:rPr>
              <w:t>Описание:</w:t>
            </w:r>
          </w:p>
        </w:tc>
      </w:tr>
      <w:tr w:rsidR="00B75F0B" w14:paraId="2DC9DE76" w14:textId="77777777" w:rsidTr="00B75F0B">
        <w:tc>
          <w:tcPr>
            <w:tcW w:w="1980" w:type="dxa"/>
          </w:tcPr>
          <w:p w14:paraId="01AE3475" w14:textId="2BEB1A16" w:rsidR="00B75F0B" w:rsidRDefault="003E1D5E" w:rsidP="002B4B65">
            <w:pPr>
              <w:ind w:firstLine="0"/>
              <w:jc w:val="left"/>
              <w:rPr>
                <w:sz w:val="18"/>
                <w:szCs w:val="18"/>
              </w:rPr>
            </w:pPr>
            <w:r w:rsidRPr="003E1D5E">
              <w:rPr>
                <w:sz w:val="18"/>
                <w:szCs w:val="18"/>
              </w:rPr>
              <w:t>VIP</w:t>
            </w:r>
          </w:p>
        </w:tc>
        <w:tc>
          <w:tcPr>
            <w:tcW w:w="7371" w:type="dxa"/>
            <w:shd w:val="clear" w:color="auto" w:fill="auto"/>
          </w:tcPr>
          <w:p w14:paraId="136D3C20" w14:textId="77777777" w:rsidR="00F0492F" w:rsidRDefault="00F0492F" w:rsidP="00A159D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Условия выбора сегмента:</w:t>
            </w:r>
          </w:p>
          <w:p w14:paraId="131F2B39" w14:textId="60A8513E" w:rsidR="00B75F0B" w:rsidRPr="00F0492F" w:rsidRDefault="00A159D1" w:rsidP="00710897">
            <w:pPr>
              <w:pStyle w:val="af5"/>
              <w:numPr>
                <w:ilvl w:val="0"/>
                <w:numId w:val="39"/>
              </w:numPr>
              <w:rPr>
                <w:sz w:val="18"/>
                <w:szCs w:val="18"/>
              </w:rPr>
            </w:pPr>
            <w:r w:rsidRPr="00F0492F">
              <w:rPr>
                <w:sz w:val="18"/>
                <w:szCs w:val="18"/>
              </w:rPr>
              <w:t>Признак «VIP» = «Да».</w:t>
            </w:r>
          </w:p>
        </w:tc>
      </w:tr>
      <w:tr w:rsidR="00B75F0B" w14:paraId="064AF536" w14:textId="77777777" w:rsidTr="00B75F0B">
        <w:tc>
          <w:tcPr>
            <w:tcW w:w="1980" w:type="dxa"/>
          </w:tcPr>
          <w:p w14:paraId="682A9566" w14:textId="2F3447A4" w:rsidR="00B75F0B" w:rsidRDefault="003E1D5E" w:rsidP="002B4B65">
            <w:pPr>
              <w:ind w:firstLine="0"/>
              <w:jc w:val="left"/>
              <w:rPr>
                <w:sz w:val="18"/>
                <w:szCs w:val="18"/>
              </w:rPr>
            </w:pPr>
            <w:proofErr w:type="spellStart"/>
            <w:r w:rsidRPr="003E1D5E">
              <w:rPr>
                <w:sz w:val="18"/>
                <w:szCs w:val="18"/>
              </w:rPr>
              <w:t>Private</w:t>
            </w:r>
            <w:proofErr w:type="spellEnd"/>
            <w:r w:rsidRPr="003E1D5E">
              <w:rPr>
                <w:sz w:val="18"/>
                <w:szCs w:val="18"/>
              </w:rPr>
              <w:t xml:space="preserve"> </w:t>
            </w:r>
            <w:proofErr w:type="spellStart"/>
            <w:r w:rsidRPr="003E1D5E">
              <w:rPr>
                <w:sz w:val="18"/>
                <w:szCs w:val="18"/>
              </w:rPr>
              <w:t>Banking</w:t>
            </w:r>
            <w:proofErr w:type="spellEnd"/>
            <w:r w:rsidRPr="003E1D5E">
              <w:rPr>
                <w:sz w:val="18"/>
                <w:szCs w:val="18"/>
              </w:rPr>
              <w:t xml:space="preserve"> (Основной)</w:t>
            </w:r>
          </w:p>
        </w:tc>
        <w:tc>
          <w:tcPr>
            <w:tcW w:w="7371" w:type="dxa"/>
            <w:shd w:val="clear" w:color="auto" w:fill="auto"/>
          </w:tcPr>
          <w:p w14:paraId="18E8B0BB" w14:textId="77777777" w:rsidR="00B61F4C" w:rsidRDefault="00B61F4C" w:rsidP="00B61F4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Условия выбора сегмента:</w:t>
            </w:r>
          </w:p>
          <w:p w14:paraId="3E9E7E10" w14:textId="77777777" w:rsidR="00B75F0B" w:rsidRDefault="001510AD" w:rsidP="00710897">
            <w:pPr>
              <w:pStyle w:val="af5"/>
              <w:numPr>
                <w:ilvl w:val="0"/>
                <w:numId w:val="39"/>
              </w:numPr>
              <w:rPr>
                <w:sz w:val="18"/>
                <w:szCs w:val="18"/>
              </w:rPr>
            </w:pPr>
            <w:r w:rsidRPr="00F0492F">
              <w:rPr>
                <w:sz w:val="18"/>
                <w:szCs w:val="18"/>
              </w:rPr>
              <w:t>Признак «VIP» = «</w:t>
            </w:r>
            <w:r>
              <w:rPr>
                <w:sz w:val="18"/>
                <w:szCs w:val="18"/>
              </w:rPr>
              <w:t>Нет</w:t>
            </w:r>
            <w:r w:rsidRPr="00F0492F">
              <w:rPr>
                <w:sz w:val="18"/>
                <w:szCs w:val="18"/>
              </w:rPr>
              <w:t>»</w:t>
            </w:r>
            <w:r>
              <w:rPr>
                <w:sz w:val="18"/>
                <w:szCs w:val="18"/>
              </w:rPr>
              <w:t>;</w:t>
            </w:r>
          </w:p>
          <w:p w14:paraId="4359816C" w14:textId="77777777" w:rsidR="001510AD" w:rsidRDefault="001510AD" w:rsidP="00710897">
            <w:pPr>
              <w:pStyle w:val="af5"/>
              <w:numPr>
                <w:ilvl w:val="0"/>
                <w:numId w:val="39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Входит в группу клиентов и является «основным» клиентом группы;</w:t>
            </w:r>
          </w:p>
          <w:p w14:paraId="44B24697" w14:textId="1B4731A8" w:rsidR="001510AD" w:rsidRPr="003C639A" w:rsidRDefault="00A42B08" w:rsidP="00710897">
            <w:pPr>
              <w:pStyle w:val="af5"/>
              <w:numPr>
                <w:ilvl w:val="0"/>
                <w:numId w:val="39"/>
              </w:numPr>
              <w:rPr>
                <w:sz w:val="18"/>
                <w:szCs w:val="18"/>
              </w:rPr>
            </w:pPr>
            <w:r w:rsidRPr="00A42B08">
              <w:rPr>
                <w:sz w:val="18"/>
                <w:szCs w:val="18"/>
              </w:rPr>
              <w:t>Суммарный портфель активов под управлением группы клиента равен или превышает пороговое значение для обслуживания</w:t>
            </w:r>
            <w:r>
              <w:rPr>
                <w:sz w:val="18"/>
                <w:szCs w:val="18"/>
              </w:rPr>
              <w:t xml:space="preserve"> и/или клиент я</w:t>
            </w:r>
            <w:r w:rsidRPr="00A42B08">
              <w:rPr>
                <w:sz w:val="18"/>
                <w:szCs w:val="18"/>
              </w:rPr>
              <w:t>вляется держателем пакета услуг Частного Банка</w:t>
            </w:r>
            <w:r>
              <w:rPr>
                <w:sz w:val="18"/>
                <w:szCs w:val="18"/>
              </w:rPr>
              <w:t>.</w:t>
            </w:r>
          </w:p>
        </w:tc>
      </w:tr>
      <w:tr w:rsidR="00B75F0B" w14:paraId="4949BF2B" w14:textId="77777777" w:rsidTr="00B75F0B">
        <w:tc>
          <w:tcPr>
            <w:tcW w:w="1980" w:type="dxa"/>
          </w:tcPr>
          <w:p w14:paraId="44ED28F0" w14:textId="3B39D47B" w:rsidR="00B75F0B" w:rsidRDefault="003E1D5E" w:rsidP="002B4B65">
            <w:pPr>
              <w:ind w:firstLine="0"/>
              <w:jc w:val="left"/>
              <w:rPr>
                <w:sz w:val="18"/>
                <w:szCs w:val="18"/>
              </w:rPr>
            </w:pPr>
            <w:proofErr w:type="spellStart"/>
            <w:r w:rsidRPr="003E1D5E">
              <w:rPr>
                <w:sz w:val="18"/>
                <w:szCs w:val="18"/>
              </w:rPr>
              <w:t>Private</w:t>
            </w:r>
            <w:proofErr w:type="spellEnd"/>
            <w:r w:rsidRPr="003E1D5E">
              <w:rPr>
                <w:sz w:val="18"/>
                <w:szCs w:val="18"/>
              </w:rPr>
              <w:t xml:space="preserve"> </w:t>
            </w:r>
            <w:proofErr w:type="spellStart"/>
            <w:r w:rsidRPr="003E1D5E">
              <w:rPr>
                <w:sz w:val="18"/>
                <w:szCs w:val="18"/>
              </w:rPr>
              <w:t>Banking</w:t>
            </w:r>
            <w:proofErr w:type="spellEnd"/>
            <w:r w:rsidRPr="003E1D5E">
              <w:rPr>
                <w:sz w:val="18"/>
                <w:szCs w:val="18"/>
              </w:rPr>
              <w:t xml:space="preserve"> (связанное лицо)</w:t>
            </w:r>
          </w:p>
        </w:tc>
        <w:tc>
          <w:tcPr>
            <w:tcW w:w="7371" w:type="dxa"/>
            <w:shd w:val="clear" w:color="auto" w:fill="auto"/>
          </w:tcPr>
          <w:p w14:paraId="31D0A9EF" w14:textId="77777777" w:rsidR="00B61F4C" w:rsidRDefault="00B61F4C" w:rsidP="00B61F4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Условия выбора сегмента:</w:t>
            </w:r>
          </w:p>
          <w:p w14:paraId="06D432AE" w14:textId="77777777" w:rsidR="00B75F0B" w:rsidRDefault="001510AD" w:rsidP="00710897">
            <w:pPr>
              <w:pStyle w:val="af5"/>
              <w:numPr>
                <w:ilvl w:val="0"/>
                <w:numId w:val="39"/>
              </w:numPr>
              <w:rPr>
                <w:sz w:val="18"/>
                <w:szCs w:val="18"/>
              </w:rPr>
            </w:pPr>
            <w:r w:rsidRPr="00F0492F">
              <w:rPr>
                <w:sz w:val="18"/>
                <w:szCs w:val="18"/>
              </w:rPr>
              <w:t>Признак «VIP» = «</w:t>
            </w:r>
            <w:r>
              <w:rPr>
                <w:sz w:val="18"/>
                <w:szCs w:val="18"/>
              </w:rPr>
              <w:t>Нет</w:t>
            </w:r>
            <w:r w:rsidRPr="00F0492F">
              <w:rPr>
                <w:sz w:val="18"/>
                <w:szCs w:val="18"/>
              </w:rPr>
              <w:t>»</w:t>
            </w:r>
            <w:r>
              <w:rPr>
                <w:sz w:val="18"/>
                <w:szCs w:val="18"/>
              </w:rPr>
              <w:t>;</w:t>
            </w:r>
          </w:p>
          <w:p w14:paraId="15A8F33D" w14:textId="35547F49" w:rsidR="002C0F31" w:rsidRDefault="002C0F31" w:rsidP="00710897">
            <w:pPr>
              <w:pStyle w:val="af5"/>
              <w:numPr>
                <w:ilvl w:val="0"/>
                <w:numId w:val="39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Входит в группу клиентов, но не является «основным» клиентом группы;</w:t>
            </w:r>
          </w:p>
          <w:p w14:paraId="594864A4" w14:textId="16A1A043" w:rsidR="002C0F31" w:rsidRPr="003C639A" w:rsidRDefault="00A72D06" w:rsidP="00710897">
            <w:pPr>
              <w:pStyle w:val="af5"/>
              <w:numPr>
                <w:ilvl w:val="0"/>
                <w:numId w:val="39"/>
              </w:numPr>
              <w:rPr>
                <w:sz w:val="18"/>
                <w:szCs w:val="18"/>
              </w:rPr>
            </w:pPr>
            <w:r w:rsidRPr="00A42B08">
              <w:rPr>
                <w:sz w:val="18"/>
                <w:szCs w:val="18"/>
              </w:rPr>
              <w:t>Суммарный портфель активов под управлением группы клиента равен или превышает пороговое значение для обслуживания</w:t>
            </w:r>
            <w:r>
              <w:rPr>
                <w:sz w:val="18"/>
                <w:szCs w:val="18"/>
              </w:rPr>
              <w:t xml:space="preserve"> и/или клиент я</w:t>
            </w:r>
            <w:r w:rsidRPr="00A42B08">
              <w:rPr>
                <w:sz w:val="18"/>
                <w:szCs w:val="18"/>
              </w:rPr>
              <w:t>вляется держателем пакета услуг Частного Банка</w:t>
            </w:r>
            <w:r>
              <w:rPr>
                <w:sz w:val="18"/>
                <w:szCs w:val="18"/>
              </w:rPr>
              <w:t>.</w:t>
            </w:r>
          </w:p>
        </w:tc>
      </w:tr>
      <w:tr w:rsidR="00B75F0B" w14:paraId="066CC1F3" w14:textId="77777777" w:rsidTr="00B75F0B">
        <w:tc>
          <w:tcPr>
            <w:tcW w:w="1980" w:type="dxa"/>
          </w:tcPr>
          <w:p w14:paraId="6FF9349B" w14:textId="28DF8217" w:rsidR="00B75F0B" w:rsidRDefault="003E1D5E" w:rsidP="002B4B65">
            <w:pPr>
              <w:ind w:firstLine="0"/>
              <w:jc w:val="left"/>
              <w:rPr>
                <w:sz w:val="18"/>
                <w:szCs w:val="18"/>
              </w:rPr>
            </w:pPr>
            <w:r w:rsidRPr="003E1D5E">
              <w:rPr>
                <w:sz w:val="18"/>
                <w:szCs w:val="18"/>
              </w:rPr>
              <w:t>На исключение</w:t>
            </w:r>
          </w:p>
        </w:tc>
        <w:tc>
          <w:tcPr>
            <w:tcW w:w="7371" w:type="dxa"/>
            <w:shd w:val="clear" w:color="auto" w:fill="auto"/>
          </w:tcPr>
          <w:p w14:paraId="2D1411EA" w14:textId="77777777" w:rsidR="00B61F4C" w:rsidRDefault="00B61F4C" w:rsidP="00B61F4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Условия выбора сегмента:</w:t>
            </w:r>
          </w:p>
          <w:p w14:paraId="07B45895" w14:textId="77777777" w:rsidR="00B75F0B" w:rsidRDefault="001510AD" w:rsidP="00710897">
            <w:pPr>
              <w:pStyle w:val="af5"/>
              <w:numPr>
                <w:ilvl w:val="0"/>
                <w:numId w:val="39"/>
              </w:numPr>
              <w:rPr>
                <w:sz w:val="18"/>
                <w:szCs w:val="18"/>
              </w:rPr>
            </w:pPr>
            <w:r w:rsidRPr="00F0492F">
              <w:rPr>
                <w:sz w:val="18"/>
                <w:szCs w:val="18"/>
              </w:rPr>
              <w:t>Признак «VIP» = «</w:t>
            </w:r>
            <w:r>
              <w:rPr>
                <w:sz w:val="18"/>
                <w:szCs w:val="18"/>
              </w:rPr>
              <w:t>Нет</w:t>
            </w:r>
            <w:r w:rsidRPr="00F0492F">
              <w:rPr>
                <w:sz w:val="18"/>
                <w:szCs w:val="18"/>
              </w:rPr>
              <w:t>»</w:t>
            </w:r>
            <w:r>
              <w:rPr>
                <w:sz w:val="18"/>
                <w:szCs w:val="18"/>
              </w:rPr>
              <w:t>;</w:t>
            </w:r>
          </w:p>
          <w:p w14:paraId="74F5A15B" w14:textId="77777777" w:rsidR="00727E3B" w:rsidRDefault="00727E3B" w:rsidP="00710897">
            <w:pPr>
              <w:pStyle w:val="af5"/>
              <w:numPr>
                <w:ilvl w:val="0"/>
                <w:numId w:val="39"/>
              </w:numPr>
              <w:rPr>
                <w:sz w:val="18"/>
                <w:szCs w:val="18"/>
              </w:rPr>
            </w:pPr>
            <w:r w:rsidRPr="00A42B08">
              <w:rPr>
                <w:sz w:val="18"/>
                <w:szCs w:val="18"/>
              </w:rPr>
              <w:t xml:space="preserve">Суммарный портфель активов под управлением группы клиента </w:t>
            </w:r>
            <w:r>
              <w:rPr>
                <w:sz w:val="18"/>
                <w:szCs w:val="18"/>
              </w:rPr>
              <w:t xml:space="preserve">не </w:t>
            </w:r>
            <w:r w:rsidRPr="00A42B08">
              <w:rPr>
                <w:sz w:val="18"/>
                <w:szCs w:val="18"/>
              </w:rPr>
              <w:t>превышает пороговое значение для обслуживания</w:t>
            </w:r>
            <w:r>
              <w:rPr>
                <w:sz w:val="18"/>
                <w:szCs w:val="18"/>
              </w:rPr>
              <w:t>;</w:t>
            </w:r>
          </w:p>
          <w:p w14:paraId="466406FC" w14:textId="0F605C55" w:rsidR="00727E3B" w:rsidRPr="003C639A" w:rsidRDefault="00727E3B" w:rsidP="00710897">
            <w:pPr>
              <w:pStyle w:val="af5"/>
              <w:numPr>
                <w:ilvl w:val="0"/>
                <w:numId w:val="39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Клиент не я</w:t>
            </w:r>
            <w:r w:rsidRPr="00A42B08">
              <w:rPr>
                <w:sz w:val="18"/>
                <w:szCs w:val="18"/>
              </w:rPr>
              <w:t>вляется держателем пакета услуг Частного Банка</w:t>
            </w:r>
            <w:r>
              <w:rPr>
                <w:sz w:val="18"/>
                <w:szCs w:val="18"/>
              </w:rPr>
              <w:t>.</w:t>
            </w:r>
          </w:p>
        </w:tc>
      </w:tr>
      <w:tr w:rsidR="0056461C" w14:paraId="73660571" w14:textId="77777777" w:rsidTr="003C691B">
        <w:tc>
          <w:tcPr>
            <w:tcW w:w="9351" w:type="dxa"/>
            <w:gridSpan w:val="2"/>
          </w:tcPr>
          <w:p w14:paraId="5AD46AE7" w14:textId="46346ED3" w:rsidR="00704CBF" w:rsidRDefault="00704CBF" w:rsidP="00704CBF">
            <w:pPr>
              <w:ind w:firstLine="0"/>
              <w:rPr>
                <w:sz w:val="18"/>
                <w:szCs w:val="18"/>
              </w:rPr>
            </w:pPr>
            <w:commentRangeStart w:id="173"/>
            <w:r w:rsidRPr="00501FBC">
              <w:rPr>
                <w:b/>
                <w:sz w:val="18"/>
                <w:szCs w:val="18"/>
              </w:rPr>
              <w:t>Тип сегментации:</w:t>
            </w:r>
            <w:r>
              <w:rPr>
                <w:sz w:val="18"/>
                <w:szCs w:val="18"/>
              </w:rPr>
              <w:t xml:space="preserve"> «</w:t>
            </w:r>
            <w:r w:rsidRPr="00501FBC">
              <w:rPr>
                <w:sz w:val="18"/>
                <w:szCs w:val="18"/>
              </w:rPr>
              <w:t xml:space="preserve">Сегментация по </w:t>
            </w:r>
            <w:r>
              <w:rPr>
                <w:sz w:val="18"/>
                <w:szCs w:val="18"/>
              </w:rPr>
              <w:t>целевой сумме»</w:t>
            </w:r>
            <w:commentRangeEnd w:id="173"/>
            <w:r w:rsidR="00232961">
              <w:rPr>
                <w:rStyle w:val="af1"/>
              </w:rPr>
              <w:commentReference w:id="173"/>
            </w:r>
          </w:p>
          <w:p w14:paraId="47B12F07" w14:textId="2215FAA9" w:rsidR="0056461C" w:rsidRDefault="00704CBF" w:rsidP="00704CBF">
            <w:pPr>
              <w:ind w:firstLine="0"/>
              <w:rPr>
                <w:sz w:val="18"/>
                <w:szCs w:val="18"/>
              </w:rPr>
            </w:pPr>
            <w:r w:rsidRPr="00501FBC">
              <w:rPr>
                <w:b/>
                <w:sz w:val="18"/>
                <w:szCs w:val="18"/>
              </w:rPr>
              <w:lastRenderedPageBreak/>
              <w:t>Описание:</w:t>
            </w:r>
          </w:p>
        </w:tc>
      </w:tr>
      <w:tr w:rsidR="00B75F0B" w14:paraId="042030F3" w14:textId="77777777" w:rsidTr="00B75F0B">
        <w:tc>
          <w:tcPr>
            <w:tcW w:w="1980" w:type="dxa"/>
          </w:tcPr>
          <w:p w14:paraId="78C6FB07" w14:textId="13FA950C" w:rsidR="00B75F0B" w:rsidRDefault="003747AB" w:rsidP="002B4B65">
            <w:pPr>
              <w:ind w:firstLine="0"/>
              <w:jc w:val="left"/>
              <w:rPr>
                <w:sz w:val="18"/>
                <w:szCs w:val="18"/>
              </w:rPr>
            </w:pPr>
            <w:r w:rsidRPr="003747AB">
              <w:rPr>
                <w:sz w:val="18"/>
                <w:szCs w:val="18"/>
              </w:rPr>
              <w:lastRenderedPageBreak/>
              <w:t>Целевой</w:t>
            </w:r>
          </w:p>
        </w:tc>
        <w:tc>
          <w:tcPr>
            <w:tcW w:w="7371" w:type="dxa"/>
            <w:shd w:val="clear" w:color="auto" w:fill="auto"/>
          </w:tcPr>
          <w:p w14:paraId="1BE10F5D" w14:textId="77777777" w:rsidR="003747AB" w:rsidRDefault="003747AB" w:rsidP="003747A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Условия выбора сегмента:</w:t>
            </w:r>
          </w:p>
          <w:p w14:paraId="04993202" w14:textId="4EE2FE1A" w:rsidR="00B75F0B" w:rsidRPr="003747AB" w:rsidRDefault="003747AB" w:rsidP="00710897">
            <w:pPr>
              <w:pStyle w:val="af5"/>
              <w:numPr>
                <w:ilvl w:val="0"/>
                <w:numId w:val="4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</w:t>
            </w:r>
            <w:r w:rsidRPr="003747AB">
              <w:rPr>
                <w:sz w:val="18"/>
                <w:szCs w:val="18"/>
              </w:rPr>
              <w:t xml:space="preserve">ортфель активов </w:t>
            </w:r>
            <w:r w:rsidR="00FC3C92" w:rsidRPr="00B82078">
              <w:rPr>
                <w:sz w:val="18"/>
                <w:szCs w:val="18"/>
              </w:rPr>
              <w:t xml:space="preserve">клиента </w:t>
            </w:r>
            <w:r w:rsidRPr="003747AB">
              <w:rPr>
                <w:sz w:val="18"/>
                <w:szCs w:val="18"/>
              </w:rPr>
              <w:t>выше целевого порога</w:t>
            </w:r>
            <w:r>
              <w:rPr>
                <w:sz w:val="18"/>
                <w:szCs w:val="18"/>
              </w:rPr>
              <w:t>.</w:t>
            </w:r>
          </w:p>
        </w:tc>
      </w:tr>
      <w:tr w:rsidR="00AC1029" w14:paraId="2EFC3CA0" w14:textId="77777777" w:rsidTr="00B75F0B">
        <w:tc>
          <w:tcPr>
            <w:tcW w:w="1980" w:type="dxa"/>
          </w:tcPr>
          <w:p w14:paraId="0A1C695E" w14:textId="3A52C731" w:rsidR="00AC1029" w:rsidRDefault="003747AB" w:rsidP="002B4B65">
            <w:pPr>
              <w:ind w:firstLine="0"/>
              <w:jc w:val="left"/>
              <w:rPr>
                <w:sz w:val="18"/>
                <w:szCs w:val="18"/>
              </w:rPr>
            </w:pPr>
            <w:r w:rsidRPr="003747AB">
              <w:rPr>
                <w:sz w:val="18"/>
                <w:szCs w:val="18"/>
              </w:rPr>
              <w:t>Выше порога обслуживания</w:t>
            </w:r>
          </w:p>
        </w:tc>
        <w:tc>
          <w:tcPr>
            <w:tcW w:w="7371" w:type="dxa"/>
            <w:shd w:val="clear" w:color="auto" w:fill="auto"/>
          </w:tcPr>
          <w:p w14:paraId="78FEE7A7" w14:textId="77777777" w:rsidR="003747AB" w:rsidRDefault="003747AB" w:rsidP="003747A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Условия выбора сегмента:</w:t>
            </w:r>
          </w:p>
          <w:p w14:paraId="7F02F19E" w14:textId="0C98B124" w:rsidR="00AC1029" w:rsidRPr="003747AB" w:rsidRDefault="003747AB" w:rsidP="00710897">
            <w:pPr>
              <w:pStyle w:val="af5"/>
              <w:numPr>
                <w:ilvl w:val="0"/>
                <w:numId w:val="4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</w:t>
            </w:r>
            <w:r w:rsidRPr="003747AB">
              <w:rPr>
                <w:sz w:val="18"/>
                <w:szCs w:val="18"/>
              </w:rPr>
              <w:t xml:space="preserve">ортфель активов </w:t>
            </w:r>
            <w:r w:rsidR="00FC3C92" w:rsidRPr="00B82078">
              <w:rPr>
                <w:sz w:val="18"/>
                <w:szCs w:val="18"/>
              </w:rPr>
              <w:t xml:space="preserve">клиента </w:t>
            </w:r>
            <w:r w:rsidRPr="003747AB">
              <w:rPr>
                <w:sz w:val="18"/>
                <w:szCs w:val="18"/>
              </w:rPr>
              <w:t>выше минимального порога обслуживания, но ниже целевого порога.</w:t>
            </w:r>
          </w:p>
        </w:tc>
      </w:tr>
      <w:tr w:rsidR="00AC1029" w14:paraId="369E0ACA" w14:textId="77777777" w:rsidTr="00B75F0B">
        <w:tc>
          <w:tcPr>
            <w:tcW w:w="1980" w:type="dxa"/>
          </w:tcPr>
          <w:p w14:paraId="0969F9DE" w14:textId="30C437E2" w:rsidR="00AC1029" w:rsidRDefault="003747AB" w:rsidP="002B4B65">
            <w:pPr>
              <w:ind w:firstLine="0"/>
              <w:jc w:val="left"/>
              <w:rPr>
                <w:sz w:val="18"/>
                <w:szCs w:val="18"/>
              </w:rPr>
            </w:pPr>
            <w:r w:rsidRPr="003747AB">
              <w:rPr>
                <w:sz w:val="18"/>
                <w:szCs w:val="18"/>
              </w:rPr>
              <w:t>Нецелевой</w:t>
            </w:r>
          </w:p>
        </w:tc>
        <w:tc>
          <w:tcPr>
            <w:tcW w:w="7371" w:type="dxa"/>
            <w:shd w:val="clear" w:color="auto" w:fill="auto"/>
          </w:tcPr>
          <w:p w14:paraId="23D36951" w14:textId="77777777" w:rsidR="003747AB" w:rsidRDefault="003747AB" w:rsidP="003747A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Условия выбора сегмента:</w:t>
            </w:r>
          </w:p>
          <w:p w14:paraId="41A373CB" w14:textId="30C57FAC" w:rsidR="00AC1029" w:rsidRPr="003747AB" w:rsidRDefault="003747AB" w:rsidP="00710897">
            <w:pPr>
              <w:pStyle w:val="af5"/>
              <w:numPr>
                <w:ilvl w:val="0"/>
                <w:numId w:val="4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</w:t>
            </w:r>
            <w:r w:rsidRPr="003747AB">
              <w:rPr>
                <w:sz w:val="18"/>
                <w:szCs w:val="18"/>
              </w:rPr>
              <w:t xml:space="preserve">ортфель активов </w:t>
            </w:r>
            <w:r w:rsidR="00FC3C92" w:rsidRPr="00B82078">
              <w:rPr>
                <w:sz w:val="18"/>
                <w:szCs w:val="18"/>
              </w:rPr>
              <w:t xml:space="preserve">клиента </w:t>
            </w:r>
            <w:r w:rsidRPr="003747AB">
              <w:rPr>
                <w:sz w:val="18"/>
                <w:szCs w:val="18"/>
              </w:rPr>
              <w:t>ниже порога обслуживания</w:t>
            </w:r>
            <w:r>
              <w:rPr>
                <w:sz w:val="18"/>
                <w:szCs w:val="18"/>
              </w:rPr>
              <w:t>.</w:t>
            </w:r>
          </w:p>
        </w:tc>
      </w:tr>
      <w:tr w:rsidR="002435AD" w14:paraId="59497E31" w14:textId="77777777" w:rsidTr="003C691B">
        <w:tc>
          <w:tcPr>
            <w:tcW w:w="9351" w:type="dxa"/>
            <w:gridSpan w:val="2"/>
          </w:tcPr>
          <w:p w14:paraId="3872FBA5" w14:textId="390822A6" w:rsidR="002435AD" w:rsidRDefault="002435AD" w:rsidP="002435AD">
            <w:pPr>
              <w:ind w:firstLine="0"/>
              <w:rPr>
                <w:sz w:val="18"/>
                <w:szCs w:val="18"/>
              </w:rPr>
            </w:pPr>
            <w:r w:rsidRPr="00501FBC">
              <w:rPr>
                <w:b/>
                <w:sz w:val="18"/>
                <w:szCs w:val="18"/>
              </w:rPr>
              <w:t>Тип сегментации:</w:t>
            </w:r>
            <w:r>
              <w:rPr>
                <w:sz w:val="18"/>
                <w:szCs w:val="18"/>
              </w:rPr>
              <w:t xml:space="preserve"> «</w:t>
            </w:r>
            <w:r w:rsidRPr="00501FBC">
              <w:rPr>
                <w:sz w:val="18"/>
                <w:szCs w:val="18"/>
              </w:rPr>
              <w:t xml:space="preserve">Сегментация по </w:t>
            </w:r>
            <w:r>
              <w:rPr>
                <w:sz w:val="18"/>
                <w:szCs w:val="18"/>
              </w:rPr>
              <w:t>портфелю активов»</w:t>
            </w:r>
          </w:p>
          <w:p w14:paraId="1D18BE4E" w14:textId="266F906D" w:rsidR="002435AD" w:rsidRDefault="002435AD" w:rsidP="002435AD">
            <w:pPr>
              <w:ind w:firstLine="0"/>
              <w:rPr>
                <w:sz w:val="18"/>
                <w:szCs w:val="18"/>
              </w:rPr>
            </w:pPr>
            <w:r w:rsidRPr="00501FBC">
              <w:rPr>
                <w:b/>
                <w:sz w:val="18"/>
                <w:szCs w:val="18"/>
              </w:rPr>
              <w:t>Описание:</w:t>
            </w:r>
            <w:r w:rsidR="00232961">
              <w:rPr>
                <w:b/>
                <w:sz w:val="18"/>
                <w:szCs w:val="18"/>
              </w:rPr>
              <w:t xml:space="preserve"> </w:t>
            </w:r>
          </w:p>
        </w:tc>
      </w:tr>
      <w:tr w:rsidR="00AC1029" w14:paraId="06552B03" w14:textId="77777777" w:rsidTr="00B75F0B">
        <w:tc>
          <w:tcPr>
            <w:tcW w:w="1980" w:type="dxa"/>
          </w:tcPr>
          <w:p w14:paraId="66CC03E3" w14:textId="26CE7ACF" w:rsidR="00AC1029" w:rsidRDefault="003226A7" w:rsidP="002B4B65">
            <w:pPr>
              <w:ind w:firstLine="0"/>
              <w:jc w:val="left"/>
              <w:rPr>
                <w:sz w:val="18"/>
                <w:szCs w:val="18"/>
              </w:rPr>
            </w:pPr>
            <w:r w:rsidRPr="003226A7">
              <w:rPr>
                <w:sz w:val="18"/>
                <w:szCs w:val="18"/>
              </w:rPr>
              <w:t>До 25 млн. руб.</w:t>
            </w:r>
          </w:p>
        </w:tc>
        <w:tc>
          <w:tcPr>
            <w:tcW w:w="7371" w:type="dxa"/>
            <w:shd w:val="clear" w:color="auto" w:fill="auto"/>
          </w:tcPr>
          <w:p w14:paraId="5DCE83A6" w14:textId="77777777" w:rsidR="003226A7" w:rsidRDefault="003226A7" w:rsidP="003226A7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Условия выбора сегмента:</w:t>
            </w:r>
          </w:p>
          <w:p w14:paraId="3BBE15C0" w14:textId="69800BBC" w:rsidR="003226A7" w:rsidRPr="00B82078" w:rsidRDefault="003226A7" w:rsidP="00710897">
            <w:pPr>
              <w:pStyle w:val="af5"/>
              <w:numPr>
                <w:ilvl w:val="0"/>
                <w:numId w:val="43"/>
              </w:numPr>
              <w:rPr>
                <w:sz w:val="18"/>
                <w:szCs w:val="18"/>
              </w:rPr>
            </w:pPr>
            <w:r w:rsidRPr="00B82078">
              <w:rPr>
                <w:sz w:val="18"/>
                <w:szCs w:val="18"/>
              </w:rPr>
              <w:t>Объём портфеля активов клиента менее 25 млн. руб.</w:t>
            </w:r>
          </w:p>
        </w:tc>
      </w:tr>
      <w:tr w:rsidR="00AC1029" w14:paraId="204E5FBF" w14:textId="77777777" w:rsidTr="00B75F0B">
        <w:tc>
          <w:tcPr>
            <w:tcW w:w="1980" w:type="dxa"/>
          </w:tcPr>
          <w:p w14:paraId="2AE83C27" w14:textId="4831E743" w:rsidR="00AC1029" w:rsidRDefault="003226A7" w:rsidP="002B4B65">
            <w:pPr>
              <w:ind w:firstLine="0"/>
              <w:jc w:val="left"/>
              <w:rPr>
                <w:sz w:val="18"/>
                <w:szCs w:val="18"/>
              </w:rPr>
            </w:pPr>
            <w:r w:rsidRPr="003226A7">
              <w:rPr>
                <w:sz w:val="18"/>
                <w:szCs w:val="18"/>
              </w:rPr>
              <w:t>25 - 120 млн. руб.</w:t>
            </w:r>
          </w:p>
        </w:tc>
        <w:tc>
          <w:tcPr>
            <w:tcW w:w="7371" w:type="dxa"/>
            <w:shd w:val="clear" w:color="auto" w:fill="auto"/>
          </w:tcPr>
          <w:p w14:paraId="569D5676" w14:textId="77777777" w:rsidR="003226A7" w:rsidRDefault="003226A7" w:rsidP="003226A7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Условия выбора сегмента:</w:t>
            </w:r>
          </w:p>
          <w:p w14:paraId="2A5880B5" w14:textId="23A49549" w:rsidR="00AC1029" w:rsidRPr="00FC3C92" w:rsidRDefault="00FC3C92" w:rsidP="00710897">
            <w:pPr>
              <w:pStyle w:val="af5"/>
              <w:numPr>
                <w:ilvl w:val="0"/>
                <w:numId w:val="43"/>
              </w:numPr>
              <w:rPr>
                <w:sz w:val="18"/>
                <w:szCs w:val="18"/>
              </w:rPr>
            </w:pPr>
            <w:r w:rsidRPr="00FC3C92">
              <w:rPr>
                <w:sz w:val="18"/>
                <w:szCs w:val="18"/>
              </w:rPr>
              <w:t>Объём портфеля активов клиента более 25 млн. руб., но не более 120 млн. руб.</w:t>
            </w:r>
          </w:p>
        </w:tc>
      </w:tr>
      <w:tr w:rsidR="00AC1029" w14:paraId="12CDFC01" w14:textId="77777777" w:rsidTr="00B75F0B">
        <w:tc>
          <w:tcPr>
            <w:tcW w:w="1980" w:type="dxa"/>
          </w:tcPr>
          <w:p w14:paraId="2D24459E" w14:textId="17865C8E" w:rsidR="00AC1029" w:rsidRDefault="003226A7" w:rsidP="002B4B65">
            <w:pPr>
              <w:ind w:firstLine="0"/>
              <w:jc w:val="left"/>
              <w:rPr>
                <w:sz w:val="18"/>
                <w:szCs w:val="18"/>
              </w:rPr>
            </w:pPr>
            <w:r w:rsidRPr="003226A7">
              <w:rPr>
                <w:sz w:val="18"/>
                <w:szCs w:val="18"/>
              </w:rPr>
              <w:t>120 – 300 млн. руб.</w:t>
            </w:r>
          </w:p>
        </w:tc>
        <w:tc>
          <w:tcPr>
            <w:tcW w:w="7371" w:type="dxa"/>
            <w:shd w:val="clear" w:color="auto" w:fill="auto"/>
          </w:tcPr>
          <w:p w14:paraId="6D0AE0EE" w14:textId="77777777" w:rsidR="003226A7" w:rsidRDefault="003226A7" w:rsidP="003226A7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Условия выбора сегмента:</w:t>
            </w:r>
          </w:p>
          <w:p w14:paraId="638F7D7C" w14:textId="1C5373E8" w:rsidR="00AC1029" w:rsidRPr="00FC3C92" w:rsidRDefault="00FC3C92" w:rsidP="00710897">
            <w:pPr>
              <w:pStyle w:val="af5"/>
              <w:numPr>
                <w:ilvl w:val="0"/>
                <w:numId w:val="43"/>
              </w:numPr>
              <w:rPr>
                <w:sz w:val="18"/>
                <w:szCs w:val="18"/>
              </w:rPr>
            </w:pPr>
            <w:r w:rsidRPr="00FC3C92">
              <w:rPr>
                <w:sz w:val="18"/>
                <w:szCs w:val="18"/>
              </w:rPr>
              <w:t xml:space="preserve">Объём портфеля активов клиента более 120 млн. руб., но не более </w:t>
            </w:r>
            <w:r>
              <w:rPr>
                <w:sz w:val="18"/>
                <w:szCs w:val="18"/>
              </w:rPr>
              <w:t>3</w:t>
            </w:r>
            <w:r w:rsidRPr="00FC3C92">
              <w:rPr>
                <w:sz w:val="18"/>
                <w:szCs w:val="18"/>
              </w:rPr>
              <w:t>00 млн. руб.</w:t>
            </w:r>
          </w:p>
        </w:tc>
      </w:tr>
      <w:tr w:rsidR="00AC1029" w14:paraId="23BDF75C" w14:textId="77777777" w:rsidTr="00B75F0B">
        <w:tc>
          <w:tcPr>
            <w:tcW w:w="1980" w:type="dxa"/>
          </w:tcPr>
          <w:p w14:paraId="4EA3CCC5" w14:textId="29FADC35" w:rsidR="00AC1029" w:rsidRDefault="003226A7" w:rsidP="002B4B65">
            <w:pPr>
              <w:ind w:firstLine="0"/>
              <w:jc w:val="left"/>
              <w:rPr>
                <w:sz w:val="18"/>
                <w:szCs w:val="18"/>
              </w:rPr>
            </w:pPr>
            <w:r w:rsidRPr="003226A7">
              <w:rPr>
                <w:sz w:val="18"/>
                <w:szCs w:val="18"/>
              </w:rPr>
              <w:t>300 – 600 млн. руб.</w:t>
            </w:r>
          </w:p>
        </w:tc>
        <w:tc>
          <w:tcPr>
            <w:tcW w:w="7371" w:type="dxa"/>
            <w:shd w:val="clear" w:color="auto" w:fill="auto"/>
          </w:tcPr>
          <w:p w14:paraId="5563F229" w14:textId="77777777" w:rsidR="003226A7" w:rsidRDefault="003226A7" w:rsidP="003226A7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Условия выбора сегмента:</w:t>
            </w:r>
          </w:p>
          <w:p w14:paraId="7CF37AE1" w14:textId="32C2C0F4" w:rsidR="00AC1029" w:rsidRPr="00FC3C92" w:rsidRDefault="00FC3C92" w:rsidP="00710897">
            <w:pPr>
              <w:pStyle w:val="af5"/>
              <w:numPr>
                <w:ilvl w:val="0"/>
                <w:numId w:val="43"/>
              </w:numPr>
              <w:rPr>
                <w:sz w:val="18"/>
                <w:szCs w:val="18"/>
              </w:rPr>
            </w:pPr>
            <w:r w:rsidRPr="00FC3C92">
              <w:rPr>
                <w:sz w:val="18"/>
                <w:szCs w:val="18"/>
              </w:rPr>
              <w:t>Объём портфеля активов клиента более 300 млн. руб., но не более 600 млн. руб.</w:t>
            </w:r>
          </w:p>
        </w:tc>
      </w:tr>
      <w:tr w:rsidR="00AC1029" w14:paraId="59F90B8F" w14:textId="77777777" w:rsidTr="00B75F0B">
        <w:tc>
          <w:tcPr>
            <w:tcW w:w="1980" w:type="dxa"/>
          </w:tcPr>
          <w:p w14:paraId="3AA36CEA" w14:textId="06B5047D" w:rsidR="00AC1029" w:rsidRDefault="003226A7" w:rsidP="002B4B65">
            <w:pPr>
              <w:ind w:firstLine="0"/>
              <w:jc w:val="left"/>
              <w:rPr>
                <w:sz w:val="18"/>
                <w:szCs w:val="18"/>
              </w:rPr>
            </w:pPr>
            <w:r w:rsidRPr="003226A7">
              <w:rPr>
                <w:sz w:val="18"/>
                <w:szCs w:val="18"/>
              </w:rPr>
              <w:t>600+ млн. руб.</w:t>
            </w:r>
          </w:p>
        </w:tc>
        <w:tc>
          <w:tcPr>
            <w:tcW w:w="7371" w:type="dxa"/>
            <w:shd w:val="clear" w:color="auto" w:fill="auto"/>
          </w:tcPr>
          <w:p w14:paraId="764DF7B7" w14:textId="77777777" w:rsidR="003226A7" w:rsidRDefault="003226A7" w:rsidP="003226A7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Условия выбора сегмента:</w:t>
            </w:r>
          </w:p>
          <w:p w14:paraId="2A961038" w14:textId="3A9CDBD9" w:rsidR="00AC1029" w:rsidRPr="00FC3C92" w:rsidRDefault="00FC3C92" w:rsidP="00710897">
            <w:pPr>
              <w:pStyle w:val="af5"/>
              <w:numPr>
                <w:ilvl w:val="0"/>
                <w:numId w:val="43"/>
              </w:numPr>
              <w:rPr>
                <w:sz w:val="18"/>
                <w:szCs w:val="18"/>
              </w:rPr>
            </w:pPr>
            <w:r w:rsidRPr="00FC3C92">
              <w:rPr>
                <w:sz w:val="18"/>
                <w:szCs w:val="18"/>
              </w:rPr>
              <w:t>Объём портфеля активов клиента более 600 млн. руб.</w:t>
            </w:r>
          </w:p>
        </w:tc>
      </w:tr>
      <w:tr w:rsidR="003226A7" w14:paraId="3C4F74CB" w14:textId="77777777" w:rsidTr="003C691B">
        <w:tc>
          <w:tcPr>
            <w:tcW w:w="9351" w:type="dxa"/>
            <w:gridSpan w:val="2"/>
          </w:tcPr>
          <w:p w14:paraId="240DA1B7" w14:textId="436C3536" w:rsidR="003226A7" w:rsidRDefault="003226A7" w:rsidP="003226A7">
            <w:pPr>
              <w:ind w:firstLine="0"/>
              <w:rPr>
                <w:sz w:val="18"/>
                <w:szCs w:val="18"/>
              </w:rPr>
            </w:pPr>
            <w:r w:rsidRPr="00501FBC">
              <w:rPr>
                <w:b/>
                <w:sz w:val="18"/>
                <w:szCs w:val="18"/>
              </w:rPr>
              <w:t>Тип сегментации:</w:t>
            </w:r>
            <w:r>
              <w:rPr>
                <w:sz w:val="18"/>
                <w:szCs w:val="18"/>
              </w:rPr>
              <w:t xml:space="preserve"> «</w:t>
            </w:r>
            <w:r w:rsidRPr="00501FBC">
              <w:rPr>
                <w:sz w:val="18"/>
                <w:szCs w:val="18"/>
              </w:rPr>
              <w:t>Сегментация по</w:t>
            </w:r>
            <w:r>
              <w:rPr>
                <w:sz w:val="18"/>
                <w:szCs w:val="18"/>
              </w:rPr>
              <w:t xml:space="preserve"> </w:t>
            </w:r>
            <w:r w:rsidR="000A5DD3">
              <w:rPr>
                <w:sz w:val="18"/>
                <w:szCs w:val="18"/>
              </w:rPr>
              <w:t>источнику клиента</w:t>
            </w:r>
            <w:r>
              <w:rPr>
                <w:sz w:val="18"/>
                <w:szCs w:val="18"/>
              </w:rPr>
              <w:t>»</w:t>
            </w:r>
          </w:p>
          <w:p w14:paraId="26C05A28" w14:textId="3A01A114" w:rsidR="003226A7" w:rsidRDefault="003226A7" w:rsidP="003226A7">
            <w:pPr>
              <w:ind w:firstLine="0"/>
              <w:rPr>
                <w:sz w:val="18"/>
                <w:szCs w:val="18"/>
              </w:rPr>
            </w:pPr>
            <w:r w:rsidRPr="00501FBC">
              <w:rPr>
                <w:b/>
                <w:sz w:val="18"/>
                <w:szCs w:val="18"/>
              </w:rPr>
              <w:t>Описание:</w:t>
            </w:r>
          </w:p>
        </w:tc>
      </w:tr>
      <w:tr w:rsidR="00AC1029" w14:paraId="55238DF9" w14:textId="77777777" w:rsidTr="00B75F0B">
        <w:tc>
          <w:tcPr>
            <w:tcW w:w="1980" w:type="dxa"/>
          </w:tcPr>
          <w:p w14:paraId="7247ED0E" w14:textId="627EA448" w:rsidR="00AC1029" w:rsidRDefault="000A5DD3" w:rsidP="002B4B65">
            <w:pPr>
              <w:ind w:firstLine="0"/>
              <w:jc w:val="left"/>
              <w:rPr>
                <w:sz w:val="18"/>
                <w:szCs w:val="18"/>
              </w:rPr>
            </w:pPr>
            <w:r w:rsidRPr="000A5DD3">
              <w:rPr>
                <w:sz w:val="18"/>
                <w:szCs w:val="18"/>
              </w:rPr>
              <w:t>С рынка</w:t>
            </w:r>
          </w:p>
        </w:tc>
        <w:tc>
          <w:tcPr>
            <w:tcW w:w="7371" w:type="dxa"/>
            <w:shd w:val="clear" w:color="auto" w:fill="auto"/>
          </w:tcPr>
          <w:p w14:paraId="3519CEC4" w14:textId="77777777" w:rsidR="003226A7" w:rsidRDefault="003226A7" w:rsidP="003226A7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Условия выбора сегмента:</w:t>
            </w:r>
          </w:p>
          <w:p w14:paraId="4C5E34FC" w14:textId="39888A98" w:rsidR="00AC1029" w:rsidRPr="000A5DD3" w:rsidRDefault="00782777" w:rsidP="00710897">
            <w:pPr>
              <w:pStyle w:val="af5"/>
              <w:numPr>
                <w:ilvl w:val="0"/>
                <w:numId w:val="43"/>
              </w:numPr>
              <w:rPr>
                <w:sz w:val="18"/>
                <w:szCs w:val="18"/>
              </w:rPr>
            </w:pPr>
            <w:r w:rsidRPr="00782777">
              <w:rPr>
                <w:sz w:val="18"/>
                <w:szCs w:val="18"/>
              </w:rPr>
              <w:t>До первого принятия клиента на обслуживание в ЧБ клиент не имел договоров в Банке/УК.</w:t>
            </w:r>
          </w:p>
        </w:tc>
      </w:tr>
      <w:tr w:rsidR="00AC1029" w14:paraId="59A559F0" w14:textId="77777777" w:rsidTr="00B75F0B">
        <w:tc>
          <w:tcPr>
            <w:tcW w:w="1980" w:type="dxa"/>
          </w:tcPr>
          <w:p w14:paraId="2FA1BC9A" w14:textId="3ACDAE9D" w:rsidR="00AC1029" w:rsidRDefault="000A5DD3" w:rsidP="002B4B65">
            <w:pPr>
              <w:ind w:firstLine="0"/>
              <w:jc w:val="left"/>
              <w:rPr>
                <w:sz w:val="18"/>
                <w:szCs w:val="18"/>
              </w:rPr>
            </w:pPr>
            <w:r w:rsidRPr="000A5DD3">
              <w:rPr>
                <w:sz w:val="18"/>
                <w:szCs w:val="18"/>
              </w:rPr>
              <w:t>Из розницы (пассивное обслуживание)</w:t>
            </w:r>
          </w:p>
        </w:tc>
        <w:tc>
          <w:tcPr>
            <w:tcW w:w="7371" w:type="dxa"/>
            <w:shd w:val="clear" w:color="auto" w:fill="auto"/>
          </w:tcPr>
          <w:p w14:paraId="3A1E0F91" w14:textId="77777777" w:rsidR="003226A7" w:rsidRDefault="003226A7" w:rsidP="003226A7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Условия выбора сегмента:</w:t>
            </w:r>
          </w:p>
          <w:p w14:paraId="1A599274" w14:textId="52216219" w:rsidR="003C691B" w:rsidRPr="003C691B" w:rsidRDefault="001B35C3" w:rsidP="00710897">
            <w:pPr>
              <w:pStyle w:val="af5"/>
              <w:numPr>
                <w:ilvl w:val="0"/>
                <w:numId w:val="4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За </w:t>
            </w:r>
            <w:r w:rsidRPr="001A06D2">
              <w:rPr>
                <w:sz w:val="18"/>
                <w:szCs w:val="18"/>
              </w:rPr>
              <w:t xml:space="preserve">2 недели до даты </w:t>
            </w:r>
            <w:r w:rsidR="003C691B" w:rsidRPr="003C691B">
              <w:rPr>
                <w:sz w:val="18"/>
                <w:szCs w:val="18"/>
              </w:rPr>
              <w:t>первого принятия клиента на обслуживание в ЧБ клиент имел д</w:t>
            </w:r>
            <w:r w:rsidR="001A06D2">
              <w:rPr>
                <w:sz w:val="18"/>
                <w:szCs w:val="18"/>
              </w:rPr>
              <w:t>оговора в Банке/УК</w:t>
            </w:r>
            <w:r w:rsidR="00CF5C8D">
              <w:rPr>
                <w:sz w:val="18"/>
                <w:szCs w:val="18"/>
              </w:rPr>
              <w:t>, исключая продукты</w:t>
            </w:r>
            <w:r w:rsidR="009C0480">
              <w:rPr>
                <w:sz w:val="18"/>
                <w:szCs w:val="18"/>
              </w:rPr>
              <w:t>:</w:t>
            </w:r>
          </w:p>
          <w:p w14:paraId="0418CA6B" w14:textId="4E31637B" w:rsidR="001A06D2" w:rsidRPr="001A06D2" w:rsidRDefault="001A06D2" w:rsidP="00710897">
            <w:pPr>
              <w:pStyle w:val="af5"/>
              <w:numPr>
                <w:ilvl w:val="1"/>
                <w:numId w:val="4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</w:t>
            </w:r>
            <w:r w:rsidRPr="001A06D2">
              <w:rPr>
                <w:sz w:val="18"/>
                <w:szCs w:val="18"/>
              </w:rPr>
              <w:t>рочны</w:t>
            </w:r>
            <w:r w:rsidR="00CF5C8D">
              <w:rPr>
                <w:sz w:val="18"/>
                <w:szCs w:val="18"/>
              </w:rPr>
              <w:t>е</w:t>
            </w:r>
            <w:r w:rsidRPr="001A06D2">
              <w:rPr>
                <w:sz w:val="18"/>
                <w:szCs w:val="18"/>
              </w:rPr>
              <w:t xml:space="preserve"> вклад</w:t>
            </w:r>
            <w:r w:rsidR="00CF5C8D">
              <w:rPr>
                <w:sz w:val="18"/>
                <w:szCs w:val="18"/>
              </w:rPr>
              <w:t>ы</w:t>
            </w:r>
            <w:r w:rsidRPr="001A06D2">
              <w:rPr>
                <w:sz w:val="18"/>
                <w:szCs w:val="18"/>
              </w:rPr>
              <w:t xml:space="preserve"> на сумму более 100 тыс. руб.</w:t>
            </w:r>
            <w:r>
              <w:rPr>
                <w:sz w:val="18"/>
                <w:szCs w:val="18"/>
              </w:rPr>
              <w:t>;</w:t>
            </w:r>
          </w:p>
          <w:p w14:paraId="461A1EDF" w14:textId="6438E6B6" w:rsidR="001A06D2" w:rsidRPr="001A06D2" w:rsidRDefault="001A06D2" w:rsidP="00710897">
            <w:pPr>
              <w:pStyle w:val="af5"/>
              <w:numPr>
                <w:ilvl w:val="1"/>
                <w:numId w:val="4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А</w:t>
            </w:r>
            <w:r w:rsidRPr="001A06D2">
              <w:rPr>
                <w:sz w:val="18"/>
                <w:szCs w:val="18"/>
              </w:rPr>
              <w:t>ктив</w:t>
            </w:r>
            <w:r w:rsidR="00CF5C8D">
              <w:rPr>
                <w:sz w:val="18"/>
                <w:szCs w:val="18"/>
              </w:rPr>
              <w:t>ы</w:t>
            </w:r>
            <w:r w:rsidRPr="001A06D2">
              <w:rPr>
                <w:sz w:val="18"/>
                <w:szCs w:val="18"/>
              </w:rPr>
              <w:t xml:space="preserve"> на брокерском счёте</w:t>
            </w:r>
            <w:r>
              <w:rPr>
                <w:sz w:val="18"/>
                <w:szCs w:val="18"/>
              </w:rPr>
              <w:t>;</w:t>
            </w:r>
          </w:p>
          <w:p w14:paraId="6ACD1B83" w14:textId="45E5A064" w:rsidR="00AC1029" w:rsidRPr="001A06D2" w:rsidRDefault="001A06D2" w:rsidP="00710897">
            <w:pPr>
              <w:pStyle w:val="af5"/>
              <w:numPr>
                <w:ilvl w:val="1"/>
                <w:numId w:val="4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</w:t>
            </w:r>
            <w:r w:rsidRPr="001A06D2">
              <w:rPr>
                <w:sz w:val="18"/>
                <w:szCs w:val="18"/>
              </w:rPr>
              <w:t>родукт</w:t>
            </w:r>
            <w:r w:rsidR="00CF5C8D">
              <w:rPr>
                <w:sz w:val="18"/>
                <w:szCs w:val="18"/>
              </w:rPr>
              <w:t>ы</w:t>
            </w:r>
            <w:r w:rsidRPr="001A06D2">
              <w:rPr>
                <w:sz w:val="18"/>
                <w:szCs w:val="18"/>
              </w:rPr>
              <w:t xml:space="preserve"> в УК</w:t>
            </w:r>
            <w:r>
              <w:rPr>
                <w:sz w:val="18"/>
                <w:szCs w:val="18"/>
              </w:rPr>
              <w:t>.</w:t>
            </w:r>
          </w:p>
        </w:tc>
      </w:tr>
      <w:tr w:rsidR="00AC1029" w14:paraId="5AC06D36" w14:textId="77777777" w:rsidTr="00B75F0B">
        <w:tc>
          <w:tcPr>
            <w:tcW w:w="1980" w:type="dxa"/>
          </w:tcPr>
          <w:p w14:paraId="40794D81" w14:textId="08203B45" w:rsidR="00AC1029" w:rsidRDefault="000A5DD3" w:rsidP="002B4B65">
            <w:pPr>
              <w:ind w:firstLine="0"/>
              <w:jc w:val="left"/>
              <w:rPr>
                <w:sz w:val="18"/>
                <w:szCs w:val="18"/>
              </w:rPr>
            </w:pPr>
            <w:r w:rsidRPr="000A5DD3">
              <w:rPr>
                <w:sz w:val="18"/>
                <w:szCs w:val="18"/>
              </w:rPr>
              <w:t>Из розницы (активное обслуживание)</w:t>
            </w:r>
          </w:p>
        </w:tc>
        <w:tc>
          <w:tcPr>
            <w:tcW w:w="7371" w:type="dxa"/>
            <w:shd w:val="clear" w:color="auto" w:fill="auto"/>
          </w:tcPr>
          <w:p w14:paraId="4234BE67" w14:textId="77777777" w:rsidR="00CF5C8D" w:rsidRDefault="00CF5C8D" w:rsidP="00CF5C8D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Условия выбора сегмента:</w:t>
            </w:r>
          </w:p>
          <w:p w14:paraId="7C794583" w14:textId="6FA2BDE5" w:rsidR="00CF5C8D" w:rsidRPr="003C691B" w:rsidRDefault="00CF5C8D" w:rsidP="00710897">
            <w:pPr>
              <w:pStyle w:val="af5"/>
              <w:numPr>
                <w:ilvl w:val="0"/>
                <w:numId w:val="4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За </w:t>
            </w:r>
            <w:r w:rsidRPr="001A06D2">
              <w:rPr>
                <w:sz w:val="18"/>
                <w:szCs w:val="18"/>
              </w:rPr>
              <w:t xml:space="preserve">2 недели до даты </w:t>
            </w:r>
            <w:r w:rsidRPr="003C691B">
              <w:rPr>
                <w:sz w:val="18"/>
                <w:szCs w:val="18"/>
              </w:rPr>
              <w:t>первого принятия клиента на обслуживание в ЧБ клиент имел д</w:t>
            </w:r>
            <w:r>
              <w:rPr>
                <w:sz w:val="18"/>
                <w:szCs w:val="18"/>
              </w:rPr>
              <w:t>оговора в Банке/УК, в том числе хотя бы один продуктов:</w:t>
            </w:r>
          </w:p>
          <w:p w14:paraId="536CB976" w14:textId="77777777" w:rsidR="00CF5C8D" w:rsidRPr="001A06D2" w:rsidRDefault="00CF5C8D" w:rsidP="00710897">
            <w:pPr>
              <w:pStyle w:val="af5"/>
              <w:numPr>
                <w:ilvl w:val="1"/>
                <w:numId w:val="4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</w:t>
            </w:r>
            <w:r w:rsidRPr="001A06D2">
              <w:rPr>
                <w:sz w:val="18"/>
                <w:szCs w:val="18"/>
              </w:rPr>
              <w:t>рочны</w:t>
            </w:r>
            <w:r>
              <w:rPr>
                <w:sz w:val="18"/>
                <w:szCs w:val="18"/>
              </w:rPr>
              <w:t>е</w:t>
            </w:r>
            <w:r w:rsidRPr="001A06D2">
              <w:rPr>
                <w:sz w:val="18"/>
                <w:szCs w:val="18"/>
              </w:rPr>
              <w:t xml:space="preserve"> вклад</w:t>
            </w:r>
            <w:r>
              <w:rPr>
                <w:sz w:val="18"/>
                <w:szCs w:val="18"/>
              </w:rPr>
              <w:t>ы</w:t>
            </w:r>
            <w:r w:rsidRPr="001A06D2">
              <w:rPr>
                <w:sz w:val="18"/>
                <w:szCs w:val="18"/>
              </w:rPr>
              <w:t xml:space="preserve"> на сумму более 100 тыс. руб.</w:t>
            </w:r>
            <w:r>
              <w:rPr>
                <w:sz w:val="18"/>
                <w:szCs w:val="18"/>
              </w:rPr>
              <w:t>;</w:t>
            </w:r>
          </w:p>
          <w:p w14:paraId="0D13BBE9" w14:textId="77777777" w:rsidR="00CF5C8D" w:rsidRPr="001A06D2" w:rsidRDefault="00CF5C8D" w:rsidP="00710897">
            <w:pPr>
              <w:pStyle w:val="af5"/>
              <w:numPr>
                <w:ilvl w:val="1"/>
                <w:numId w:val="4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А</w:t>
            </w:r>
            <w:r w:rsidRPr="001A06D2">
              <w:rPr>
                <w:sz w:val="18"/>
                <w:szCs w:val="18"/>
              </w:rPr>
              <w:t>ктив</w:t>
            </w:r>
            <w:r>
              <w:rPr>
                <w:sz w:val="18"/>
                <w:szCs w:val="18"/>
              </w:rPr>
              <w:t>ы</w:t>
            </w:r>
            <w:r w:rsidRPr="001A06D2">
              <w:rPr>
                <w:sz w:val="18"/>
                <w:szCs w:val="18"/>
              </w:rPr>
              <w:t xml:space="preserve"> на брокерском счёте</w:t>
            </w:r>
            <w:r>
              <w:rPr>
                <w:sz w:val="18"/>
                <w:szCs w:val="18"/>
              </w:rPr>
              <w:t>;</w:t>
            </w:r>
          </w:p>
          <w:p w14:paraId="089F1A4B" w14:textId="491C9D88" w:rsidR="00AC1029" w:rsidRPr="000A5DD3" w:rsidRDefault="00CF5C8D" w:rsidP="00710897">
            <w:pPr>
              <w:pStyle w:val="af5"/>
              <w:numPr>
                <w:ilvl w:val="1"/>
                <w:numId w:val="4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</w:t>
            </w:r>
            <w:r w:rsidRPr="001A06D2">
              <w:rPr>
                <w:sz w:val="18"/>
                <w:szCs w:val="18"/>
              </w:rPr>
              <w:t>родукт</w:t>
            </w:r>
            <w:r>
              <w:rPr>
                <w:sz w:val="18"/>
                <w:szCs w:val="18"/>
              </w:rPr>
              <w:t>ы</w:t>
            </w:r>
            <w:r w:rsidRPr="001A06D2">
              <w:rPr>
                <w:sz w:val="18"/>
                <w:szCs w:val="18"/>
              </w:rPr>
              <w:t xml:space="preserve"> в УК</w:t>
            </w:r>
            <w:r>
              <w:rPr>
                <w:sz w:val="18"/>
                <w:szCs w:val="18"/>
              </w:rPr>
              <w:t>.</w:t>
            </w:r>
          </w:p>
        </w:tc>
      </w:tr>
    </w:tbl>
    <w:p w14:paraId="5F0B391D" w14:textId="5DAB1E72" w:rsidR="00016A3C" w:rsidRDefault="00F44167" w:rsidP="00016A3C">
      <w:pPr>
        <w:spacing w:after="200" w:line="276" w:lineRule="auto"/>
        <w:ind w:firstLine="0"/>
        <w:jc w:val="left"/>
      </w:pPr>
      <w:r>
        <w:t>Некоторые пороговые значения и константы, которые используются в алгоритмах расчета сегментов, описаны в</w:t>
      </w:r>
      <w:r w:rsidR="00016A3C">
        <w:t xml:space="preserve"> разделе </w:t>
      </w:r>
      <w:r w:rsidR="00016A3C" w:rsidRPr="00016A3C">
        <w:rPr>
          <w:b/>
        </w:rPr>
        <w:fldChar w:fldCharType="begin"/>
      </w:r>
      <w:r w:rsidR="00016A3C" w:rsidRPr="00016A3C">
        <w:rPr>
          <w:b/>
        </w:rPr>
        <w:instrText xml:space="preserve"> REF _Ref24624021 \h </w:instrText>
      </w:r>
      <w:r w:rsidR="00016A3C">
        <w:rPr>
          <w:b/>
        </w:rPr>
        <w:instrText xml:space="preserve"> \* MERGEFORMAT </w:instrText>
      </w:r>
      <w:r w:rsidR="00016A3C" w:rsidRPr="00016A3C">
        <w:rPr>
          <w:b/>
        </w:rPr>
      </w:r>
      <w:r w:rsidR="00016A3C" w:rsidRPr="00016A3C">
        <w:rPr>
          <w:b/>
        </w:rPr>
        <w:fldChar w:fldCharType="separate"/>
      </w:r>
      <w:r w:rsidR="00016A3C" w:rsidRPr="00016A3C">
        <w:rPr>
          <w:b/>
        </w:rPr>
        <w:t>Хранение пороговых значений и прочих настроек для модуля Сегментации клиента</w:t>
      </w:r>
      <w:r w:rsidR="00016A3C" w:rsidRPr="00016A3C">
        <w:rPr>
          <w:b/>
        </w:rPr>
        <w:fldChar w:fldCharType="end"/>
      </w:r>
      <w:r w:rsidR="00016A3C">
        <w:t>.</w:t>
      </w:r>
    </w:p>
    <w:p w14:paraId="6AA77AFE" w14:textId="47D14CAA" w:rsidR="003A369F" w:rsidRDefault="003F3FCC" w:rsidP="00016A3C">
      <w:pPr>
        <w:pStyle w:val="3"/>
      </w:pPr>
      <w:r>
        <w:br w:type="page"/>
      </w:r>
      <w:bookmarkStart w:id="174" w:name="_Ref24624021"/>
      <w:bookmarkStart w:id="175" w:name="_Toc25317526"/>
      <w:r w:rsidR="00016A3C">
        <w:lastRenderedPageBreak/>
        <w:t>Хранение пороговых значений и прочих настроек для модуля Сегментации клиент</w:t>
      </w:r>
      <w:bookmarkEnd w:id="174"/>
      <w:r w:rsidR="00297501">
        <w:t>ов</w:t>
      </w:r>
      <w:bookmarkEnd w:id="175"/>
    </w:p>
    <w:p w14:paraId="79F05892" w14:textId="52C423BE" w:rsidR="00016A3C" w:rsidRDefault="00160D9F" w:rsidP="00160D9F">
      <w:pPr>
        <w:ind w:firstLine="0"/>
      </w:pPr>
      <w:r>
        <w:t xml:space="preserve">Для хранения пороговых значений, констант и прочих настроек </w:t>
      </w:r>
      <w:r w:rsidR="00FA76DC">
        <w:t xml:space="preserve">для </w:t>
      </w:r>
      <w:r>
        <w:t>модуля Сегментации</w:t>
      </w:r>
      <w:r w:rsidR="00410521">
        <w:t xml:space="preserve"> клиентов</w:t>
      </w:r>
      <w:r>
        <w:t xml:space="preserve"> необходимо </w:t>
      </w:r>
      <w:r w:rsidR="0064377B">
        <w:t xml:space="preserve">на основе существующего модуля «Универсальные справочники» </w:t>
      </w:r>
      <w:r>
        <w:t>создать в Системе ряд справочников</w:t>
      </w:r>
      <w:r w:rsidR="00FA76DC">
        <w:t xml:space="preserve"> заданного формата и содержания</w:t>
      </w:r>
      <w:r>
        <w:t>.</w:t>
      </w:r>
      <w:r w:rsidR="00FA76DC">
        <w:t xml:space="preserve"> Детальная информация о количестве и составе </w:t>
      </w:r>
      <w:r w:rsidR="007F6615">
        <w:t xml:space="preserve">создаваемых </w:t>
      </w:r>
      <w:r w:rsidR="00FA76DC">
        <w:t>справочников приведена в сл</w:t>
      </w:r>
      <w:r w:rsidR="004A74A2">
        <w:t>е</w:t>
      </w:r>
      <w:r w:rsidR="00FA76DC">
        <w:t>дующем документе:</w:t>
      </w:r>
    </w:p>
    <w:bookmarkStart w:id="176" w:name="_MON_1635257194"/>
    <w:bookmarkEnd w:id="176"/>
    <w:p w14:paraId="3A89C85C" w14:textId="24E66411" w:rsidR="007F6615" w:rsidRPr="00016A3C" w:rsidRDefault="00EC778F" w:rsidP="001275A5">
      <w:pPr>
        <w:ind w:firstLine="0"/>
        <w:jc w:val="center"/>
      </w:pPr>
      <w:r>
        <w:object w:dxaOrig="1539" w:dyaOrig="995" w14:anchorId="2B1514EC">
          <v:shape id="_x0000_i1068" type="#_x0000_t75" style="width:76.6pt;height:49.55pt" o:ole="">
            <v:imagedata r:id="rId105" o:title=""/>
          </v:shape>
          <o:OLEObject Type="Embed" ProgID="Excel.Sheet.12" ShapeID="_x0000_i1068" DrawAspect="Icon" ObjectID="_1645015668" r:id="rId106"/>
        </w:object>
      </w:r>
    </w:p>
    <w:p w14:paraId="2D8D6DAB" w14:textId="25B4F2BE" w:rsidR="001B2FA8" w:rsidRDefault="001B2FA8">
      <w:pPr>
        <w:spacing w:after="200" w:line="276" w:lineRule="auto"/>
        <w:ind w:firstLine="0"/>
        <w:jc w:val="left"/>
      </w:pPr>
      <w:r>
        <w:br w:type="page"/>
      </w:r>
    </w:p>
    <w:p w14:paraId="39C887F3" w14:textId="77777777" w:rsidR="00A91989" w:rsidRPr="00373E20" w:rsidRDefault="00A91989" w:rsidP="00A91989">
      <w:pPr>
        <w:pStyle w:val="2"/>
      </w:pPr>
      <w:bookmarkStart w:id="177" w:name="_Toc25317527"/>
      <w:r>
        <w:lastRenderedPageBreak/>
        <w:t>Требования к боковой панели ОЭФ Клиенты</w:t>
      </w:r>
      <w:bookmarkEnd w:id="177"/>
    </w:p>
    <w:p w14:paraId="5D1455C9" w14:textId="31922554" w:rsidR="00A91989" w:rsidRDefault="00A91989" w:rsidP="00A91989">
      <w:pPr>
        <w:ind w:firstLine="0"/>
      </w:pPr>
      <w:r>
        <w:t>В боковую панель ОЭФ Клиенты необходимо добавить пункты «Поиск клиента в</w:t>
      </w:r>
      <w:ins w:id="178" w:author="Kirsanov Sergey" w:date="2019-11-21T11:05:00Z">
        <w:r w:rsidR="00EC778F">
          <w:t xml:space="preserve"> АБС</w:t>
        </w:r>
      </w:ins>
      <w:del w:id="179" w:author="Kirsanov Sergey" w:date="2019-11-21T11:05:00Z">
        <w:r w:rsidDel="00EC778F">
          <w:delText xml:space="preserve"> </w:delText>
        </w:r>
        <w:commentRangeStart w:id="180"/>
        <w:r w:rsidDel="00EC778F">
          <w:delText>КХД</w:delText>
        </w:r>
        <w:commentRangeEnd w:id="180"/>
        <w:r w:rsidR="00552161" w:rsidDel="00EC778F">
          <w:rPr>
            <w:rStyle w:val="af1"/>
          </w:rPr>
          <w:commentReference w:id="180"/>
        </w:r>
      </w:del>
      <w:r>
        <w:t xml:space="preserve">» и «Выписка по клиенту». При клике на новых пунктах боковой панели должно открываться диалоговое окно «заглушка» с текстом «Функционал находится в разработке». </w:t>
      </w:r>
    </w:p>
    <w:p w14:paraId="702BD80F" w14:textId="6BC73C43" w:rsidR="00A91989" w:rsidRDefault="00EC778F" w:rsidP="00A91989">
      <w:pPr>
        <w:jc w:val="center"/>
      </w:pPr>
      <w:r>
        <w:rPr>
          <w:noProof/>
        </w:rPr>
        <w:drawing>
          <wp:inline distT="0" distB="0" distL="0" distR="0" wp14:anchorId="2BC1ADD0" wp14:editId="544FD3B3">
            <wp:extent cx="1467293" cy="230574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1" cy="232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CA1B2" w14:textId="536E1D12" w:rsidR="00A91989" w:rsidRDefault="00A91989" w:rsidP="00A91989">
      <w:pPr>
        <w:pStyle w:val="ae"/>
        <w:jc w:val="center"/>
        <w:rPr>
          <w:sz w:val="18"/>
          <w:szCs w:val="18"/>
        </w:rPr>
      </w:pPr>
      <w:r w:rsidRPr="00280FA7">
        <w:rPr>
          <w:sz w:val="18"/>
          <w:szCs w:val="18"/>
        </w:rPr>
        <w:t xml:space="preserve">Рисунок </w:t>
      </w:r>
      <w:r w:rsidRPr="00280FA7">
        <w:rPr>
          <w:sz w:val="18"/>
          <w:szCs w:val="18"/>
        </w:rPr>
        <w:fldChar w:fldCharType="begin"/>
      </w:r>
      <w:r w:rsidRPr="00280FA7">
        <w:rPr>
          <w:sz w:val="18"/>
          <w:szCs w:val="18"/>
        </w:rPr>
        <w:instrText xml:space="preserve"> SEQ Рисунок \* ARABIC </w:instrText>
      </w:r>
      <w:r w:rsidRPr="00280FA7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40</w:t>
      </w:r>
      <w:r w:rsidRPr="00280FA7">
        <w:rPr>
          <w:noProof/>
          <w:sz w:val="18"/>
          <w:szCs w:val="18"/>
        </w:rPr>
        <w:fldChar w:fldCharType="end"/>
      </w:r>
      <w:r w:rsidRPr="00280FA7">
        <w:rPr>
          <w:sz w:val="18"/>
          <w:szCs w:val="18"/>
        </w:rPr>
        <w:t>. Эскиз боковой панели ОЭФ Клиенты</w:t>
      </w:r>
    </w:p>
    <w:p w14:paraId="3BF825A2" w14:textId="77777777" w:rsidR="00A91989" w:rsidRPr="00EB2AD6" w:rsidRDefault="00A91989" w:rsidP="00EB2AD6"/>
    <w:p w14:paraId="06359B28" w14:textId="77777777" w:rsidR="0073247B" w:rsidRDefault="0073247B" w:rsidP="00FD074D">
      <w:pPr>
        <w:pStyle w:val="1"/>
      </w:pPr>
      <w:bookmarkStart w:id="181" w:name="_Toc25317528"/>
      <w:r>
        <w:lastRenderedPageBreak/>
        <w:t>Дополнительны</w:t>
      </w:r>
      <w:r w:rsidR="008A0A7C">
        <w:t>е</w:t>
      </w:r>
      <w:r>
        <w:t xml:space="preserve"> работы</w:t>
      </w:r>
      <w:bookmarkEnd w:id="181"/>
    </w:p>
    <w:p w14:paraId="518DFD7C" w14:textId="77777777" w:rsidR="000C1B7C" w:rsidRDefault="000C1B7C" w:rsidP="007C5020">
      <w:pPr>
        <w:pStyle w:val="2"/>
      </w:pPr>
      <w:bookmarkStart w:id="182" w:name="_Ref15894032"/>
      <w:bookmarkStart w:id="183" w:name="_Toc25317529"/>
      <w:r>
        <w:t>Заполнение нового поля Номер Клиента</w:t>
      </w:r>
      <w:bookmarkEnd w:id="182"/>
      <w:bookmarkEnd w:id="183"/>
    </w:p>
    <w:p w14:paraId="4F42617A" w14:textId="77777777" w:rsidR="002E36A0" w:rsidRPr="002E36A0" w:rsidRDefault="002E36A0" w:rsidP="002E36A0">
      <w:pPr>
        <w:ind w:firstLine="0"/>
      </w:pPr>
      <w:r>
        <w:t>В базе данных должна быть создана последовательность (</w:t>
      </w:r>
      <w:r>
        <w:rPr>
          <w:lang w:val="en-US"/>
        </w:rPr>
        <w:t>S</w:t>
      </w:r>
      <w:proofErr w:type="spellStart"/>
      <w:r w:rsidRPr="002E36A0">
        <w:t>equence</w:t>
      </w:r>
      <w:proofErr w:type="spellEnd"/>
      <w:r>
        <w:t>)</w:t>
      </w:r>
      <w:r w:rsidR="00F477F7">
        <w:t xml:space="preserve"> для хранения и назначения уникального номера клиента</w:t>
      </w:r>
      <w:r>
        <w:t>.</w:t>
      </w:r>
    </w:p>
    <w:p w14:paraId="40A26095" w14:textId="77777777" w:rsidR="002E36A0" w:rsidRDefault="00791901" w:rsidP="002E36A0">
      <w:pPr>
        <w:ind w:firstLine="0"/>
      </w:pPr>
      <w:r>
        <w:t>На основе созданной последовательности в</w:t>
      </w:r>
      <w:r w:rsidR="002E36A0">
        <w:t>сем существующим Клиента должен быть присвоен уникальный номер клиента.</w:t>
      </w:r>
    </w:p>
    <w:p w14:paraId="3060171C" w14:textId="77777777" w:rsidR="00905D32" w:rsidRDefault="00905D32" w:rsidP="002E36A0">
      <w:pPr>
        <w:ind w:firstLine="0"/>
      </w:pPr>
      <w:r>
        <w:t>Всем новым клиентам также должен присваиваться уникальный номер клиента на основе созданной последовательности.</w:t>
      </w:r>
    </w:p>
    <w:p w14:paraId="716364FC" w14:textId="77777777" w:rsidR="007C5020" w:rsidRDefault="009D5077" w:rsidP="007C5020">
      <w:pPr>
        <w:pStyle w:val="2"/>
      </w:pPr>
      <w:bookmarkStart w:id="184" w:name="_Ref528761484"/>
      <w:bookmarkStart w:id="185" w:name="_Toc25317530"/>
      <w:r>
        <w:t>Закладка «В разработке» ОЭФ Клиенты</w:t>
      </w:r>
      <w:bookmarkEnd w:id="184"/>
      <w:bookmarkEnd w:id="185"/>
    </w:p>
    <w:p w14:paraId="0D261342" w14:textId="77777777" w:rsidR="009D5077" w:rsidRDefault="007E3D6D" w:rsidP="00FB1B8D">
      <w:pPr>
        <w:pStyle w:val="ae"/>
        <w:ind w:firstLine="0"/>
        <w:jc w:val="both"/>
      </w:pPr>
      <w:r w:rsidRPr="00FB1B8D">
        <w:rPr>
          <w:b w:val="0"/>
        </w:rPr>
        <w:t>Для корректной работы гиперссылок ведущих на не реализованные закладки должна быть разработана закладка-«заглушка»</w:t>
      </w:r>
      <w:r w:rsidR="005A1FF6" w:rsidRPr="00FB1B8D">
        <w:rPr>
          <w:b w:val="0"/>
        </w:rPr>
        <w:t>. Эскиз закладки представлен на</w:t>
      </w:r>
      <w:r w:rsidR="00D30667">
        <w:rPr>
          <w:b w:val="0"/>
        </w:rPr>
        <w:t xml:space="preserve"> рисунке:</w:t>
      </w:r>
    </w:p>
    <w:p w14:paraId="08BD7A43" w14:textId="77777777" w:rsidR="00CD7657" w:rsidRDefault="002E7F3D" w:rsidP="007E3D6D">
      <w:pPr>
        <w:pStyle w:val="ae"/>
        <w:jc w:val="center"/>
      </w:pPr>
      <w:bookmarkStart w:id="186" w:name="_Ref528760657"/>
      <w:r>
        <w:rPr>
          <w:noProof/>
        </w:rPr>
        <w:drawing>
          <wp:inline distT="0" distB="0" distL="0" distR="0" wp14:anchorId="28293B05" wp14:editId="50C9E97C">
            <wp:extent cx="4230806" cy="147575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846" cy="147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8010D" w14:textId="75DE68D5" w:rsidR="007E3D6D" w:rsidRPr="00BF349B" w:rsidRDefault="007E3D6D" w:rsidP="007E3D6D">
      <w:pPr>
        <w:pStyle w:val="ae"/>
        <w:jc w:val="center"/>
        <w:rPr>
          <w:sz w:val="18"/>
          <w:szCs w:val="18"/>
        </w:rPr>
      </w:pPr>
      <w:bookmarkStart w:id="187" w:name="_Ref528838787"/>
      <w:r w:rsidRPr="00BF349B">
        <w:rPr>
          <w:sz w:val="18"/>
          <w:szCs w:val="18"/>
        </w:rPr>
        <w:t xml:space="preserve">Рисунок </w:t>
      </w:r>
      <w:r w:rsidR="00762522" w:rsidRPr="00BF349B">
        <w:rPr>
          <w:sz w:val="18"/>
          <w:szCs w:val="18"/>
        </w:rPr>
        <w:fldChar w:fldCharType="begin"/>
      </w:r>
      <w:r w:rsidR="00762522" w:rsidRPr="00BF349B">
        <w:rPr>
          <w:sz w:val="18"/>
          <w:szCs w:val="18"/>
        </w:rPr>
        <w:instrText xml:space="preserve"> SEQ Рисунок \* ARABIC </w:instrText>
      </w:r>
      <w:r w:rsidR="00762522"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41</w:t>
      </w:r>
      <w:r w:rsidR="00762522" w:rsidRPr="00BF349B">
        <w:rPr>
          <w:noProof/>
          <w:sz w:val="18"/>
          <w:szCs w:val="18"/>
        </w:rPr>
        <w:fldChar w:fldCharType="end"/>
      </w:r>
      <w:bookmarkEnd w:id="186"/>
      <w:bookmarkEnd w:id="187"/>
      <w:r w:rsidRPr="00BF349B">
        <w:rPr>
          <w:sz w:val="18"/>
          <w:szCs w:val="18"/>
        </w:rPr>
        <w:t xml:space="preserve">. Эскиз </w:t>
      </w:r>
      <w:r w:rsidR="006344D3" w:rsidRPr="00BF349B">
        <w:rPr>
          <w:sz w:val="18"/>
          <w:szCs w:val="18"/>
        </w:rPr>
        <w:t>закладки-заглушки «В разработке»</w:t>
      </w:r>
    </w:p>
    <w:p w14:paraId="1BB5DE15" w14:textId="77777777" w:rsidR="00BE6E5D" w:rsidRDefault="004F7BE9" w:rsidP="003E13EC">
      <w:pPr>
        <w:pStyle w:val="2"/>
      </w:pPr>
      <w:bookmarkStart w:id="188" w:name="_Ref528763024"/>
      <w:bookmarkStart w:id="189" w:name="_Toc25317531"/>
      <w:r>
        <w:t xml:space="preserve">Настройка </w:t>
      </w:r>
      <w:r w:rsidR="00640E83">
        <w:t>параметров</w:t>
      </w:r>
      <w:r w:rsidR="0069268F">
        <w:t xml:space="preserve"> для расчета количества активностей</w:t>
      </w:r>
      <w:bookmarkEnd w:id="188"/>
      <w:bookmarkEnd w:id="189"/>
    </w:p>
    <w:p w14:paraId="2B1589AC" w14:textId="5D8384AB" w:rsidR="008A5ED0" w:rsidRPr="008A5ED0" w:rsidRDefault="008A5ED0" w:rsidP="008A5ED0">
      <w:pPr>
        <w:ind w:firstLine="0"/>
      </w:pPr>
      <w:r>
        <w:t xml:space="preserve">Эскиз закладки «Предупреждения» меню «Сервис»-«Параметры» представлен на </w:t>
      </w:r>
      <w:r w:rsidR="009A6EBA" w:rsidRPr="009A6EBA">
        <w:rPr>
          <w:b/>
        </w:rPr>
        <w:fldChar w:fldCharType="begin"/>
      </w:r>
      <w:r w:rsidR="009A6EBA" w:rsidRPr="009A6EBA">
        <w:rPr>
          <w:b/>
        </w:rPr>
        <w:instrText xml:space="preserve"> REF _Ref528837837 \h </w:instrText>
      </w:r>
      <w:r w:rsidR="009A6EBA">
        <w:rPr>
          <w:b/>
        </w:rPr>
        <w:instrText xml:space="preserve"> \* MERGEFORMAT </w:instrText>
      </w:r>
      <w:r w:rsidR="009A6EBA" w:rsidRPr="009A6EBA">
        <w:rPr>
          <w:b/>
        </w:rPr>
      </w:r>
      <w:r w:rsidR="009A6EBA" w:rsidRPr="009A6EBA">
        <w:rPr>
          <w:b/>
        </w:rPr>
        <w:fldChar w:fldCharType="separate"/>
      </w:r>
      <w:r w:rsidR="00CA0105" w:rsidRPr="007D63BC">
        <w:rPr>
          <w:b/>
        </w:rPr>
        <w:t xml:space="preserve">Рисунок </w:t>
      </w:r>
      <w:r w:rsidR="00CA0105" w:rsidRPr="007D63BC">
        <w:rPr>
          <w:b/>
          <w:noProof/>
        </w:rPr>
        <w:t>42</w:t>
      </w:r>
      <w:r w:rsidR="009A6EBA" w:rsidRPr="009A6EBA">
        <w:rPr>
          <w:b/>
        </w:rPr>
        <w:fldChar w:fldCharType="end"/>
      </w:r>
      <w:r>
        <w:t>.</w:t>
      </w:r>
      <w:r w:rsidR="00774B41">
        <w:t xml:space="preserve"> Настройка параметров доступна только пользователям с ролью «Администратор» и Информационному администратору Системы.</w:t>
      </w:r>
      <w:r w:rsidR="009616FC">
        <w:t xml:space="preserve"> </w:t>
      </w:r>
      <w:r w:rsidR="00270C5F">
        <w:t>Видимость части закладки с блоком настроек должна управляться стандартным механизмом действий безопасности и ролей.</w:t>
      </w:r>
    </w:p>
    <w:p w14:paraId="744F4E3E" w14:textId="77777777" w:rsidR="008A5ED0" w:rsidRDefault="008A5ED0" w:rsidP="008A5ED0">
      <w:r>
        <w:rPr>
          <w:noProof/>
        </w:rPr>
        <w:drawing>
          <wp:inline distT="0" distB="0" distL="0" distR="0" wp14:anchorId="474AF7BB" wp14:editId="220E9993">
            <wp:extent cx="5124450" cy="272616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512" cy="272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99AA9" w14:textId="5E70042B" w:rsidR="008A5ED0" w:rsidRPr="00654F3F" w:rsidRDefault="008A5ED0" w:rsidP="008A5ED0">
      <w:pPr>
        <w:pStyle w:val="ae"/>
        <w:jc w:val="center"/>
        <w:rPr>
          <w:sz w:val="18"/>
          <w:szCs w:val="18"/>
        </w:rPr>
      </w:pPr>
      <w:bookmarkStart w:id="190" w:name="_Ref528837837"/>
      <w:r w:rsidRPr="00654F3F">
        <w:rPr>
          <w:sz w:val="18"/>
          <w:szCs w:val="18"/>
        </w:rPr>
        <w:lastRenderedPageBreak/>
        <w:t xml:space="preserve">Рисунок </w:t>
      </w:r>
      <w:r w:rsidRPr="00654F3F">
        <w:rPr>
          <w:sz w:val="18"/>
          <w:szCs w:val="18"/>
        </w:rPr>
        <w:fldChar w:fldCharType="begin"/>
      </w:r>
      <w:r w:rsidRPr="00654F3F">
        <w:rPr>
          <w:sz w:val="18"/>
          <w:szCs w:val="18"/>
        </w:rPr>
        <w:instrText xml:space="preserve"> SEQ Рисунок \* ARABIC </w:instrText>
      </w:r>
      <w:r w:rsidRPr="00654F3F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42</w:t>
      </w:r>
      <w:r w:rsidRPr="00654F3F">
        <w:rPr>
          <w:noProof/>
          <w:sz w:val="18"/>
          <w:szCs w:val="18"/>
        </w:rPr>
        <w:fldChar w:fldCharType="end"/>
      </w:r>
      <w:bookmarkEnd w:id="190"/>
      <w:r w:rsidRPr="00654F3F">
        <w:rPr>
          <w:sz w:val="18"/>
          <w:szCs w:val="18"/>
        </w:rPr>
        <w:t xml:space="preserve">. Эскиз </w:t>
      </w:r>
      <w:r w:rsidR="004D6A31" w:rsidRPr="00654F3F">
        <w:rPr>
          <w:sz w:val="18"/>
          <w:szCs w:val="18"/>
        </w:rPr>
        <w:t>закладки «Предупреждения»</w:t>
      </w:r>
    </w:p>
    <w:p w14:paraId="512EFBDE" w14:textId="6E7C2D1D" w:rsidR="008A5ED0" w:rsidRPr="00654F3F" w:rsidRDefault="008A5ED0" w:rsidP="008A5ED0">
      <w:pPr>
        <w:pStyle w:val="ae"/>
        <w:rPr>
          <w:sz w:val="18"/>
          <w:szCs w:val="18"/>
        </w:rPr>
      </w:pPr>
      <w:r w:rsidRPr="00654F3F">
        <w:rPr>
          <w:sz w:val="18"/>
          <w:szCs w:val="18"/>
        </w:rPr>
        <w:t xml:space="preserve">Таблица </w:t>
      </w:r>
      <w:r w:rsidRPr="00654F3F">
        <w:rPr>
          <w:sz w:val="18"/>
          <w:szCs w:val="18"/>
        </w:rPr>
        <w:fldChar w:fldCharType="begin"/>
      </w:r>
      <w:r w:rsidRPr="00654F3F">
        <w:rPr>
          <w:sz w:val="18"/>
          <w:szCs w:val="18"/>
        </w:rPr>
        <w:instrText xml:space="preserve"> SEQ Таблица \* ARABIC </w:instrText>
      </w:r>
      <w:r w:rsidRPr="00654F3F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42</w:t>
      </w:r>
      <w:r w:rsidRPr="00654F3F">
        <w:rPr>
          <w:noProof/>
          <w:sz w:val="18"/>
          <w:szCs w:val="18"/>
        </w:rPr>
        <w:fldChar w:fldCharType="end"/>
      </w:r>
      <w:r w:rsidRPr="00654F3F">
        <w:rPr>
          <w:sz w:val="18"/>
          <w:szCs w:val="18"/>
        </w:rPr>
        <w:t xml:space="preserve">. Описание полей </w:t>
      </w:r>
      <w:r w:rsidR="004D6A31" w:rsidRPr="00654F3F">
        <w:rPr>
          <w:sz w:val="18"/>
          <w:szCs w:val="18"/>
        </w:rPr>
        <w:t>закладки «Предупреждения»</w:t>
      </w:r>
    </w:p>
    <w:tbl>
      <w:tblPr>
        <w:tblStyle w:val="af4"/>
        <w:tblW w:w="0" w:type="auto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1668"/>
        <w:gridCol w:w="1984"/>
        <w:gridCol w:w="5919"/>
      </w:tblGrid>
      <w:tr w:rsidR="008A5ED0" w:rsidRPr="000557D6" w14:paraId="4A50DC84" w14:textId="77777777" w:rsidTr="00BC562A">
        <w:trPr>
          <w:tblHeader/>
        </w:trPr>
        <w:tc>
          <w:tcPr>
            <w:tcW w:w="1668" w:type="dxa"/>
            <w:shd w:val="clear" w:color="auto" w:fill="D9D9D9" w:themeFill="background1" w:themeFillShade="D9"/>
          </w:tcPr>
          <w:p w14:paraId="12814F83" w14:textId="77777777" w:rsidR="008A5ED0" w:rsidRPr="002E0FCE" w:rsidRDefault="008A5ED0" w:rsidP="00514960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  <w:r>
              <w:rPr>
                <w:b/>
                <w:sz w:val="18"/>
                <w:szCs w:val="18"/>
              </w:rPr>
              <w:t>/Кнопка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05D42298" w14:textId="77777777" w:rsidR="008A5ED0" w:rsidRPr="002E0FCE" w:rsidRDefault="008A5ED0" w:rsidP="00514960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5919" w:type="dxa"/>
            <w:shd w:val="clear" w:color="auto" w:fill="D9D9D9" w:themeFill="background1" w:themeFillShade="D9"/>
          </w:tcPr>
          <w:p w14:paraId="363FD811" w14:textId="77777777" w:rsidR="008A5ED0" w:rsidRPr="002E0FCE" w:rsidRDefault="008A5ED0" w:rsidP="00514960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8A5ED0" w14:paraId="65A549E4" w14:textId="77777777" w:rsidTr="00BC562A">
        <w:tc>
          <w:tcPr>
            <w:tcW w:w="1668" w:type="dxa"/>
            <w:shd w:val="clear" w:color="auto" w:fill="auto"/>
          </w:tcPr>
          <w:p w14:paraId="1B2893B7" w14:textId="77777777" w:rsidR="008A5ED0" w:rsidRPr="00BC562A" w:rsidRDefault="00BC562A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Статус активности</w:t>
            </w:r>
          </w:p>
        </w:tc>
        <w:tc>
          <w:tcPr>
            <w:tcW w:w="1984" w:type="dxa"/>
          </w:tcPr>
          <w:p w14:paraId="7EB78C33" w14:textId="77777777" w:rsidR="008A5ED0" w:rsidRPr="00030EC3" w:rsidRDefault="00BC562A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Справочник/</w:t>
            </w:r>
            <w:r w:rsidR="003B4068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Множественный выбор</w:t>
            </w:r>
          </w:p>
        </w:tc>
        <w:tc>
          <w:tcPr>
            <w:tcW w:w="5919" w:type="dxa"/>
            <w:shd w:val="clear" w:color="auto" w:fill="auto"/>
          </w:tcPr>
          <w:p w14:paraId="628A6D9F" w14:textId="77777777" w:rsidR="008A5ED0" w:rsidRPr="00D112D7" w:rsidRDefault="00067BDC" w:rsidP="00067BD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Новый справочник </w:t>
            </w:r>
            <w:r w:rsidR="003E3A0D">
              <w:rPr>
                <w:sz w:val="18"/>
                <w:szCs w:val="18"/>
              </w:rPr>
              <w:t>«</w:t>
            </w:r>
            <w:proofErr w:type="spellStart"/>
            <w:r w:rsidR="003E3A0D">
              <w:rPr>
                <w:sz w:val="18"/>
                <w:szCs w:val="18"/>
                <w:lang w:val="en-US"/>
              </w:rPr>
              <w:t>FBAlarmOptionActivityStatus</w:t>
            </w:r>
            <w:proofErr w:type="spellEnd"/>
            <w:r w:rsidR="003E3A0D">
              <w:rPr>
                <w:sz w:val="18"/>
                <w:szCs w:val="18"/>
              </w:rPr>
              <w:t>».</w:t>
            </w:r>
          </w:p>
          <w:p w14:paraId="739C5895" w14:textId="77777777" w:rsidR="003E3A0D" w:rsidRDefault="003E3A0D" w:rsidP="003E3A0D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Доступен множественный выбор значений.</w:t>
            </w:r>
          </w:p>
          <w:p w14:paraId="4FFF3494" w14:textId="77777777" w:rsidR="003E3A0D" w:rsidRDefault="003E3A0D" w:rsidP="00067BD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Значения справочника:</w:t>
            </w:r>
          </w:p>
          <w:p w14:paraId="0C90F3B3" w14:textId="77777777" w:rsidR="003E3A0D" w:rsidRPr="009B43BB" w:rsidRDefault="009B43BB" w:rsidP="00865BA2">
            <w:pPr>
              <w:pStyle w:val="af5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 w:rsidRPr="009B43BB">
              <w:rPr>
                <w:sz w:val="18"/>
                <w:szCs w:val="18"/>
              </w:rPr>
              <w:t>Завершена</w:t>
            </w:r>
          </w:p>
          <w:p w14:paraId="2FE1DD04" w14:textId="77777777" w:rsidR="009B43BB" w:rsidRPr="009B43BB" w:rsidRDefault="009B43BB" w:rsidP="00865BA2">
            <w:pPr>
              <w:pStyle w:val="af5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 w:rsidRPr="009B43BB">
              <w:rPr>
                <w:sz w:val="18"/>
                <w:szCs w:val="18"/>
              </w:rPr>
              <w:t>Запланирована</w:t>
            </w:r>
          </w:p>
          <w:p w14:paraId="06E8A4C5" w14:textId="77777777" w:rsidR="009B43BB" w:rsidRPr="009B43BB" w:rsidRDefault="009B43BB" w:rsidP="00865BA2">
            <w:pPr>
              <w:pStyle w:val="af5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 w:rsidRPr="009B43BB">
              <w:rPr>
                <w:sz w:val="18"/>
                <w:szCs w:val="18"/>
              </w:rPr>
              <w:t>В работе</w:t>
            </w:r>
          </w:p>
          <w:p w14:paraId="2605C387" w14:textId="77777777" w:rsidR="009B43BB" w:rsidRPr="009B43BB" w:rsidRDefault="009B43BB" w:rsidP="00865BA2">
            <w:pPr>
              <w:pStyle w:val="af5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 w:rsidRPr="009B43BB">
              <w:rPr>
                <w:sz w:val="18"/>
                <w:szCs w:val="18"/>
              </w:rPr>
              <w:t>Поставлена</w:t>
            </w:r>
          </w:p>
          <w:p w14:paraId="462AE118" w14:textId="77777777" w:rsidR="00067BDC" w:rsidRDefault="00212E27" w:rsidP="00067BD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Список выбранных значений сохраняется в </w:t>
            </w:r>
            <w:r w:rsidR="003E3A0D">
              <w:rPr>
                <w:sz w:val="18"/>
                <w:szCs w:val="18"/>
              </w:rPr>
              <w:t>таблицу</w:t>
            </w:r>
            <w:r>
              <w:rPr>
                <w:sz w:val="18"/>
                <w:szCs w:val="18"/>
              </w:rPr>
              <w:t xml:space="preserve"> </w:t>
            </w:r>
            <w:r w:rsidRPr="0006042C">
              <w:rPr>
                <w:b/>
                <w:sz w:val="18"/>
                <w:szCs w:val="18"/>
                <w:lang w:val="en-US"/>
              </w:rPr>
              <w:t>USEROPTIONDEF</w:t>
            </w:r>
            <w:r>
              <w:rPr>
                <w:sz w:val="18"/>
                <w:szCs w:val="18"/>
              </w:rPr>
              <w:t>:</w:t>
            </w:r>
          </w:p>
          <w:p w14:paraId="760A2165" w14:textId="77777777" w:rsidR="007B1A09" w:rsidRPr="007B1A09" w:rsidRDefault="00212E27" w:rsidP="007B1A09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sz w:val="18"/>
                <w:szCs w:val="18"/>
              </w:rPr>
            </w:pPr>
            <w:proofErr w:type="spellStart"/>
            <w:r w:rsidRPr="007B1A09">
              <w:rPr>
                <w:sz w:val="18"/>
                <w:szCs w:val="18"/>
              </w:rPr>
              <w:t>Category</w:t>
            </w:r>
            <w:proofErr w:type="spellEnd"/>
            <w:r w:rsidRPr="007B1A09">
              <w:rPr>
                <w:sz w:val="18"/>
                <w:szCs w:val="18"/>
              </w:rPr>
              <w:t>:</w:t>
            </w:r>
            <w:r w:rsidR="007B1A09" w:rsidRPr="007B1A09">
              <w:rPr>
                <w:sz w:val="18"/>
                <w:szCs w:val="18"/>
              </w:rPr>
              <w:t xml:space="preserve"> </w:t>
            </w:r>
            <w:proofErr w:type="spellStart"/>
            <w:r w:rsidR="007B1A09" w:rsidRPr="007B1A09">
              <w:rPr>
                <w:b/>
                <w:i/>
                <w:sz w:val="18"/>
                <w:szCs w:val="18"/>
              </w:rPr>
              <w:t>AlarmOption</w:t>
            </w:r>
            <w:proofErr w:type="spellEnd"/>
          </w:p>
          <w:p w14:paraId="7DB00B0F" w14:textId="77777777" w:rsidR="00212E27" w:rsidRPr="007B1A09" w:rsidRDefault="00212E27" w:rsidP="009A487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proofErr w:type="spellStart"/>
            <w:r w:rsidRPr="007B1A09">
              <w:rPr>
                <w:sz w:val="18"/>
                <w:szCs w:val="18"/>
              </w:rPr>
              <w:t>Name</w:t>
            </w:r>
            <w:proofErr w:type="spellEnd"/>
            <w:r w:rsidRPr="007B1A09">
              <w:rPr>
                <w:sz w:val="18"/>
                <w:szCs w:val="18"/>
              </w:rPr>
              <w:t>:</w:t>
            </w:r>
            <w:r w:rsidR="007B1A09" w:rsidRPr="007B1A09">
              <w:rPr>
                <w:sz w:val="18"/>
                <w:szCs w:val="18"/>
              </w:rPr>
              <w:t xml:space="preserve"> </w:t>
            </w:r>
            <w:proofErr w:type="spellStart"/>
            <w:r w:rsidR="007B1A09" w:rsidRPr="007B1A09">
              <w:rPr>
                <w:b/>
                <w:i/>
                <w:sz w:val="18"/>
                <w:szCs w:val="18"/>
              </w:rPr>
              <w:t>ActivityStatusClient</w:t>
            </w:r>
            <w:r w:rsidR="009A4875" w:rsidRPr="007B1A09">
              <w:rPr>
                <w:b/>
                <w:i/>
                <w:sz w:val="18"/>
                <w:szCs w:val="18"/>
              </w:rPr>
              <w:t>Main</w:t>
            </w:r>
            <w:r w:rsidR="007B1A09" w:rsidRPr="007B1A09">
              <w:rPr>
                <w:b/>
                <w:i/>
                <w:sz w:val="18"/>
                <w:szCs w:val="18"/>
              </w:rPr>
              <w:t>ViewCount</w:t>
            </w:r>
            <w:proofErr w:type="spellEnd"/>
          </w:p>
        </w:tc>
      </w:tr>
      <w:tr w:rsidR="00976B72" w14:paraId="18492F65" w14:textId="77777777" w:rsidTr="00BC562A">
        <w:tc>
          <w:tcPr>
            <w:tcW w:w="1668" w:type="dxa"/>
            <w:shd w:val="clear" w:color="auto" w:fill="auto"/>
          </w:tcPr>
          <w:p w14:paraId="11108B05" w14:textId="77777777" w:rsidR="00976B72" w:rsidRDefault="00BC562A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активности</w:t>
            </w:r>
          </w:p>
        </w:tc>
        <w:tc>
          <w:tcPr>
            <w:tcW w:w="1984" w:type="dxa"/>
          </w:tcPr>
          <w:p w14:paraId="42B1F477" w14:textId="77777777" w:rsidR="00976B72" w:rsidRDefault="00BC562A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Справочник/</w:t>
            </w:r>
            <w:r w:rsidR="003B4068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Множественный выбор</w:t>
            </w:r>
          </w:p>
        </w:tc>
        <w:tc>
          <w:tcPr>
            <w:tcW w:w="5919" w:type="dxa"/>
            <w:shd w:val="clear" w:color="auto" w:fill="auto"/>
          </w:tcPr>
          <w:p w14:paraId="3FFC552B" w14:textId="77777777" w:rsidR="000E6184" w:rsidRPr="00D112D7" w:rsidRDefault="000E6184" w:rsidP="000E618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Новый справочник «</w:t>
            </w:r>
            <w:proofErr w:type="spellStart"/>
            <w:r>
              <w:rPr>
                <w:sz w:val="18"/>
                <w:szCs w:val="18"/>
                <w:lang w:val="en-US"/>
              </w:rPr>
              <w:t>FBAlarmOptionActivity</w:t>
            </w:r>
            <w:r w:rsidR="00AD632C">
              <w:rPr>
                <w:sz w:val="18"/>
                <w:szCs w:val="18"/>
                <w:lang w:val="en-US"/>
              </w:rPr>
              <w:t>Type</w:t>
            </w:r>
            <w:proofErr w:type="spellEnd"/>
            <w:r>
              <w:rPr>
                <w:sz w:val="18"/>
                <w:szCs w:val="18"/>
              </w:rPr>
              <w:t>».</w:t>
            </w:r>
          </w:p>
          <w:p w14:paraId="4E5C2797" w14:textId="77777777" w:rsidR="000E6184" w:rsidRDefault="000E6184" w:rsidP="000E618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Доступен множественный выбор значений.</w:t>
            </w:r>
          </w:p>
          <w:p w14:paraId="4067A4F2" w14:textId="77777777" w:rsidR="000E6184" w:rsidRDefault="000E6184" w:rsidP="000E618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Значения справочника:</w:t>
            </w:r>
          </w:p>
          <w:p w14:paraId="632FB0A1" w14:textId="77777777" w:rsidR="000E6184" w:rsidRPr="009B43BB" w:rsidRDefault="00EF37A2" w:rsidP="00865BA2">
            <w:pPr>
              <w:pStyle w:val="af5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Звонок</w:t>
            </w:r>
          </w:p>
          <w:p w14:paraId="3797ECBA" w14:textId="77777777" w:rsidR="000E6184" w:rsidRPr="009B43BB" w:rsidRDefault="00EF37A2" w:rsidP="00865BA2">
            <w:pPr>
              <w:pStyle w:val="af5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Встреча</w:t>
            </w:r>
          </w:p>
          <w:p w14:paraId="5A61660C" w14:textId="77777777" w:rsidR="000E6184" w:rsidRPr="009B43BB" w:rsidRDefault="00EF37A2" w:rsidP="00865BA2">
            <w:pPr>
              <w:pStyle w:val="af5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Дело</w:t>
            </w:r>
          </w:p>
          <w:p w14:paraId="6594C954" w14:textId="77777777" w:rsidR="000E6184" w:rsidRPr="009B43BB" w:rsidRDefault="00EF37A2" w:rsidP="00865BA2">
            <w:pPr>
              <w:pStyle w:val="af5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Задача</w:t>
            </w:r>
          </w:p>
          <w:p w14:paraId="17FC75BB" w14:textId="77777777" w:rsidR="000E6184" w:rsidRDefault="000E6184" w:rsidP="000E618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Список выбранных значений сохраняется в таблицу </w:t>
            </w:r>
            <w:r w:rsidRPr="0006042C">
              <w:rPr>
                <w:b/>
                <w:sz w:val="18"/>
                <w:szCs w:val="18"/>
                <w:lang w:val="en-US"/>
              </w:rPr>
              <w:t>USEROPTIONDEF</w:t>
            </w:r>
            <w:r>
              <w:rPr>
                <w:sz w:val="18"/>
                <w:szCs w:val="18"/>
              </w:rPr>
              <w:t>:</w:t>
            </w:r>
          </w:p>
          <w:p w14:paraId="4B3D5515" w14:textId="77777777" w:rsidR="000E6184" w:rsidRPr="007B1A09" w:rsidRDefault="000E6184" w:rsidP="000E6184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sz w:val="18"/>
                <w:szCs w:val="18"/>
              </w:rPr>
            </w:pPr>
            <w:proofErr w:type="spellStart"/>
            <w:r w:rsidRPr="007B1A09">
              <w:rPr>
                <w:sz w:val="18"/>
                <w:szCs w:val="18"/>
              </w:rPr>
              <w:t>Category</w:t>
            </w:r>
            <w:proofErr w:type="spellEnd"/>
            <w:r w:rsidRPr="007B1A09">
              <w:rPr>
                <w:sz w:val="18"/>
                <w:szCs w:val="18"/>
              </w:rPr>
              <w:t xml:space="preserve">: </w:t>
            </w:r>
            <w:proofErr w:type="spellStart"/>
            <w:r w:rsidRPr="007B1A09">
              <w:rPr>
                <w:b/>
                <w:i/>
                <w:sz w:val="18"/>
                <w:szCs w:val="18"/>
              </w:rPr>
              <w:t>AlarmOption</w:t>
            </w:r>
            <w:proofErr w:type="spellEnd"/>
          </w:p>
          <w:p w14:paraId="0AF5F1C8" w14:textId="77777777" w:rsidR="00976B72" w:rsidRDefault="000E6184" w:rsidP="009A4875">
            <w:pPr>
              <w:ind w:firstLine="0"/>
              <w:rPr>
                <w:sz w:val="18"/>
                <w:szCs w:val="18"/>
              </w:rPr>
            </w:pPr>
            <w:proofErr w:type="spellStart"/>
            <w:r w:rsidRPr="007B1A09">
              <w:rPr>
                <w:sz w:val="18"/>
                <w:szCs w:val="18"/>
              </w:rPr>
              <w:t>Name</w:t>
            </w:r>
            <w:proofErr w:type="spellEnd"/>
            <w:r w:rsidRPr="007B1A09">
              <w:rPr>
                <w:sz w:val="18"/>
                <w:szCs w:val="18"/>
              </w:rPr>
              <w:t xml:space="preserve">: </w:t>
            </w:r>
            <w:proofErr w:type="spellStart"/>
            <w:r w:rsidRPr="007B1A09">
              <w:rPr>
                <w:b/>
                <w:i/>
                <w:sz w:val="18"/>
                <w:szCs w:val="18"/>
              </w:rPr>
              <w:t>Activity</w:t>
            </w:r>
            <w:proofErr w:type="spellEnd"/>
            <w:r w:rsidR="009A4875">
              <w:rPr>
                <w:b/>
                <w:i/>
                <w:sz w:val="18"/>
                <w:szCs w:val="18"/>
                <w:lang w:val="en-US"/>
              </w:rPr>
              <w:t>Type</w:t>
            </w:r>
            <w:proofErr w:type="spellStart"/>
            <w:r w:rsidRPr="007B1A09">
              <w:rPr>
                <w:b/>
                <w:i/>
                <w:sz w:val="18"/>
                <w:szCs w:val="18"/>
              </w:rPr>
              <w:t>Client</w:t>
            </w:r>
            <w:r w:rsidR="009A4875" w:rsidRPr="007B1A09">
              <w:rPr>
                <w:b/>
                <w:i/>
                <w:sz w:val="18"/>
                <w:szCs w:val="18"/>
              </w:rPr>
              <w:t>Main</w:t>
            </w:r>
            <w:r w:rsidRPr="007B1A09">
              <w:rPr>
                <w:b/>
                <w:i/>
                <w:sz w:val="18"/>
                <w:szCs w:val="18"/>
              </w:rPr>
              <w:t>ViewCount</w:t>
            </w:r>
            <w:proofErr w:type="spellEnd"/>
          </w:p>
        </w:tc>
      </w:tr>
    </w:tbl>
    <w:p w14:paraId="4AABEFD6" w14:textId="77777777" w:rsidR="00F1558C" w:rsidRDefault="00F1558C" w:rsidP="008A5ED0"/>
    <w:p w14:paraId="38AD2C20" w14:textId="4FBE2300" w:rsidR="00AD7EFC" w:rsidRDefault="00AD7EFC" w:rsidP="00BE28C6">
      <w:pPr>
        <w:pStyle w:val="2"/>
      </w:pPr>
      <w:bookmarkStart w:id="191" w:name="_Ref18077245"/>
      <w:bookmarkStart w:id="192" w:name="_Toc25317532"/>
      <w:r>
        <w:t>Новый справочник «Типы коммуникаци</w:t>
      </w:r>
      <w:r w:rsidR="00247A98">
        <w:t>и</w:t>
      </w:r>
      <w:r>
        <w:t>»</w:t>
      </w:r>
      <w:bookmarkEnd w:id="191"/>
      <w:bookmarkEnd w:id="192"/>
    </w:p>
    <w:p w14:paraId="249466AC" w14:textId="77777777" w:rsidR="00247A98" w:rsidRDefault="00247A98" w:rsidP="00247A98">
      <w:pPr>
        <w:ind w:firstLine="0"/>
      </w:pPr>
      <w:r>
        <w:t>Необходимо создать в Системе настраиваемый справочник «Типы коммуникации». Справочник должен содержать следующие данные:</w:t>
      </w:r>
    </w:p>
    <w:p w14:paraId="5B9A16B0" w14:textId="2C5034CC" w:rsidR="00247A98" w:rsidRDefault="00247A98" w:rsidP="00710897">
      <w:pPr>
        <w:pStyle w:val="af5"/>
        <w:numPr>
          <w:ilvl w:val="0"/>
          <w:numId w:val="23"/>
        </w:numPr>
      </w:pPr>
      <w:r>
        <w:t>Название справочника «Типы коммуникации»;</w:t>
      </w:r>
    </w:p>
    <w:p w14:paraId="0CAB8D16" w14:textId="388F3673" w:rsidR="00247A98" w:rsidRDefault="00247A98" w:rsidP="00710897">
      <w:pPr>
        <w:pStyle w:val="af5"/>
        <w:numPr>
          <w:ilvl w:val="0"/>
          <w:numId w:val="23"/>
        </w:numPr>
      </w:pPr>
      <w:r>
        <w:t>Столбцы справочника:</w:t>
      </w:r>
    </w:p>
    <w:p w14:paraId="6928BC02" w14:textId="6ED55833" w:rsidR="00247A98" w:rsidRDefault="00247A98" w:rsidP="00710897">
      <w:pPr>
        <w:pStyle w:val="af5"/>
        <w:numPr>
          <w:ilvl w:val="1"/>
          <w:numId w:val="23"/>
        </w:numPr>
      </w:pPr>
      <w:r>
        <w:t>Тип коммуникации: Маркетинг/Инф. Рассылка/</w:t>
      </w:r>
      <w:proofErr w:type="spellStart"/>
      <w:r>
        <w:t>Конф.иденц</w:t>
      </w:r>
      <w:proofErr w:type="spellEnd"/>
      <w:r>
        <w:t>. инф-</w:t>
      </w:r>
      <w:proofErr w:type="spellStart"/>
      <w:r>
        <w:t>ция</w:t>
      </w:r>
      <w:proofErr w:type="spellEnd"/>
      <w:r>
        <w:t>/ПФК/Телефонный банкинг;</w:t>
      </w:r>
    </w:p>
    <w:p w14:paraId="5AC17796" w14:textId="39B1FF07" w:rsidR="00247A98" w:rsidRPr="00246970" w:rsidRDefault="00247A98" w:rsidP="00710897">
      <w:pPr>
        <w:pStyle w:val="af5"/>
        <w:numPr>
          <w:ilvl w:val="1"/>
          <w:numId w:val="23"/>
        </w:numPr>
        <w:rPr>
          <w:lang w:val="en-US"/>
        </w:rPr>
      </w:pPr>
      <w:r>
        <w:t>Код</w:t>
      </w:r>
      <w:r w:rsidRPr="00246970">
        <w:rPr>
          <w:lang w:val="en-US"/>
        </w:rPr>
        <w:t xml:space="preserve"> </w:t>
      </w:r>
      <w:proofErr w:type="gramStart"/>
      <w:r>
        <w:t>типа</w:t>
      </w:r>
      <w:r w:rsidRPr="00246970">
        <w:rPr>
          <w:lang w:val="en-US"/>
        </w:rPr>
        <w:t>:</w:t>
      </w:r>
      <w:r>
        <w:rPr>
          <w:lang w:val="en-US"/>
        </w:rPr>
        <w:t>Marketing</w:t>
      </w:r>
      <w:proofErr w:type="gramEnd"/>
      <w:r>
        <w:rPr>
          <w:lang w:val="en-US"/>
        </w:rPr>
        <w:t>/Info/</w:t>
      </w:r>
      <w:proofErr w:type="spellStart"/>
      <w:r>
        <w:rPr>
          <w:lang w:val="en-US"/>
        </w:rPr>
        <w:t>SecuredInfo</w:t>
      </w:r>
      <w:proofErr w:type="spellEnd"/>
      <w:r>
        <w:rPr>
          <w:lang w:val="en-US"/>
        </w:rPr>
        <w:t>/</w:t>
      </w:r>
      <w:r w:rsidR="00DF3169">
        <w:rPr>
          <w:lang w:val="en-US"/>
        </w:rPr>
        <w:t>PFC</w:t>
      </w:r>
      <w:r>
        <w:rPr>
          <w:lang w:val="en-US"/>
        </w:rPr>
        <w:t>/</w:t>
      </w:r>
      <w:proofErr w:type="spellStart"/>
      <w:r>
        <w:rPr>
          <w:lang w:val="en-US"/>
        </w:rPr>
        <w:t>PhoneBank</w:t>
      </w:r>
      <w:proofErr w:type="spellEnd"/>
      <w:r w:rsidRPr="00246970">
        <w:rPr>
          <w:lang w:val="en-US"/>
        </w:rPr>
        <w:t>;</w:t>
      </w:r>
    </w:p>
    <w:p w14:paraId="7C138BCC" w14:textId="2F4CC3D8" w:rsidR="00247A98" w:rsidRDefault="00247A98" w:rsidP="00710897">
      <w:pPr>
        <w:pStyle w:val="af5"/>
        <w:numPr>
          <w:ilvl w:val="1"/>
          <w:numId w:val="23"/>
        </w:numPr>
      </w:pPr>
      <w:r>
        <w:t>Для телефона: Да/Нет;</w:t>
      </w:r>
    </w:p>
    <w:p w14:paraId="14E703FA" w14:textId="2F0212C1" w:rsidR="00247A98" w:rsidRPr="00247A98" w:rsidRDefault="00247A98" w:rsidP="00710897">
      <w:pPr>
        <w:pStyle w:val="af5"/>
        <w:numPr>
          <w:ilvl w:val="1"/>
          <w:numId w:val="23"/>
        </w:numPr>
      </w:pPr>
      <w:r>
        <w:t>Для электронной почты: Да/Нет.</w:t>
      </w:r>
    </w:p>
    <w:p w14:paraId="411CBCC8" w14:textId="77777777" w:rsidR="00BE28C6" w:rsidRDefault="00BE28C6" w:rsidP="00BE28C6">
      <w:pPr>
        <w:pStyle w:val="2"/>
      </w:pPr>
      <w:bookmarkStart w:id="193" w:name="_Toc25317533"/>
      <w:r>
        <w:t xml:space="preserve">Ночная процедура </w:t>
      </w:r>
      <w:r w:rsidR="002B65EB">
        <w:t xml:space="preserve">для </w:t>
      </w:r>
      <w:r>
        <w:t>обновлени</w:t>
      </w:r>
      <w:r w:rsidR="002B65EB">
        <w:t>я</w:t>
      </w:r>
      <w:r>
        <w:t xml:space="preserve"> параметров Клиента</w:t>
      </w:r>
      <w:r w:rsidR="006C2D8D">
        <w:t xml:space="preserve"> </w:t>
      </w:r>
      <w:r w:rsidR="002241D6">
        <w:t>по данным из</w:t>
      </w:r>
      <w:r w:rsidR="006C2D8D">
        <w:t xml:space="preserve"> связанных сущностей</w:t>
      </w:r>
      <w:bookmarkEnd w:id="193"/>
    </w:p>
    <w:p w14:paraId="06832EE9" w14:textId="46293D6D" w:rsidR="006C2D8D" w:rsidRDefault="006C2D8D" w:rsidP="006C2D8D">
      <w:pPr>
        <w:ind w:firstLine="0"/>
      </w:pPr>
      <w:r>
        <w:t xml:space="preserve">Должна быть разработана ночная процедура, которая будет с заданной периодичностью обновлять </w:t>
      </w:r>
      <w:r w:rsidR="00381D44">
        <w:t xml:space="preserve">некоторые </w:t>
      </w:r>
      <w:r>
        <w:t xml:space="preserve">параметры Клиента, </w:t>
      </w:r>
      <w:r w:rsidR="00381D44">
        <w:t xml:space="preserve">по </w:t>
      </w:r>
      <w:r>
        <w:t>данным из связанных сущностей</w:t>
      </w:r>
      <w:r w:rsidR="00656E0D">
        <w:t xml:space="preserve">. </w:t>
      </w:r>
      <w:r w:rsidR="00381D44">
        <w:t>О</w:t>
      </w:r>
      <w:r w:rsidR="00656E0D">
        <w:t>бновляемые поля и алгоритм их заполнения</w:t>
      </w:r>
      <w:r w:rsidR="00381D44">
        <w:t xml:space="preserve"> приведены в </w:t>
      </w:r>
      <w:r w:rsidR="00C51938" w:rsidRPr="00C51938">
        <w:rPr>
          <w:b/>
        </w:rPr>
        <w:fldChar w:fldCharType="begin"/>
      </w:r>
      <w:r w:rsidR="00C51938" w:rsidRPr="00C51938">
        <w:rPr>
          <w:b/>
        </w:rPr>
        <w:instrText xml:space="preserve"> REF _Ref529969489 \h </w:instrText>
      </w:r>
      <w:r w:rsidR="00C51938">
        <w:rPr>
          <w:b/>
        </w:rPr>
        <w:instrText xml:space="preserve"> \* MERGEFORMAT </w:instrText>
      </w:r>
      <w:r w:rsidR="00C51938" w:rsidRPr="00C51938">
        <w:rPr>
          <w:b/>
        </w:rPr>
      </w:r>
      <w:r w:rsidR="00C51938" w:rsidRPr="00C51938">
        <w:rPr>
          <w:b/>
        </w:rPr>
        <w:fldChar w:fldCharType="separate"/>
      </w:r>
      <w:r w:rsidR="00CA0105" w:rsidRPr="007D63BC">
        <w:rPr>
          <w:b/>
          <w:sz w:val="18"/>
          <w:szCs w:val="18"/>
        </w:rPr>
        <w:t xml:space="preserve">Таблица </w:t>
      </w:r>
      <w:r w:rsidR="00CA0105" w:rsidRPr="007D63BC">
        <w:rPr>
          <w:b/>
          <w:noProof/>
          <w:sz w:val="18"/>
          <w:szCs w:val="18"/>
        </w:rPr>
        <w:t>43</w:t>
      </w:r>
      <w:r w:rsidR="00C51938" w:rsidRPr="00C51938">
        <w:rPr>
          <w:b/>
        </w:rPr>
        <w:fldChar w:fldCharType="end"/>
      </w:r>
      <w:r w:rsidR="00656E0D">
        <w:t xml:space="preserve">. </w:t>
      </w:r>
    </w:p>
    <w:p w14:paraId="71AB437C" w14:textId="25381725" w:rsidR="00656E0D" w:rsidRPr="00654F3F" w:rsidRDefault="00656E0D" w:rsidP="00656E0D">
      <w:pPr>
        <w:pStyle w:val="ae"/>
        <w:rPr>
          <w:sz w:val="18"/>
          <w:szCs w:val="18"/>
        </w:rPr>
      </w:pPr>
      <w:bookmarkStart w:id="194" w:name="_Ref529969489"/>
      <w:r w:rsidRPr="00654F3F">
        <w:rPr>
          <w:sz w:val="18"/>
          <w:szCs w:val="18"/>
        </w:rPr>
        <w:t xml:space="preserve">Таблица </w:t>
      </w:r>
      <w:r w:rsidRPr="00654F3F">
        <w:rPr>
          <w:sz w:val="18"/>
          <w:szCs w:val="18"/>
        </w:rPr>
        <w:fldChar w:fldCharType="begin"/>
      </w:r>
      <w:r w:rsidRPr="00654F3F">
        <w:rPr>
          <w:sz w:val="18"/>
          <w:szCs w:val="18"/>
        </w:rPr>
        <w:instrText xml:space="preserve"> SEQ Таблица \* ARABIC </w:instrText>
      </w:r>
      <w:r w:rsidRPr="00654F3F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43</w:t>
      </w:r>
      <w:r w:rsidRPr="00654F3F">
        <w:rPr>
          <w:noProof/>
          <w:sz w:val="18"/>
          <w:szCs w:val="18"/>
        </w:rPr>
        <w:fldChar w:fldCharType="end"/>
      </w:r>
      <w:bookmarkEnd w:id="194"/>
      <w:r w:rsidRPr="00654F3F">
        <w:rPr>
          <w:sz w:val="18"/>
          <w:szCs w:val="18"/>
        </w:rPr>
        <w:t xml:space="preserve">. </w:t>
      </w:r>
      <w:r w:rsidR="00C51938">
        <w:rPr>
          <w:sz w:val="18"/>
          <w:szCs w:val="18"/>
        </w:rPr>
        <w:t xml:space="preserve">Поля </w:t>
      </w:r>
      <w:r w:rsidR="00C57F34">
        <w:rPr>
          <w:sz w:val="18"/>
          <w:szCs w:val="18"/>
        </w:rPr>
        <w:t>К</w:t>
      </w:r>
      <w:r w:rsidR="00C51938">
        <w:rPr>
          <w:sz w:val="18"/>
          <w:szCs w:val="18"/>
        </w:rPr>
        <w:t>лиента и алгоритм</w:t>
      </w:r>
      <w:r w:rsidR="00916DB2">
        <w:rPr>
          <w:sz w:val="18"/>
          <w:szCs w:val="18"/>
        </w:rPr>
        <w:t>ы</w:t>
      </w:r>
      <w:r w:rsidR="00C51938">
        <w:rPr>
          <w:sz w:val="18"/>
          <w:szCs w:val="18"/>
        </w:rPr>
        <w:t xml:space="preserve"> из заполнения</w:t>
      </w:r>
      <w:r w:rsidR="003C0AFC">
        <w:rPr>
          <w:sz w:val="18"/>
          <w:szCs w:val="18"/>
        </w:rPr>
        <w:t xml:space="preserve"> ночной процедурой</w:t>
      </w:r>
    </w:p>
    <w:tbl>
      <w:tblPr>
        <w:tblStyle w:val="af4"/>
        <w:tblW w:w="0" w:type="auto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943"/>
        <w:gridCol w:w="6379"/>
      </w:tblGrid>
      <w:tr w:rsidR="006B47F0" w:rsidRPr="000557D6" w14:paraId="559D8B31" w14:textId="77777777" w:rsidTr="00844828">
        <w:trPr>
          <w:tblHeader/>
        </w:trPr>
        <w:tc>
          <w:tcPr>
            <w:tcW w:w="2943" w:type="dxa"/>
            <w:shd w:val="clear" w:color="auto" w:fill="D9D9D9" w:themeFill="background1" w:themeFillShade="D9"/>
          </w:tcPr>
          <w:p w14:paraId="5248D7A5" w14:textId="77777777" w:rsidR="006B47F0" w:rsidRPr="002E0FCE" w:rsidRDefault="006B47F0" w:rsidP="006B47F0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</w:p>
        </w:tc>
        <w:tc>
          <w:tcPr>
            <w:tcW w:w="6379" w:type="dxa"/>
            <w:shd w:val="clear" w:color="auto" w:fill="D9D9D9" w:themeFill="background1" w:themeFillShade="D9"/>
          </w:tcPr>
          <w:p w14:paraId="4F85A87C" w14:textId="77777777" w:rsidR="006B47F0" w:rsidRPr="002E0FCE" w:rsidRDefault="006B47F0" w:rsidP="00844828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  <w:r w:rsidR="00A23EB7">
              <w:rPr>
                <w:b/>
                <w:sz w:val="18"/>
                <w:szCs w:val="18"/>
              </w:rPr>
              <w:t xml:space="preserve"> и алгоритм заполнения</w:t>
            </w:r>
          </w:p>
        </w:tc>
      </w:tr>
      <w:tr w:rsidR="006B47F0" w14:paraId="2603CCFC" w14:textId="77777777" w:rsidTr="00844828">
        <w:tc>
          <w:tcPr>
            <w:tcW w:w="2943" w:type="dxa"/>
            <w:shd w:val="clear" w:color="auto" w:fill="auto"/>
          </w:tcPr>
          <w:p w14:paraId="17F1B118" w14:textId="77777777" w:rsidR="006B47F0" w:rsidRPr="00AF1F42" w:rsidRDefault="00844828" w:rsidP="00844828">
            <w:pPr>
              <w:ind w:firstLine="0"/>
              <w:rPr>
                <w:sz w:val="18"/>
                <w:szCs w:val="18"/>
              </w:rPr>
            </w:pPr>
            <w:r w:rsidRPr="00844828">
              <w:rPr>
                <w:sz w:val="18"/>
                <w:szCs w:val="18"/>
              </w:rPr>
              <w:t>Тел. мобильный (для официальной коммуникации ГПБ)</w:t>
            </w:r>
          </w:p>
        </w:tc>
        <w:tc>
          <w:tcPr>
            <w:tcW w:w="6379" w:type="dxa"/>
            <w:shd w:val="clear" w:color="auto" w:fill="auto"/>
          </w:tcPr>
          <w:p w14:paraId="2E23947A" w14:textId="4F56576D" w:rsidR="006B47F0" w:rsidRPr="00AF1F42" w:rsidRDefault="00A90747" w:rsidP="00A90747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eastAsiaTheme="minorHAnsi"/>
                <w:sz w:val="18"/>
                <w:szCs w:val="18"/>
                <w:lang w:eastAsia="en-US"/>
              </w:rPr>
            </w:pPr>
            <w:r>
              <w:rPr>
                <w:rFonts w:eastAsiaTheme="minorHAnsi"/>
                <w:sz w:val="18"/>
                <w:szCs w:val="18"/>
                <w:lang w:eastAsia="en-US"/>
              </w:rPr>
              <w:t xml:space="preserve">Алгоритм заполнения поля описан в блок-схеме на </w:t>
            </w:r>
            <w:r w:rsidR="00D45891">
              <w:rPr>
                <w:rFonts w:eastAsiaTheme="minorHAnsi"/>
                <w:sz w:val="18"/>
                <w:szCs w:val="18"/>
                <w:lang w:eastAsia="en-US"/>
              </w:rPr>
              <w:fldChar w:fldCharType="begin"/>
            </w:r>
            <w:r w:rsidR="00D45891">
              <w:rPr>
                <w:rFonts w:eastAsiaTheme="minorHAnsi"/>
                <w:sz w:val="18"/>
                <w:szCs w:val="18"/>
                <w:lang w:eastAsia="en-US"/>
              </w:rPr>
              <w:instrText xml:space="preserve"> REF _Ref529971459 \h </w:instrText>
            </w:r>
            <w:r w:rsidR="00D45891">
              <w:rPr>
                <w:rFonts w:eastAsiaTheme="minorHAnsi"/>
                <w:sz w:val="18"/>
                <w:szCs w:val="18"/>
                <w:lang w:eastAsia="en-US"/>
              </w:rPr>
            </w:r>
            <w:r w:rsidR="00D45891">
              <w:rPr>
                <w:rFonts w:eastAsiaTheme="minorHAnsi"/>
                <w:sz w:val="18"/>
                <w:szCs w:val="18"/>
                <w:lang w:eastAsia="en-US"/>
              </w:rPr>
              <w:fldChar w:fldCharType="separate"/>
            </w:r>
            <w:r w:rsidR="00CA0105" w:rsidRPr="00AF1FC9">
              <w:rPr>
                <w:rFonts w:eastAsia="Arial Unicode MS"/>
                <w:b/>
                <w:bCs/>
                <w:sz w:val="18"/>
                <w:szCs w:val="18"/>
              </w:rPr>
              <w:t xml:space="preserve">Рисунок </w:t>
            </w:r>
            <w:r w:rsidR="00CA0105">
              <w:rPr>
                <w:rFonts w:eastAsia="Arial Unicode MS"/>
                <w:b/>
                <w:bCs/>
                <w:noProof/>
                <w:sz w:val="18"/>
                <w:szCs w:val="18"/>
              </w:rPr>
              <w:t>43</w:t>
            </w:r>
            <w:r w:rsidR="00D45891">
              <w:rPr>
                <w:rFonts w:eastAsiaTheme="minorHAnsi"/>
                <w:sz w:val="18"/>
                <w:szCs w:val="18"/>
                <w:lang w:eastAsia="en-US"/>
              </w:rPr>
              <w:fldChar w:fldCharType="end"/>
            </w:r>
            <w:r>
              <w:rPr>
                <w:rFonts w:eastAsiaTheme="minorHAnsi"/>
                <w:sz w:val="18"/>
                <w:szCs w:val="18"/>
                <w:lang w:eastAsia="en-US"/>
              </w:rPr>
              <w:t>.</w:t>
            </w:r>
          </w:p>
        </w:tc>
      </w:tr>
      <w:tr w:rsidR="00F12642" w14:paraId="6BB27E58" w14:textId="77777777" w:rsidTr="00844828">
        <w:tc>
          <w:tcPr>
            <w:tcW w:w="2943" w:type="dxa"/>
            <w:shd w:val="clear" w:color="auto" w:fill="auto"/>
          </w:tcPr>
          <w:p w14:paraId="7ADBB004" w14:textId="77777777" w:rsidR="00F12642" w:rsidRPr="00AF1F42" w:rsidRDefault="00844828" w:rsidP="00844828">
            <w:pPr>
              <w:ind w:firstLine="0"/>
              <w:rPr>
                <w:sz w:val="18"/>
                <w:szCs w:val="18"/>
              </w:rPr>
            </w:pPr>
            <w:r w:rsidRPr="00844828">
              <w:rPr>
                <w:sz w:val="18"/>
                <w:szCs w:val="18"/>
              </w:rPr>
              <w:t xml:space="preserve">Тел. мобильный </w:t>
            </w:r>
            <w:proofErr w:type="spellStart"/>
            <w:r w:rsidRPr="00844828">
              <w:rPr>
                <w:sz w:val="18"/>
                <w:szCs w:val="18"/>
              </w:rPr>
              <w:t>Private</w:t>
            </w:r>
            <w:proofErr w:type="spellEnd"/>
            <w:r w:rsidRPr="00844828">
              <w:rPr>
                <w:sz w:val="18"/>
                <w:szCs w:val="18"/>
              </w:rPr>
              <w:t xml:space="preserve"> (для общения с КМ)</w:t>
            </w:r>
          </w:p>
        </w:tc>
        <w:tc>
          <w:tcPr>
            <w:tcW w:w="6379" w:type="dxa"/>
            <w:shd w:val="clear" w:color="auto" w:fill="auto"/>
          </w:tcPr>
          <w:p w14:paraId="58FC8CCD" w14:textId="77777777" w:rsidR="00F12642" w:rsidRPr="00AF1F42" w:rsidRDefault="00BA37AB" w:rsidP="00BA37AB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eastAsiaTheme="minorHAnsi"/>
                <w:sz w:val="18"/>
                <w:szCs w:val="18"/>
                <w:lang w:eastAsia="en-US"/>
              </w:rPr>
            </w:pPr>
            <w:r>
              <w:rPr>
                <w:rFonts w:eastAsiaTheme="minorHAnsi"/>
                <w:sz w:val="18"/>
                <w:szCs w:val="18"/>
                <w:lang w:eastAsia="en-US"/>
              </w:rPr>
              <w:t>Поле заполняется телефоном из контактных данных Клиента с типом «</w:t>
            </w:r>
            <w:r>
              <w:rPr>
                <w:sz w:val="18"/>
                <w:szCs w:val="18"/>
              </w:rPr>
              <w:t>М</w:t>
            </w:r>
            <w:r w:rsidRPr="001F7B56">
              <w:rPr>
                <w:sz w:val="18"/>
                <w:szCs w:val="18"/>
              </w:rPr>
              <w:t xml:space="preserve">обильный </w:t>
            </w:r>
            <w:proofErr w:type="spellStart"/>
            <w:r w:rsidRPr="001F7B56">
              <w:rPr>
                <w:sz w:val="18"/>
                <w:szCs w:val="18"/>
              </w:rPr>
              <w:t>Private</w:t>
            </w:r>
            <w:proofErr w:type="spellEnd"/>
            <w:r w:rsidRPr="001F7B56">
              <w:rPr>
                <w:sz w:val="18"/>
                <w:szCs w:val="18"/>
              </w:rPr>
              <w:t xml:space="preserve"> (для общения с КМ)</w:t>
            </w:r>
            <w:r>
              <w:rPr>
                <w:rFonts w:eastAsiaTheme="minorHAnsi"/>
                <w:sz w:val="18"/>
                <w:szCs w:val="18"/>
                <w:lang w:eastAsia="en-US"/>
              </w:rPr>
              <w:t>».</w:t>
            </w:r>
          </w:p>
        </w:tc>
      </w:tr>
      <w:tr w:rsidR="00F12642" w14:paraId="4492EE8E" w14:textId="77777777" w:rsidTr="00844828">
        <w:tc>
          <w:tcPr>
            <w:tcW w:w="2943" w:type="dxa"/>
            <w:shd w:val="clear" w:color="auto" w:fill="auto"/>
          </w:tcPr>
          <w:p w14:paraId="39A5E90F" w14:textId="77777777" w:rsidR="00F12642" w:rsidRPr="00AF1F42" w:rsidRDefault="00844828" w:rsidP="00844828">
            <w:pPr>
              <w:ind w:firstLine="0"/>
              <w:rPr>
                <w:sz w:val="18"/>
                <w:szCs w:val="18"/>
              </w:rPr>
            </w:pPr>
            <w:r w:rsidRPr="00844828">
              <w:rPr>
                <w:sz w:val="18"/>
                <w:szCs w:val="18"/>
              </w:rPr>
              <w:lastRenderedPageBreak/>
              <w:t>E-</w:t>
            </w:r>
            <w:proofErr w:type="spellStart"/>
            <w:r w:rsidRPr="00844828">
              <w:rPr>
                <w:sz w:val="18"/>
                <w:szCs w:val="18"/>
              </w:rPr>
              <w:t>mail</w:t>
            </w:r>
            <w:proofErr w:type="spellEnd"/>
          </w:p>
        </w:tc>
        <w:tc>
          <w:tcPr>
            <w:tcW w:w="6379" w:type="dxa"/>
            <w:shd w:val="clear" w:color="auto" w:fill="auto"/>
          </w:tcPr>
          <w:p w14:paraId="2CEABE4A" w14:textId="30ACB2F5" w:rsidR="00F12642" w:rsidRPr="001B7C5C" w:rsidRDefault="00A90747" w:rsidP="00A90747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eastAsiaTheme="minorHAnsi"/>
                <w:sz w:val="18"/>
                <w:szCs w:val="18"/>
                <w:lang w:eastAsia="en-US"/>
              </w:rPr>
            </w:pPr>
            <w:r>
              <w:rPr>
                <w:rFonts w:eastAsiaTheme="minorHAnsi"/>
                <w:sz w:val="18"/>
                <w:szCs w:val="18"/>
                <w:lang w:eastAsia="en-US"/>
              </w:rPr>
              <w:t xml:space="preserve">Алгоритм заполнения поля описан </w:t>
            </w:r>
            <w:r w:rsidR="001B7C5C">
              <w:rPr>
                <w:rFonts w:eastAsiaTheme="minorHAnsi"/>
                <w:sz w:val="18"/>
                <w:szCs w:val="18"/>
                <w:lang w:eastAsia="en-US"/>
              </w:rPr>
              <w:t xml:space="preserve">в блок-схеме на </w:t>
            </w:r>
            <w:r w:rsidR="007C1CC5">
              <w:rPr>
                <w:rFonts w:eastAsiaTheme="minorHAnsi"/>
                <w:sz w:val="18"/>
                <w:szCs w:val="18"/>
                <w:lang w:eastAsia="en-US"/>
              </w:rPr>
              <w:fldChar w:fldCharType="begin"/>
            </w:r>
            <w:r w:rsidR="007C1CC5">
              <w:rPr>
                <w:rFonts w:eastAsiaTheme="minorHAnsi"/>
                <w:sz w:val="18"/>
                <w:szCs w:val="18"/>
                <w:lang w:eastAsia="en-US"/>
              </w:rPr>
              <w:instrText xml:space="preserve"> REF _Ref529971399 \h </w:instrText>
            </w:r>
            <w:r w:rsidR="007C1CC5">
              <w:rPr>
                <w:rFonts w:eastAsiaTheme="minorHAnsi"/>
                <w:sz w:val="18"/>
                <w:szCs w:val="18"/>
                <w:lang w:eastAsia="en-US"/>
              </w:rPr>
            </w:r>
            <w:r w:rsidR="007C1CC5">
              <w:rPr>
                <w:rFonts w:eastAsiaTheme="minorHAnsi"/>
                <w:sz w:val="18"/>
                <w:szCs w:val="18"/>
                <w:lang w:eastAsia="en-US"/>
              </w:rPr>
              <w:fldChar w:fldCharType="separate"/>
            </w:r>
            <w:r w:rsidR="00CA0105" w:rsidRPr="00AF1FC9">
              <w:rPr>
                <w:rFonts w:eastAsia="Arial Unicode MS"/>
                <w:b/>
                <w:bCs/>
                <w:sz w:val="18"/>
                <w:szCs w:val="18"/>
              </w:rPr>
              <w:t xml:space="preserve">Рисунок </w:t>
            </w:r>
            <w:r w:rsidR="00CA0105">
              <w:rPr>
                <w:rFonts w:eastAsia="Arial Unicode MS"/>
                <w:b/>
                <w:bCs/>
                <w:noProof/>
                <w:sz w:val="18"/>
                <w:szCs w:val="18"/>
              </w:rPr>
              <w:t>44</w:t>
            </w:r>
            <w:r w:rsidR="007C1CC5">
              <w:rPr>
                <w:rFonts w:eastAsiaTheme="minorHAnsi"/>
                <w:sz w:val="18"/>
                <w:szCs w:val="18"/>
                <w:lang w:eastAsia="en-US"/>
              </w:rPr>
              <w:fldChar w:fldCharType="end"/>
            </w:r>
            <w:r w:rsidR="001B7C5C">
              <w:rPr>
                <w:rFonts w:eastAsiaTheme="minorHAnsi"/>
                <w:sz w:val="18"/>
                <w:szCs w:val="18"/>
                <w:lang w:eastAsia="en-US"/>
              </w:rPr>
              <w:t>.</w:t>
            </w:r>
          </w:p>
        </w:tc>
      </w:tr>
      <w:tr w:rsidR="00F12642" w14:paraId="76B87782" w14:textId="77777777" w:rsidTr="00844828">
        <w:tc>
          <w:tcPr>
            <w:tcW w:w="2943" w:type="dxa"/>
            <w:shd w:val="clear" w:color="auto" w:fill="auto"/>
          </w:tcPr>
          <w:p w14:paraId="53D696F9" w14:textId="77777777" w:rsidR="00F12642" w:rsidRPr="00AF1F42" w:rsidRDefault="00844828" w:rsidP="00844828">
            <w:pPr>
              <w:ind w:firstLine="0"/>
              <w:rPr>
                <w:sz w:val="18"/>
                <w:szCs w:val="18"/>
              </w:rPr>
            </w:pPr>
            <w:r w:rsidRPr="00844828">
              <w:rPr>
                <w:sz w:val="18"/>
                <w:szCs w:val="18"/>
              </w:rPr>
              <w:t>Адрес для корреспонденции</w:t>
            </w:r>
          </w:p>
        </w:tc>
        <w:tc>
          <w:tcPr>
            <w:tcW w:w="6379" w:type="dxa"/>
            <w:shd w:val="clear" w:color="auto" w:fill="auto"/>
          </w:tcPr>
          <w:p w14:paraId="6A6AC30B" w14:textId="77777777" w:rsidR="00F12642" w:rsidRDefault="00511FE6" w:rsidP="00511FE6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eastAsiaTheme="minorHAnsi"/>
                <w:sz w:val="18"/>
                <w:szCs w:val="18"/>
                <w:lang w:eastAsia="en-US"/>
              </w:rPr>
            </w:pPr>
            <w:r>
              <w:rPr>
                <w:rFonts w:eastAsiaTheme="minorHAnsi"/>
                <w:sz w:val="18"/>
                <w:szCs w:val="18"/>
                <w:lang w:eastAsia="en-US"/>
              </w:rPr>
              <w:t>Поле заполняется адресом клиента с типом «</w:t>
            </w:r>
            <w:r w:rsidR="00B21CEA">
              <w:rPr>
                <w:rFonts w:eastAsiaTheme="minorHAnsi"/>
                <w:sz w:val="18"/>
                <w:szCs w:val="18"/>
                <w:lang w:eastAsia="en-US"/>
              </w:rPr>
              <w:t>Д</w:t>
            </w:r>
            <w:r w:rsidR="00844828" w:rsidRPr="00844828">
              <w:rPr>
                <w:rFonts w:eastAsiaTheme="minorHAnsi"/>
                <w:sz w:val="18"/>
                <w:szCs w:val="18"/>
                <w:lang w:eastAsia="en-US"/>
              </w:rPr>
              <w:t>ля корреспонденции</w:t>
            </w:r>
            <w:r>
              <w:rPr>
                <w:rFonts w:eastAsiaTheme="minorHAnsi"/>
                <w:sz w:val="18"/>
                <w:szCs w:val="18"/>
                <w:lang w:eastAsia="en-US"/>
              </w:rPr>
              <w:t>».</w:t>
            </w:r>
          </w:p>
          <w:p w14:paraId="1CC96F1D" w14:textId="77777777" w:rsidR="00511FE6" w:rsidRPr="00AF1F42" w:rsidRDefault="00511FE6" w:rsidP="00511FE6">
            <w:pPr>
              <w:ind w:firstLine="0"/>
              <w:rPr>
                <w:rFonts w:eastAsiaTheme="minorHAnsi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Формат полного адреса: «Индекс», «Страна», «Населенный пункт», «Улица», «Дом», «Квартира/Офис/Строение».</w:t>
            </w:r>
          </w:p>
        </w:tc>
      </w:tr>
      <w:tr w:rsidR="00F12642" w14:paraId="5BF7C0D5" w14:textId="77777777" w:rsidTr="00844828">
        <w:tc>
          <w:tcPr>
            <w:tcW w:w="2943" w:type="dxa"/>
            <w:shd w:val="clear" w:color="auto" w:fill="auto"/>
          </w:tcPr>
          <w:p w14:paraId="1DCDBD79" w14:textId="77777777" w:rsidR="00F12642" w:rsidRPr="00AF1F42" w:rsidRDefault="00B10B43" w:rsidP="00B10B43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Активный п</w:t>
            </w:r>
            <w:r w:rsidR="008C21C4">
              <w:rPr>
                <w:sz w:val="18"/>
                <w:szCs w:val="18"/>
              </w:rPr>
              <w:t>акет услуг</w:t>
            </w:r>
            <w:r w:rsidR="00B60B94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клиента </w:t>
            </w:r>
            <w:r w:rsidR="00B60B94">
              <w:rPr>
                <w:sz w:val="18"/>
                <w:szCs w:val="18"/>
              </w:rPr>
              <w:t xml:space="preserve">(и  </w:t>
            </w:r>
            <w:r w:rsidR="00B60B94">
              <w:rPr>
                <w:sz w:val="18"/>
                <w:szCs w:val="18"/>
                <w:lang w:val="en-US"/>
              </w:rPr>
              <w:t>ID</w:t>
            </w:r>
            <w:r w:rsidR="00B60B94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активного </w:t>
            </w:r>
            <w:r w:rsidR="00B60B94">
              <w:rPr>
                <w:sz w:val="18"/>
                <w:szCs w:val="18"/>
              </w:rPr>
              <w:t>пакета услуг)</w:t>
            </w:r>
          </w:p>
        </w:tc>
        <w:tc>
          <w:tcPr>
            <w:tcW w:w="6379" w:type="dxa"/>
            <w:shd w:val="clear" w:color="auto" w:fill="auto"/>
          </w:tcPr>
          <w:p w14:paraId="78EA9F8C" w14:textId="6E0E4C47" w:rsidR="00B60B94" w:rsidRPr="00B60B94" w:rsidRDefault="00E67664" w:rsidP="00B10B43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eastAsiaTheme="minorHAnsi"/>
                <w:sz w:val="18"/>
                <w:szCs w:val="18"/>
                <w:lang w:eastAsia="en-US"/>
              </w:rPr>
            </w:pPr>
            <w:r>
              <w:rPr>
                <w:rFonts w:eastAsiaTheme="minorHAnsi"/>
                <w:sz w:val="18"/>
                <w:szCs w:val="18"/>
                <w:lang w:eastAsia="en-US"/>
              </w:rPr>
              <w:t>Алгоритм заполнения пол</w:t>
            </w:r>
            <w:r w:rsidR="00B10B43">
              <w:rPr>
                <w:rFonts w:eastAsiaTheme="minorHAnsi"/>
                <w:sz w:val="18"/>
                <w:szCs w:val="18"/>
                <w:lang w:eastAsia="en-US"/>
              </w:rPr>
              <w:t>ей</w:t>
            </w:r>
            <w:r>
              <w:rPr>
                <w:rFonts w:eastAsiaTheme="minorHAnsi"/>
                <w:sz w:val="18"/>
                <w:szCs w:val="18"/>
                <w:lang w:eastAsia="en-US"/>
              </w:rPr>
              <w:t xml:space="preserve"> описан в блок-схеме на </w:t>
            </w:r>
            <w:r w:rsidR="00735A1D">
              <w:rPr>
                <w:rFonts w:eastAsiaTheme="minorHAnsi"/>
                <w:sz w:val="18"/>
                <w:szCs w:val="18"/>
                <w:lang w:eastAsia="en-US"/>
              </w:rPr>
              <w:fldChar w:fldCharType="begin"/>
            </w:r>
            <w:r w:rsidR="00735A1D">
              <w:rPr>
                <w:rFonts w:eastAsiaTheme="minorHAnsi"/>
                <w:sz w:val="18"/>
                <w:szCs w:val="18"/>
                <w:lang w:eastAsia="en-US"/>
              </w:rPr>
              <w:instrText xml:space="preserve"> REF _Ref16593036 \h </w:instrText>
            </w:r>
            <w:r w:rsidR="00735A1D">
              <w:rPr>
                <w:rFonts w:eastAsiaTheme="minorHAnsi"/>
                <w:sz w:val="18"/>
                <w:szCs w:val="18"/>
                <w:lang w:eastAsia="en-US"/>
              </w:rPr>
            </w:r>
            <w:r w:rsidR="00735A1D">
              <w:rPr>
                <w:rFonts w:eastAsiaTheme="minorHAnsi"/>
                <w:sz w:val="18"/>
                <w:szCs w:val="18"/>
                <w:lang w:eastAsia="en-US"/>
              </w:rPr>
              <w:fldChar w:fldCharType="separate"/>
            </w:r>
            <w:r w:rsidR="00CA0105" w:rsidRPr="00AF1FC9">
              <w:rPr>
                <w:rFonts w:eastAsia="Arial Unicode MS"/>
                <w:b/>
                <w:bCs/>
                <w:sz w:val="18"/>
                <w:szCs w:val="18"/>
              </w:rPr>
              <w:t xml:space="preserve">Рисунок </w:t>
            </w:r>
            <w:r w:rsidR="00CA0105">
              <w:rPr>
                <w:rFonts w:eastAsia="Arial Unicode MS"/>
                <w:b/>
                <w:bCs/>
                <w:noProof/>
                <w:sz w:val="18"/>
                <w:szCs w:val="18"/>
              </w:rPr>
              <w:t>45</w:t>
            </w:r>
            <w:r w:rsidR="00735A1D">
              <w:rPr>
                <w:rFonts w:eastAsiaTheme="minorHAnsi"/>
                <w:sz w:val="18"/>
                <w:szCs w:val="18"/>
                <w:lang w:eastAsia="en-US"/>
              </w:rPr>
              <w:fldChar w:fldCharType="end"/>
            </w:r>
            <w:r>
              <w:rPr>
                <w:rFonts w:eastAsiaTheme="minorHAnsi"/>
                <w:sz w:val="18"/>
                <w:szCs w:val="18"/>
                <w:lang w:eastAsia="en-US"/>
              </w:rPr>
              <w:t>.</w:t>
            </w:r>
          </w:p>
        </w:tc>
      </w:tr>
    </w:tbl>
    <w:p w14:paraId="00C7E565" w14:textId="57D3F241" w:rsidR="00B539A4" w:rsidRDefault="007A5E11" w:rsidP="00B46C7B">
      <w:pPr>
        <w:jc w:val="center"/>
        <w:rPr>
          <w:rFonts w:eastAsia="Arial Unicode MS"/>
          <w:b/>
          <w:bCs/>
          <w:sz w:val="18"/>
          <w:szCs w:val="18"/>
        </w:rPr>
      </w:pPr>
      <w:r>
        <w:object w:dxaOrig="10360" w:dyaOrig="8588" w14:anchorId="318062D4">
          <v:shape id="_x0000_i1069" type="#_x0000_t75" style="width:467.7pt;height:388.8pt" o:ole="">
            <v:imagedata r:id="rId110" o:title=""/>
          </v:shape>
          <o:OLEObject Type="Embed" ProgID="Visio.Drawing.11" ShapeID="_x0000_i1069" DrawAspect="Content" ObjectID="_1645015669" r:id="rId111"/>
        </w:object>
      </w:r>
      <w:r>
        <w:rPr>
          <w:rStyle w:val="af1"/>
        </w:rPr>
        <w:t xml:space="preserve"> </w:t>
      </w:r>
    </w:p>
    <w:p w14:paraId="0FB8096B" w14:textId="5A6D9A18" w:rsidR="00B46C7B" w:rsidRDefault="00B46C7B" w:rsidP="00B46C7B">
      <w:pPr>
        <w:jc w:val="center"/>
        <w:rPr>
          <w:rFonts w:eastAsia="Arial Unicode MS"/>
          <w:b/>
          <w:bCs/>
          <w:sz w:val="18"/>
          <w:szCs w:val="18"/>
        </w:rPr>
      </w:pPr>
      <w:bookmarkStart w:id="195" w:name="_Ref529971459"/>
      <w:r w:rsidRPr="00AF1FC9">
        <w:rPr>
          <w:rFonts w:eastAsia="Arial Unicode MS"/>
          <w:b/>
          <w:bCs/>
          <w:sz w:val="18"/>
          <w:szCs w:val="18"/>
        </w:rPr>
        <w:t xml:space="preserve">Рисунок </w:t>
      </w:r>
      <w:r w:rsidRPr="00AF1FC9">
        <w:rPr>
          <w:rFonts w:eastAsia="Arial Unicode MS"/>
          <w:b/>
          <w:bCs/>
          <w:sz w:val="18"/>
          <w:szCs w:val="18"/>
        </w:rPr>
        <w:fldChar w:fldCharType="begin"/>
      </w:r>
      <w:r w:rsidRPr="00AF1FC9">
        <w:rPr>
          <w:rFonts w:eastAsia="Arial Unicode MS"/>
          <w:b/>
          <w:bCs/>
          <w:sz w:val="18"/>
          <w:szCs w:val="18"/>
        </w:rPr>
        <w:instrText xml:space="preserve"> SEQ Рисунок \* ARABIC </w:instrText>
      </w:r>
      <w:r w:rsidRPr="00AF1FC9">
        <w:rPr>
          <w:rFonts w:eastAsia="Arial Unicode MS"/>
          <w:b/>
          <w:bCs/>
          <w:sz w:val="18"/>
          <w:szCs w:val="18"/>
        </w:rPr>
        <w:fldChar w:fldCharType="separate"/>
      </w:r>
      <w:r w:rsidR="00CA0105">
        <w:rPr>
          <w:rFonts w:eastAsia="Arial Unicode MS"/>
          <w:b/>
          <w:bCs/>
          <w:noProof/>
          <w:sz w:val="18"/>
          <w:szCs w:val="18"/>
        </w:rPr>
        <w:t>43</w:t>
      </w:r>
      <w:r w:rsidRPr="00AF1FC9">
        <w:rPr>
          <w:rFonts w:eastAsia="Arial Unicode MS"/>
          <w:b/>
          <w:bCs/>
          <w:sz w:val="18"/>
          <w:szCs w:val="18"/>
        </w:rPr>
        <w:fldChar w:fldCharType="end"/>
      </w:r>
      <w:bookmarkEnd w:id="195"/>
      <w:r w:rsidRPr="00AF1FC9">
        <w:rPr>
          <w:rFonts w:eastAsia="Arial Unicode MS"/>
          <w:b/>
          <w:bCs/>
          <w:sz w:val="18"/>
          <w:szCs w:val="18"/>
        </w:rPr>
        <w:t xml:space="preserve">. </w:t>
      </w:r>
      <w:r>
        <w:rPr>
          <w:rFonts w:eastAsia="Arial Unicode MS"/>
          <w:b/>
          <w:bCs/>
          <w:sz w:val="18"/>
          <w:szCs w:val="18"/>
        </w:rPr>
        <w:t xml:space="preserve">Блок-схема алгоритма выбора </w:t>
      </w:r>
      <w:r w:rsidR="001824D6" w:rsidRPr="001824D6">
        <w:rPr>
          <w:rFonts w:eastAsia="Arial Unicode MS"/>
          <w:b/>
          <w:bCs/>
          <w:sz w:val="18"/>
          <w:szCs w:val="18"/>
        </w:rPr>
        <w:t>Тел. мобильный (для официальной коммуникации ГПБ)</w:t>
      </w:r>
    </w:p>
    <w:p w14:paraId="224E0A6B" w14:textId="77777777" w:rsidR="00B539A4" w:rsidRDefault="00B539A4" w:rsidP="00B46C7B">
      <w:pPr>
        <w:jc w:val="center"/>
        <w:rPr>
          <w:rFonts w:eastAsia="Arial Unicode MS"/>
          <w:b/>
          <w:bCs/>
          <w:sz w:val="18"/>
          <w:szCs w:val="18"/>
        </w:rPr>
      </w:pPr>
    </w:p>
    <w:p w14:paraId="26F260DC" w14:textId="77777777" w:rsidR="002B65EB" w:rsidRPr="002B65EB" w:rsidRDefault="002B65EB" w:rsidP="002B65EB">
      <w:pPr>
        <w:ind w:firstLine="0"/>
      </w:pPr>
    </w:p>
    <w:p w14:paraId="3B7A99AC" w14:textId="0F6FD826" w:rsidR="003027D0" w:rsidRDefault="007A5E11" w:rsidP="00AF1FC9">
      <w:pPr>
        <w:jc w:val="center"/>
      </w:pPr>
      <w:r>
        <w:object w:dxaOrig="8850" w:dyaOrig="7341" w14:anchorId="70C34D0D">
          <v:shape id="_x0000_i1070" type="#_x0000_t75" style="width:439.5pt;height:366.9pt" o:ole="">
            <v:imagedata r:id="rId112" o:title=""/>
          </v:shape>
          <o:OLEObject Type="Embed" ProgID="Visio.Drawing.11" ShapeID="_x0000_i1070" DrawAspect="Content" ObjectID="_1645015670" r:id="rId113"/>
        </w:object>
      </w:r>
    </w:p>
    <w:p w14:paraId="69663116" w14:textId="1E2C78AF" w:rsidR="00F1558C" w:rsidRDefault="00AF1FC9" w:rsidP="00AF1FC9">
      <w:pPr>
        <w:jc w:val="center"/>
        <w:rPr>
          <w:rFonts w:eastAsia="Arial Unicode MS"/>
          <w:b/>
          <w:bCs/>
          <w:sz w:val="18"/>
          <w:szCs w:val="18"/>
        </w:rPr>
      </w:pPr>
      <w:bookmarkStart w:id="196" w:name="_Ref529971399"/>
      <w:r w:rsidRPr="00AF1FC9">
        <w:rPr>
          <w:rFonts w:eastAsia="Arial Unicode MS"/>
          <w:b/>
          <w:bCs/>
          <w:sz w:val="18"/>
          <w:szCs w:val="18"/>
        </w:rPr>
        <w:t xml:space="preserve">Рисунок </w:t>
      </w:r>
      <w:r w:rsidRPr="00AF1FC9">
        <w:rPr>
          <w:rFonts w:eastAsia="Arial Unicode MS"/>
          <w:b/>
          <w:bCs/>
          <w:sz w:val="18"/>
          <w:szCs w:val="18"/>
        </w:rPr>
        <w:fldChar w:fldCharType="begin"/>
      </w:r>
      <w:r w:rsidRPr="00AF1FC9">
        <w:rPr>
          <w:rFonts w:eastAsia="Arial Unicode MS"/>
          <w:b/>
          <w:bCs/>
          <w:sz w:val="18"/>
          <w:szCs w:val="18"/>
        </w:rPr>
        <w:instrText xml:space="preserve"> SEQ Рисунок \* ARABIC </w:instrText>
      </w:r>
      <w:r w:rsidRPr="00AF1FC9">
        <w:rPr>
          <w:rFonts w:eastAsia="Arial Unicode MS"/>
          <w:b/>
          <w:bCs/>
          <w:sz w:val="18"/>
          <w:szCs w:val="18"/>
        </w:rPr>
        <w:fldChar w:fldCharType="separate"/>
      </w:r>
      <w:r w:rsidR="00CA0105">
        <w:rPr>
          <w:rFonts w:eastAsia="Arial Unicode MS"/>
          <w:b/>
          <w:bCs/>
          <w:noProof/>
          <w:sz w:val="18"/>
          <w:szCs w:val="18"/>
        </w:rPr>
        <w:t>44</w:t>
      </w:r>
      <w:r w:rsidRPr="00AF1FC9">
        <w:rPr>
          <w:rFonts w:eastAsia="Arial Unicode MS"/>
          <w:b/>
          <w:bCs/>
          <w:sz w:val="18"/>
          <w:szCs w:val="18"/>
        </w:rPr>
        <w:fldChar w:fldCharType="end"/>
      </w:r>
      <w:bookmarkEnd w:id="196"/>
      <w:r w:rsidRPr="00AF1FC9">
        <w:rPr>
          <w:rFonts w:eastAsia="Arial Unicode MS"/>
          <w:b/>
          <w:bCs/>
          <w:sz w:val="18"/>
          <w:szCs w:val="18"/>
        </w:rPr>
        <w:t xml:space="preserve">. </w:t>
      </w:r>
      <w:r>
        <w:rPr>
          <w:rFonts w:eastAsia="Arial Unicode MS"/>
          <w:b/>
          <w:bCs/>
          <w:sz w:val="18"/>
          <w:szCs w:val="18"/>
        </w:rPr>
        <w:t xml:space="preserve">Блок-схема алгоритма выбора </w:t>
      </w:r>
      <w:r>
        <w:rPr>
          <w:rFonts w:eastAsia="Arial Unicode MS"/>
          <w:b/>
          <w:bCs/>
          <w:sz w:val="18"/>
          <w:szCs w:val="18"/>
          <w:lang w:val="en-US"/>
        </w:rPr>
        <w:t>E</w:t>
      </w:r>
      <w:r w:rsidRPr="00D112D7">
        <w:rPr>
          <w:rFonts w:eastAsia="Arial Unicode MS"/>
          <w:b/>
          <w:bCs/>
          <w:sz w:val="18"/>
          <w:szCs w:val="18"/>
        </w:rPr>
        <w:t>-</w:t>
      </w:r>
      <w:r>
        <w:rPr>
          <w:rFonts w:eastAsia="Arial Unicode MS"/>
          <w:b/>
          <w:bCs/>
          <w:sz w:val="18"/>
          <w:szCs w:val="18"/>
          <w:lang w:val="en-US"/>
        </w:rPr>
        <w:t>mail</w:t>
      </w:r>
      <w:r w:rsidRPr="00D112D7">
        <w:rPr>
          <w:rFonts w:eastAsia="Arial Unicode MS"/>
          <w:b/>
          <w:bCs/>
          <w:sz w:val="18"/>
          <w:szCs w:val="18"/>
        </w:rPr>
        <w:t xml:space="preserve"> </w:t>
      </w:r>
      <w:r>
        <w:rPr>
          <w:rFonts w:eastAsia="Arial Unicode MS"/>
          <w:b/>
          <w:bCs/>
          <w:sz w:val="18"/>
          <w:szCs w:val="18"/>
        </w:rPr>
        <w:t>адреса</w:t>
      </w:r>
      <w:r w:rsidR="007C7CDB">
        <w:rPr>
          <w:rFonts w:eastAsia="Arial Unicode MS"/>
          <w:b/>
          <w:bCs/>
          <w:sz w:val="18"/>
          <w:szCs w:val="18"/>
        </w:rPr>
        <w:t xml:space="preserve"> Клиента</w:t>
      </w:r>
    </w:p>
    <w:p w14:paraId="10761A2C" w14:textId="77777777" w:rsidR="00DD3400" w:rsidRDefault="00121A07" w:rsidP="00AF1FC9">
      <w:pPr>
        <w:jc w:val="center"/>
        <w:rPr>
          <w:rFonts w:eastAsia="Arial Unicode MS"/>
          <w:b/>
          <w:bCs/>
          <w:sz w:val="18"/>
          <w:szCs w:val="18"/>
        </w:rPr>
      </w:pPr>
      <w:r>
        <w:object w:dxaOrig="5711" w:dyaOrig="5414" w14:anchorId="0DCDEE3A">
          <v:shape id="_x0000_i1071" type="#_x0000_t75" style="width:4in;height:273pt" o:ole="">
            <v:imagedata r:id="rId114" o:title=""/>
          </v:shape>
          <o:OLEObject Type="Embed" ProgID="Visio.Drawing.11" ShapeID="_x0000_i1071" DrawAspect="Content" ObjectID="_1645015671" r:id="rId115"/>
        </w:object>
      </w:r>
    </w:p>
    <w:p w14:paraId="1DD6C328" w14:textId="747711CC" w:rsidR="00356231" w:rsidRDefault="00356231" w:rsidP="00356231">
      <w:pPr>
        <w:jc w:val="center"/>
        <w:rPr>
          <w:rFonts w:eastAsia="Arial Unicode MS"/>
          <w:b/>
          <w:bCs/>
          <w:sz w:val="18"/>
          <w:szCs w:val="18"/>
        </w:rPr>
      </w:pPr>
      <w:bookmarkStart w:id="197" w:name="_Ref16593036"/>
      <w:r w:rsidRPr="00AF1FC9">
        <w:rPr>
          <w:rFonts w:eastAsia="Arial Unicode MS"/>
          <w:b/>
          <w:bCs/>
          <w:sz w:val="18"/>
          <w:szCs w:val="18"/>
        </w:rPr>
        <w:t xml:space="preserve">Рисунок </w:t>
      </w:r>
      <w:r w:rsidRPr="00AF1FC9">
        <w:rPr>
          <w:rFonts w:eastAsia="Arial Unicode MS"/>
          <w:b/>
          <w:bCs/>
          <w:sz w:val="18"/>
          <w:szCs w:val="18"/>
        </w:rPr>
        <w:fldChar w:fldCharType="begin"/>
      </w:r>
      <w:r w:rsidRPr="00AF1FC9">
        <w:rPr>
          <w:rFonts w:eastAsia="Arial Unicode MS"/>
          <w:b/>
          <w:bCs/>
          <w:sz w:val="18"/>
          <w:szCs w:val="18"/>
        </w:rPr>
        <w:instrText xml:space="preserve"> SEQ Рисунок \* ARABIC </w:instrText>
      </w:r>
      <w:r w:rsidRPr="00AF1FC9">
        <w:rPr>
          <w:rFonts w:eastAsia="Arial Unicode MS"/>
          <w:b/>
          <w:bCs/>
          <w:sz w:val="18"/>
          <w:szCs w:val="18"/>
        </w:rPr>
        <w:fldChar w:fldCharType="separate"/>
      </w:r>
      <w:r w:rsidR="00CA0105">
        <w:rPr>
          <w:rFonts w:eastAsia="Arial Unicode MS"/>
          <w:b/>
          <w:bCs/>
          <w:noProof/>
          <w:sz w:val="18"/>
          <w:szCs w:val="18"/>
        </w:rPr>
        <w:t>45</w:t>
      </w:r>
      <w:r w:rsidRPr="00AF1FC9">
        <w:rPr>
          <w:rFonts w:eastAsia="Arial Unicode MS"/>
          <w:b/>
          <w:bCs/>
          <w:sz w:val="18"/>
          <w:szCs w:val="18"/>
        </w:rPr>
        <w:fldChar w:fldCharType="end"/>
      </w:r>
      <w:bookmarkEnd w:id="197"/>
      <w:r w:rsidRPr="00AF1FC9">
        <w:rPr>
          <w:rFonts w:eastAsia="Arial Unicode MS"/>
          <w:b/>
          <w:bCs/>
          <w:sz w:val="18"/>
          <w:szCs w:val="18"/>
        </w:rPr>
        <w:t xml:space="preserve">. </w:t>
      </w:r>
      <w:r>
        <w:rPr>
          <w:rFonts w:eastAsia="Arial Unicode MS"/>
          <w:b/>
          <w:bCs/>
          <w:sz w:val="18"/>
          <w:szCs w:val="18"/>
        </w:rPr>
        <w:t>Блок-схема алгоритма выбора активного пакета услуг Клиента</w:t>
      </w:r>
    </w:p>
    <w:p w14:paraId="53099FB6" w14:textId="77777777" w:rsidR="00176E8F" w:rsidRDefault="00176E8F" w:rsidP="00AF1FC9">
      <w:pPr>
        <w:jc w:val="center"/>
        <w:rPr>
          <w:rFonts w:eastAsia="Arial Unicode MS"/>
          <w:b/>
          <w:bCs/>
          <w:sz w:val="18"/>
          <w:szCs w:val="18"/>
        </w:rPr>
      </w:pPr>
    </w:p>
    <w:p w14:paraId="3340DC37" w14:textId="77777777" w:rsidR="00393D85" w:rsidRDefault="00393D85" w:rsidP="0086643F">
      <w:pPr>
        <w:pStyle w:val="1"/>
        <w:spacing w:line="276" w:lineRule="auto"/>
      </w:pPr>
      <w:bookmarkStart w:id="198" w:name="_Toc25317534"/>
      <w:r>
        <w:lastRenderedPageBreak/>
        <w:t>Роли и действия безопасности</w:t>
      </w:r>
      <w:bookmarkEnd w:id="198"/>
    </w:p>
    <w:p w14:paraId="5A4CEE50" w14:textId="77777777" w:rsidR="00393D85" w:rsidRDefault="00393D85" w:rsidP="00393D85">
      <w:pPr>
        <w:pStyle w:val="2"/>
      </w:pPr>
      <w:bookmarkStart w:id="199" w:name="_Toc25317535"/>
      <w:r>
        <w:t>Действия безопасности</w:t>
      </w:r>
      <w:bookmarkEnd w:id="199"/>
    </w:p>
    <w:p w14:paraId="545F6614" w14:textId="77777777" w:rsidR="007B63B6" w:rsidRPr="00800C23" w:rsidRDefault="007B63B6" w:rsidP="007B63B6">
      <w:pPr>
        <w:ind w:firstLine="0"/>
      </w:pPr>
      <w:r>
        <w:t>Необходимо настроить в системе следующие действия безопасности:</w:t>
      </w:r>
    </w:p>
    <w:tbl>
      <w:tblPr>
        <w:tblStyle w:val="af4"/>
        <w:tblW w:w="9214" w:type="dxa"/>
        <w:tblInd w:w="108" w:type="dxa"/>
        <w:tblLook w:val="04A0" w:firstRow="1" w:lastRow="0" w:firstColumn="1" w:lastColumn="0" w:noHBand="0" w:noVBand="1"/>
      </w:tblPr>
      <w:tblGrid>
        <w:gridCol w:w="3425"/>
        <w:gridCol w:w="2428"/>
        <w:gridCol w:w="3384"/>
      </w:tblGrid>
      <w:tr w:rsidR="00956C57" w:rsidRPr="005716B9" w14:paraId="45909424" w14:textId="77777777" w:rsidTr="00AA2A22">
        <w:trPr>
          <w:tblHeader/>
        </w:trPr>
        <w:tc>
          <w:tcPr>
            <w:tcW w:w="2586" w:type="dxa"/>
            <w:shd w:val="clear" w:color="auto" w:fill="D9D9D9" w:themeFill="background1" w:themeFillShade="D9"/>
          </w:tcPr>
          <w:p w14:paraId="6ADBE022" w14:textId="77777777" w:rsidR="007B63B6" w:rsidRPr="0045233C" w:rsidRDefault="007B63B6" w:rsidP="007B63B6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Действие безопасности</w:t>
            </w:r>
          </w:p>
        </w:tc>
        <w:tc>
          <w:tcPr>
            <w:tcW w:w="2066" w:type="dxa"/>
            <w:shd w:val="clear" w:color="auto" w:fill="D9D9D9" w:themeFill="background1" w:themeFillShade="D9"/>
          </w:tcPr>
          <w:p w14:paraId="10327483" w14:textId="77777777" w:rsidR="007B63B6" w:rsidRPr="0045233C" w:rsidRDefault="007B63B6" w:rsidP="007B63B6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Родительское</w:t>
            </w:r>
          </w:p>
        </w:tc>
        <w:tc>
          <w:tcPr>
            <w:tcW w:w="4562" w:type="dxa"/>
            <w:shd w:val="clear" w:color="auto" w:fill="D9D9D9" w:themeFill="background1" w:themeFillShade="D9"/>
          </w:tcPr>
          <w:p w14:paraId="7AAC7850" w14:textId="77777777" w:rsidR="007B63B6" w:rsidRPr="0045233C" w:rsidRDefault="007B63B6" w:rsidP="007B63B6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  <w:lang w:val="en-US"/>
              </w:rPr>
            </w:pPr>
            <w:r w:rsidRPr="0045233C">
              <w:rPr>
                <w:b/>
                <w:sz w:val="18"/>
                <w:szCs w:val="18"/>
              </w:rPr>
              <w:t>Описание</w:t>
            </w:r>
          </w:p>
        </w:tc>
      </w:tr>
      <w:tr w:rsidR="00956C57" w:rsidRPr="0090685F" w14:paraId="5E7FE8C0" w14:textId="77777777" w:rsidTr="00AA2A22">
        <w:trPr>
          <w:trHeight w:val="255"/>
        </w:trPr>
        <w:tc>
          <w:tcPr>
            <w:tcW w:w="2586" w:type="dxa"/>
            <w:noWrap/>
          </w:tcPr>
          <w:p w14:paraId="56900550" w14:textId="77777777" w:rsidR="007D72FE" w:rsidRPr="00AA2A22" w:rsidRDefault="00C42BB2" w:rsidP="00C42BB2">
            <w:pPr>
              <w:ind w:firstLine="0"/>
              <w:rPr>
                <w:sz w:val="18"/>
                <w:szCs w:val="18"/>
              </w:rPr>
            </w:pPr>
            <w:r w:rsidRPr="00112E0F">
              <w:rPr>
                <w:sz w:val="18"/>
                <w:szCs w:val="18"/>
              </w:rPr>
              <w:t>Клиенты/</w:t>
            </w:r>
            <w:r>
              <w:rPr>
                <w:sz w:val="18"/>
                <w:szCs w:val="18"/>
              </w:rPr>
              <w:t>Помощники</w:t>
            </w:r>
            <w:r w:rsidRPr="00112E0F">
              <w:rPr>
                <w:sz w:val="18"/>
                <w:szCs w:val="18"/>
              </w:rPr>
              <w:t>/Внесение</w:t>
            </w:r>
          </w:p>
        </w:tc>
        <w:tc>
          <w:tcPr>
            <w:tcW w:w="2066" w:type="dxa"/>
            <w:noWrap/>
          </w:tcPr>
          <w:p w14:paraId="6E28BEE7" w14:textId="77777777" w:rsidR="007D72FE" w:rsidRPr="00AA2A22" w:rsidRDefault="00C42BB2" w:rsidP="007B63B6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 w:rsidRPr="00112E0F">
              <w:rPr>
                <w:sz w:val="18"/>
                <w:szCs w:val="18"/>
              </w:rPr>
              <w:t>Клиенты/</w:t>
            </w:r>
            <w:r>
              <w:rPr>
                <w:sz w:val="18"/>
                <w:szCs w:val="18"/>
              </w:rPr>
              <w:t>Помощники</w:t>
            </w:r>
          </w:p>
        </w:tc>
        <w:tc>
          <w:tcPr>
            <w:tcW w:w="4562" w:type="dxa"/>
            <w:noWrap/>
          </w:tcPr>
          <w:p w14:paraId="2C3092E3" w14:textId="77777777" w:rsidR="00A851FF" w:rsidRPr="00DB3168" w:rsidRDefault="00AA2A22" w:rsidP="00DB3168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 w:rsidRPr="00AA2A22">
              <w:rPr>
                <w:color w:val="000000"/>
                <w:sz w:val="18"/>
                <w:szCs w:val="18"/>
              </w:rPr>
              <w:t>Управляет доступом к функци</w:t>
            </w:r>
            <w:r w:rsidR="00DB3168">
              <w:rPr>
                <w:color w:val="000000"/>
                <w:sz w:val="18"/>
                <w:szCs w:val="18"/>
              </w:rPr>
              <w:t>и «</w:t>
            </w:r>
            <w:r w:rsidRPr="00AA2A22">
              <w:rPr>
                <w:color w:val="000000"/>
                <w:sz w:val="18"/>
                <w:szCs w:val="18"/>
              </w:rPr>
              <w:t xml:space="preserve">Добавление </w:t>
            </w:r>
            <w:r w:rsidR="00A851FF">
              <w:rPr>
                <w:color w:val="000000"/>
                <w:sz w:val="18"/>
                <w:szCs w:val="18"/>
              </w:rPr>
              <w:t>помощника контакта</w:t>
            </w:r>
            <w:r w:rsidR="00DB3168">
              <w:rPr>
                <w:color w:val="000000"/>
                <w:sz w:val="18"/>
                <w:szCs w:val="18"/>
              </w:rPr>
              <w:t>».</w:t>
            </w:r>
          </w:p>
        </w:tc>
      </w:tr>
      <w:tr w:rsidR="00956C57" w:rsidRPr="0090685F" w14:paraId="582F532C" w14:textId="77777777" w:rsidTr="00AA2A22">
        <w:trPr>
          <w:trHeight w:val="255"/>
        </w:trPr>
        <w:tc>
          <w:tcPr>
            <w:tcW w:w="2586" w:type="dxa"/>
            <w:noWrap/>
          </w:tcPr>
          <w:p w14:paraId="6C11093B" w14:textId="77777777" w:rsidR="007D72FE" w:rsidRPr="00AA2A22" w:rsidRDefault="00C42BB2" w:rsidP="00C42BB2">
            <w:pPr>
              <w:ind w:firstLine="0"/>
              <w:rPr>
                <w:sz w:val="18"/>
                <w:szCs w:val="18"/>
              </w:rPr>
            </w:pPr>
            <w:r w:rsidRPr="00112E0F">
              <w:rPr>
                <w:sz w:val="18"/>
                <w:szCs w:val="18"/>
              </w:rPr>
              <w:t>Клиенты/</w:t>
            </w:r>
            <w:r>
              <w:rPr>
                <w:sz w:val="18"/>
                <w:szCs w:val="18"/>
              </w:rPr>
              <w:t>Помощники</w:t>
            </w:r>
            <w:r w:rsidRPr="00112E0F">
              <w:rPr>
                <w:sz w:val="18"/>
                <w:szCs w:val="18"/>
              </w:rPr>
              <w:t>/Правка</w:t>
            </w:r>
          </w:p>
        </w:tc>
        <w:tc>
          <w:tcPr>
            <w:tcW w:w="2066" w:type="dxa"/>
            <w:noWrap/>
          </w:tcPr>
          <w:p w14:paraId="649C0375" w14:textId="77777777" w:rsidR="007D72FE" w:rsidRPr="00AA2A22" w:rsidRDefault="00C42BB2" w:rsidP="007B63B6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 w:rsidRPr="00112E0F">
              <w:rPr>
                <w:sz w:val="18"/>
                <w:szCs w:val="18"/>
              </w:rPr>
              <w:t>Клиенты/</w:t>
            </w:r>
            <w:r>
              <w:rPr>
                <w:sz w:val="18"/>
                <w:szCs w:val="18"/>
              </w:rPr>
              <w:t>Помощники</w:t>
            </w:r>
          </w:p>
        </w:tc>
        <w:tc>
          <w:tcPr>
            <w:tcW w:w="4562" w:type="dxa"/>
            <w:noWrap/>
          </w:tcPr>
          <w:p w14:paraId="503D966A" w14:textId="77777777" w:rsidR="007D72FE" w:rsidRDefault="00DB3168" w:rsidP="007B63B6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 w:rsidRPr="00AA2A22">
              <w:rPr>
                <w:color w:val="000000"/>
                <w:sz w:val="18"/>
                <w:szCs w:val="18"/>
              </w:rPr>
              <w:t>Управляет доступом к функци</w:t>
            </w:r>
            <w:r>
              <w:rPr>
                <w:color w:val="000000"/>
                <w:sz w:val="18"/>
                <w:szCs w:val="18"/>
              </w:rPr>
              <w:t>ям:</w:t>
            </w:r>
          </w:p>
          <w:p w14:paraId="65C04476" w14:textId="77777777" w:rsidR="00DB3168" w:rsidRDefault="006C3A90" w:rsidP="00865BA2">
            <w:pPr>
              <w:pStyle w:val="af5"/>
              <w:numPr>
                <w:ilvl w:val="0"/>
                <w:numId w:val="14"/>
              </w:numPr>
              <w:spacing w:after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Изменение помощника контакта;</w:t>
            </w:r>
          </w:p>
          <w:p w14:paraId="1C0F488C" w14:textId="77777777" w:rsidR="006C3A90" w:rsidRDefault="006C3A90" w:rsidP="00865BA2">
            <w:pPr>
              <w:pStyle w:val="af5"/>
              <w:numPr>
                <w:ilvl w:val="0"/>
                <w:numId w:val="14"/>
              </w:numPr>
              <w:spacing w:after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Установка признака «Основное общение через помощника»;</w:t>
            </w:r>
          </w:p>
          <w:p w14:paraId="115EE8FF" w14:textId="77777777" w:rsidR="006C3A90" w:rsidRDefault="006C3A90" w:rsidP="00865BA2">
            <w:pPr>
              <w:pStyle w:val="af5"/>
              <w:numPr>
                <w:ilvl w:val="0"/>
                <w:numId w:val="14"/>
              </w:numPr>
              <w:spacing w:after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Установка признака «Основной» для помощника Клиента;</w:t>
            </w:r>
          </w:p>
          <w:p w14:paraId="011D32B7" w14:textId="77777777" w:rsidR="006C3A90" w:rsidRPr="00DB3168" w:rsidRDefault="006C3A90" w:rsidP="00865BA2">
            <w:pPr>
              <w:pStyle w:val="af5"/>
              <w:numPr>
                <w:ilvl w:val="0"/>
                <w:numId w:val="14"/>
              </w:numPr>
              <w:spacing w:after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Редактирование комментария к помощнику Клиента.</w:t>
            </w:r>
          </w:p>
        </w:tc>
      </w:tr>
      <w:tr w:rsidR="00956C57" w:rsidRPr="0090685F" w14:paraId="6E2E065F" w14:textId="77777777" w:rsidTr="00AA2A22">
        <w:trPr>
          <w:trHeight w:val="255"/>
        </w:trPr>
        <w:tc>
          <w:tcPr>
            <w:tcW w:w="2586" w:type="dxa"/>
            <w:noWrap/>
          </w:tcPr>
          <w:p w14:paraId="2A969DC5" w14:textId="77777777" w:rsidR="007D72FE" w:rsidRPr="00AA2A22" w:rsidRDefault="00C42BB2" w:rsidP="00C42BB2">
            <w:pPr>
              <w:ind w:firstLine="0"/>
              <w:rPr>
                <w:sz w:val="18"/>
                <w:szCs w:val="18"/>
              </w:rPr>
            </w:pPr>
            <w:r w:rsidRPr="00112E0F">
              <w:rPr>
                <w:sz w:val="18"/>
                <w:szCs w:val="18"/>
              </w:rPr>
              <w:t>Клиенты/</w:t>
            </w:r>
            <w:r>
              <w:rPr>
                <w:sz w:val="18"/>
                <w:szCs w:val="18"/>
              </w:rPr>
              <w:t>Помощники</w:t>
            </w:r>
            <w:r w:rsidRPr="00112E0F">
              <w:rPr>
                <w:sz w:val="18"/>
                <w:szCs w:val="18"/>
              </w:rPr>
              <w:t>/Удаление</w:t>
            </w:r>
          </w:p>
        </w:tc>
        <w:tc>
          <w:tcPr>
            <w:tcW w:w="2066" w:type="dxa"/>
            <w:noWrap/>
          </w:tcPr>
          <w:p w14:paraId="6F2F6B40" w14:textId="77777777" w:rsidR="007D72FE" w:rsidRPr="00AA2A22" w:rsidRDefault="00C42BB2" w:rsidP="007B63B6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 w:rsidRPr="00112E0F">
              <w:rPr>
                <w:sz w:val="18"/>
                <w:szCs w:val="18"/>
              </w:rPr>
              <w:t>Клиенты/</w:t>
            </w:r>
            <w:r>
              <w:rPr>
                <w:sz w:val="18"/>
                <w:szCs w:val="18"/>
              </w:rPr>
              <w:t>Помощники</w:t>
            </w:r>
          </w:p>
        </w:tc>
        <w:tc>
          <w:tcPr>
            <w:tcW w:w="4562" w:type="dxa"/>
            <w:noWrap/>
          </w:tcPr>
          <w:p w14:paraId="09326A8B" w14:textId="77777777" w:rsidR="007D72FE" w:rsidRPr="00AA2A22" w:rsidRDefault="00FD70FA" w:rsidP="00FD70F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 w:rsidRPr="00AA2A22">
              <w:rPr>
                <w:color w:val="000000"/>
                <w:sz w:val="18"/>
                <w:szCs w:val="18"/>
              </w:rPr>
              <w:t>Управляет доступом к функци</w:t>
            </w:r>
            <w:r>
              <w:rPr>
                <w:color w:val="000000"/>
                <w:sz w:val="18"/>
                <w:szCs w:val="18"/>
              </w:rPr>
              <w:t>и «Удаление помощника контакта».</w:t>
            </w:r>
          </w:p>
        </w:tc>
      </w:tr>
      <w:tr w:rsidR="00956C57" w:rsidRPr="0090685F" w14:paraId="4BF4F3FF" w14:textId="77777777" w:rsidTr="00AA2A22">
        <w:trPr>
          <w:trHeight w:val="255"/>
        </w:trPr>
        <w:tc>
          <w:tcPr>
            <w:tcW w:w="2586" w:type="dxa"/>
            <w:noWrap/>
          </w:tcPr>
          <w:p w14:paraId="76B76D55" w14:textId="77777777" w:rsidR="007D72FE" w:rsidRPr="00AA2A22" w:rsidRDefault="00112E0F" w:rsidP="00C6501A">
            <w:pPr>
              <w:ind w:firstLine="0"/>
              <w:rPr>
                <w:sz w:val="18"/>
                <w:szCs w:val="18"/>
              </w:rPr>
            </w:pPr>
            <w:r w:rsidRPr="00112E0F">
              <w:rPr>
                <w:sz w:val="18"/>
                <w:szCs w:val="18"/>
              </w:rPr>
              <w:t>Клиенты/Контактные данные/Внесение</w:t>
            </w:r>
          </w:p>
        </w:tc>
        <w:tc>
          <w:tcPr>
            <w:tcW w:w="2066" w:type="dxa"/>
            <w:noWrap/>
          </w:tcPr>
          <w:p w14:paraId="75EA5BC6" w14:textId="77777777" w:rsidR="007D72FE" w:rsidRPr="00AA2A22" w:rsidRDefault="00112E0F" w:rsidP="007B63B6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 w:rsidRPr="00112E0F">
              <w:rPr>
                <w:sz w:val="18"/>
                <w:szCs w:val="18"/>
              </w:rPr>
              <w:t>Клиенты/Контактные данные</w:t>
            </w:r>
          </w:p>
        </w:tc>
        <w:tc>
          <w:tcPr>
            <w:tcW w:w="4562" w:type="dxa"/>
            <w:noWrap/>
          </w:tcPr>
          <w:p w14:paraId="3ACFAB8C" w14:textId="77777777" w:rsidR="007D72FE" w:rsidRPr="00AA2A22" w:rsidRDefault="00C201BA" w:rsidP="00C201B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 w:rsidRPr="00AA2A22">
              <w:rPr>
                <w:color w:val="000000"/>
                <w:sz w:val="18"/>
                <w:szCs w:val="18"/>
              </w:rPr>
              <w:t>Управляет доступом к функци</w:t>
            </w:r>
            <w:r>
              <w:rPr>
                <w:color w:val="000000"/>
                <w:sz w:val="18"/>
                <w:szCs w:val="18"/>
              </w:rPr>
              <w:t>и «</w:t>
            </w:r>
            <w:r w:rsidRPr="00AA2A22">
              <w:rPr>
                <w:color w:val="000000"/>
                <w:sz w:val="18"/>
                <w:szCs w:val="18"/>
              </w:rPr>
              <w:t xml:space="preserve">Добавление </w:t>
            </w:r>
            <w:r>
              <w:rPr>
                <w:color w:val="000000"/>
                <w:sz w:val="18"/>
                <w:szCs w:val="18"/>
              </w:rPr>
              <w:t>контакта клиента(</w:t>
            </w:r>
            <w:r w:rsidR="00AB521D">
              <w:rPr>
                <w:color w:val="000000"/>
                <w:sz w:val="18"/>
                <w:szCs w:val="18"/>
              </w:rPr>
              <w:t xml:space="preserve">с типами </w:t>
            </w:r>
            <w:r>
              <w:rPr>
                <w:color w:val="000000"/>
                <w:sz w:val="18"/>
                <w:szCs w:val="18"/>
              </w:rPr>
              <w:t xml:space="preserve">телефон, </w:t>
            </w:r>
            <w:r>
              <w:rPr>
                <w:color w:val="000000"/>
                <w:sz w:val="18"/>
                <w:szCs w:val="18"/>
                <w:lang w:val="en-US"/>
              </w:rPr>
              <w:t>e</w:t>
            </w:r>
            <w:r>
              <w:rPr>
                <w:color w:val="000000"/>
                <w:sz w:val="18"/>
                <w:szCs w:val="18"/>
              </w:rPr>
              <w:t>-</w:t>
            </w:r>
            <w:r>
              <w:rPr>
                <w:color w:val="000000"/>
                <w:sz w:val="18"/>
                <w:szCs w:val="18"/>
                <w:lang w:val="en-US"/>
              </w:rPr>
              <w:t>mail</w:t>
            </w:r>
            <w:r>
              <w:rPr>
                <w:color w:val="000000"/>
                <w:sz w:val="18"/>
                <w:szCs w:val="18"/>
              </w:rPr>
              <w:t>)».</w:t>
            </w:r>
          </w:p>
        </w:tc>
      </w:tr>
      <w:tr w:rsidR="00956C57" w:rsidRPr="0090685F" w14:paraId="4B4185AC" w14:textId="77777777" w:rsidTr="00AA2A22">
        <w:trPr>
          <w:trHeight w:val="255"/>
        </w:trPr>
        <w:tc>
          <w:tcPr>
            <w:tcW w:w="2586" w:type="dxa"/>
            <w:noWrap/>
          </w:tcPr>
          <w:p w14:paraId="0F416B2F" w14:textId="77777777" w:rsidR="007D72FE" w:rsidRPr="00AA2A22" w:rsidRDefault="00112E0F" w:rsidP="00C6501A">
            <w:pPr>
              <w:ind w:firstLine="0"/>
              <w:rPr>
                <w:sz w:val="18"/>
                <w:szCs w:val="18"/>
              </w:rPr>
            </w:pPr>
            <w:r w:rsidRPr="00112E0F">
              <w:rPr>
                <w:sz w:val="18"/>
                <w:szCs w:val="18"/>
              </w:rPr>
              <w:t>Клиенты/Контактные данные/Правка</w:t>
            </w:r>
          </w:p>
        </w:tc>
        <w:tc>
          <w:tcPr>
            <w:tcW w:w="2066" w:type="dxa"/>
            <w:noWrap/>
          </w:tcPr>
          <w:p w14:paraId="5BB9B2FA" w14:textId="77777777" w:rsidR="007D72FE" w:rsidRPr="00AA2A22" w:rsidRDefault="00112E0F" w:rsidP="007B63B6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 w:rsidRPr="00112E0F">
              <w:rPr>
                <w:sz w:val="18"/>
                <w:szCs w:val="18"/>
              </w:rPr>
              <w:t>Клиенты/Контактные данные</w:t>
            </w:r>
          </w:p>
        </w:tc>
        <w:tc>
          <w:tcPr>
            <w:tcW w:w="4562" w:type="dxa"/>
            <w:noWrap/>
          </w:tcPr>
          <w:p w14:paraId="7E1416E7" w14:textId="77777777" w:rsidR="007221E7" w:rsidRDefault="007221E7" w:rsidP="007221E7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 w:rsidRPr="00AA2A22">
              <w:rPr>
                <w:color w:val="000000"/>
                <w:sz w:val="18"/>
                <w:szCs w:val="18"/>
              </w:rPr>
              <w:t>Управляет доступом к функци</w:t>
            </w:r>
            <w:r>
              <w:rPr>
                <w:color w:val="000000"/>
                <w:sz w:val="18"/>
                <w:szCs w:val="18"/>
              </w:rPr>
              <w:t>ям:</w:t>
            </w:r>
          </w:p>
          <w:p w14:paraId="63BFA64F" w14:textId="77777777" w:rsidR="007221E7" w:rsidRDefault="007221E7" w:rsidP="00865BA2">
            <w:pPr>
              <w:pStyle w:val="af5"/>
              <w:numPr>
                <w:ilvl w:val="0"/>
                <w:numId w:val="14"/>
              </w:numPr>
              <w:spacing w:after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Изменение контакта Клиента (с типами телефон и </w:t>
            </w:r>
            <w:r>
              <w:rPr>
                <w:color w:val="000000"/>
                <w:sz w:val="18"/>
                <w:szCs w:val="18"/>
                <w:lang w:val="en-US"/>
              </w:rPr>
              <w:t>e</w:t>
            </w:r>
            <w:r w:rsidRPr="00D112D7">
              <w:rPr>
                <w:color w:val="000000"/>
                <w:sz w:val="18"/>
                <w:szCs w:val="18"/>
              </w:rPr>
              <w:t>-</w:t>
            </w:r>
            <w:r>
              <w:rPr>
                <w:color w:val="000000"/>
                <w:sz w:val="18"/>
                <w:szCs w:val="18"/>
                <w:lang w:val="en-US"/>
              </w:rPr>
              <w:t>mail</w:t>
            </w:r>
            <w:r>
              <w:rPr>
                <w:color w:val="000000"/>
                <w:sz w:val="18"/>
                <w:szCs w:val="18"/>
              </w:rPr>
              <w:t>);</w:t>
            </w:r>
          </w:p>
          <w:p w14:paraId="4A5C116B" w14:textId="77777777" w:rsidR="007221E7" w:rsidRDefault="007221E7" w:rsidP="00865BA2">
            <w:pPr>
              <w:pStyle w:val="af5"/>
              <w:numPr>
                <w:ilvl w:val="0"/>
                <w:numId w:val="14"/>
              </w:numPr>
              <w:spacing w:after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Установка признака «Основной» для контакта Клиента (с типами телефон и </w:t>
            </w:r>
            <w:r>
              <w:rPr>
                <w:color w:val="000000"/>
                <w:sz w:val="18"/>
                <w:szCs w:val="18"/>
                <w:lang w:val="en-US"/>
              </w:rPr>
              <w:t>e</w:t>
            </w:r>
            <w:r w:rsidRPr="00D112D7">
              <w:rPr>
                <w:color w:val="000000"/>
                <w:sz w:val="18"/>
                <w:szCs w:val="18"/>
              </w:rPr>
              <w:t>-</w:t>
            </w:r>
            <w:r>
              <w:rPr>
                <w:color w:val="000000"/>
                <w:sz w:val="18"/>
                <w:szCs w:val="18"/>
                <w:lang w:val="en-US"/>
              </w:rPr>
              <w:t>mail</w:t>
            </w:r>
            <w:r>
              <w:rPr>
                <w:color w:val="000000"/>
                <w:sz w:val="18"/>
                <w:szCs w:val="18"/>
              </w:rPr>
              <w:t>);</w:t>
            </w:r>
          </w:p>
          <w:p w14:paraId="49152537" w14:textId="77777777" w:rsidR="007D72FE" w:rsidRPr="005C4EE4" w:rsidRDefault="007221E7" w:rsidP="00865BA2">
            <w:pPr>
              <w:pStyle w:val="af5"/>
              <w:numPr>
                <w:ilvl w:val="0"/>
                <w:numId w:val="14"/>
              </w:numPr>
              <w:spacing w:after="0"/>
              <w:jc w:val="left"/>
              <w:rPr>
                <w:color w:val="000000"/>
                <w:sz w:val="18"/>
                <w:szCs w:val="18"/>
              </w:rPr>
            </w:pPr>
            <w:r w:rsidRPr="005C4EE4">
              <w:rPr>
                <w:color w:val="000000"/>
                <w:sz w:val="18"/>
                <w:szCs w:val="18"/>
              </w:rPr>
              <w:t xml:space="preserve">Редактирование комментария к </w:t>
            </w:r>
            <w:r w:rsidR="005C4EE4">
              <w:rPr>
                <w:color w:val="000000"/>
                <w:sz w:val="18"/>
                <w:szCs w:val="18"/>
              </w:rPr>
              <w:t>контакту</w:t>
            </w:r>
            <w:r w:rsidRPr="005C4EE4">
              <w:rPr>
                <w:color w:val="000000"/>
                <w:sz w:val="18"/>
                <w:szCs w:val="18"/>
              </w:rPr>
              <w:t xml:space="preserve"> Клиента</w:t>
            </w:r>
            <w:r w:rsidR="005C4EE4">
              <w:rPr>
                <w:color w:val="000000"/>
                <w:sz w:val="18"/>
                <w:szCs w:val="18"/>
              </w:rPr>
              <w:t xml:space="preserve"> (с типами телефон и </w:t>
            </w:r>
            <w:r w:rsidR="005C4EE4">
              <w:rPr>
                <w:color w:val="000000"/>
                <w:sz w:val="18"/>
                <w:szCs w:val="18"/>
                <w:lang w:val="en-US"/>
              </w:rPr>
              <w:t>e</w:t>
            </w:r>
            <w:r w:rsidR="005C4EE4" w:rsidRPr="00D112D7">
              <w:rPr>
                <w:color w:val="000000"/>
                <w:sz w:val="18"/>
                <w:szCs w:val="18"/>
              </w:rPr>
              <w:t>-</w:t>
            </w:r>
            <w:r w:rsidR="005C4EE4">
              <w:rPr>
                <w:color w:val="000000"/>
                <w:sz w:val="18"/>
                <w:szCs w:val="18"/>
                <w:lang w:val="en-US"/>
              </w:rPr>
              <w:t>mail</w:t>
            </w:r>
            <w:r w:rsidR="005C4EE4">
              <w:rPr>
                <w:color w:val="000000"/>
                <w:sz w:val="18"/>
                <w:szCs w:val="18"/>
              </w:rPr>
              <w:t>)</w:t>
            </w:r>
            <w:r w:rsidRPr="005C4EE4">
              <w:rPr>
                <w:color w:val="000000"/>
                <w:sz w:val="18"/>
                <w:szCs w:val="18"/>
              </w:rPr>
              <w:t>.</w:t>
            </w:r>
          </w:p>
        </w:tc>
      </w:tr>
      <w:tr w:rsidR="00956C57" w:rsidRPr="0090685F" w14:paraId="0BBE2AA6" w14:textId="77777777" w:rsidTr="00AA2A22">
        <w:trPr>
          <w:trHeight w:val="255"/>
        </w:trPr>
        <w:tc>
          <w:tcPr>
            <w:tcW w:w="2586" w:type="dxa"/>
            <w:noWrap/>
          </w:tcPr>
          <w:p w14:paraId="2BB1F765" w14:textId="77777777" w:rsidR="007D72FE" w:rsidRPr="00AA2A22" w:rsidRDefault="00112E0F" w:rsidP="00C6501A">
            <w:pPr>
              <w:ind w:firstLine="0"/>
              <w:rPr>
                <w:sz w:val="18"/>
                <w:szCs w:val="18"/>
              </w:rPr>
            </w:pPr>
            <w:r w:rsidRPr="00112E0F">
              <w:rPr>
                <w:sz w:val="18"/>
                <w:szCs w:val="18"/>
              </w:rPr>
              <w:t>Клиенты/Контактные данные/Удаление</w:t>
            </w:r>
          </w:p>
        </w:tc>
        <w:tc>
          <w:tcPr>
            <w:tcW w:w="2066" w:type="dxa"/>
            <w:noWrap/>
          </w:tcPr>
          <w:p w14:paraId="656CA459" w14:textId="77777777" w:rsidR="007D72FE" w:rsidRPr="00AA2A22" w:rsidRDefault="00112E0F" w:rsidP="007B63B6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 w:rsidRPr="00112E0F">
              <w:rPr>
                <w:sz w:val="18"/>
                <w:szCs w:val="18"/>
              </w:rPr>
              <w:t>Клиенты/Контактные данные</w:t>
            </w:r>
          </w:p>
        </w:tc>
        <w:tc>
          <w:tcPr>
            <w:tcW w:w="4562" w:type="dxa"/>
            <w:noWrap/>
          </w:tcPr>
          <w:p w14:paraId="13E9CF30" w14:textId="77777777" w:rsidR="007D72FE" w:rsidRPr="00AA2A22" w:rsidRDefault="005C4EE4" w:rsidP="005C4EE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 w:rsidRPr="00AA2A22">
              <w:rPr>
                <w:color w:val="000000"/>
                <w:sz w:val="18"/>
                <w:szCs w:val="18"/>
              </w:rPr>
              <w:t>Управляет доступом к функци</w:t>
            </w:r>
            <w:r>
              <w:rPr>
                <w:color w:val="000000"/>
                <w:sz w:val="18"/>
                <w:szCs w:val="18"/>
              </w:rPr>
              <w:t>и «Удаления</w:t>
            </w:r>
            <w:r w:rsidRPr="00AA2A22"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контакта клиента(</w:t>
            </w:r>
            <w:r w:rsidR="00AB521D">
              <w:rPr>
                <w:color w:val="000000"/>
                <w:sz w:val="18"/>
                <w:szCs w:val="18"/>
              </w:rPr>
              <w:t xml:space="preserve">с типами </w:t>
            </w:r>
            <w:r>
              <w:rPr>
                <w:color w:val="000000"/>
                <w:sz w:val="18"/>
                <w:szCs w:val="18"/>
              </w:rPr>
              <w:t xml:space="preserve">телефон, </w:t>
            </w:r>
            <w:r>
              <w:rPr>
                <w:color w:val="000000"/>
                <w:sz w:val="18"/>
                <w:szCs w:val="18"/>
                <w:lang w:val="en-US"/>
              </w:rPr>
              <w:t>e</w:t>
            </w:r>
            <w:r>
              <w:rPr>
                <w:color w:val="000000"/>
                <w:sz w:val="18"/>
                <w:szCs w:val="18"/>
              </w:rPr>
              <w:t>-</w:t>
            </w:r>
            <w:r>
              <w:rPr>
                <w:color w:val="000000"/>
                <w:sz w:val="18"/>
                <w:szCs w:val="18"/>
                <w:lang w:val="en-US"/>
              </w:rPr>
              <w:t>mail</w:t>
            </w:r>
            <w:r>
              <w:rPr>
                <w:color w:val="000000"/>
                <w:sz w:val="18"/>
                <w:szCs w:val="18"/>
              </w:rPr>
              <w:t>)».</w:t>
            </w:r>
          </w:p>
        </w:tc>
      </w:tr>
      <w:tr w:rsidR="00956C57" w:rsidRPr="0090685F" w14:paraId="0D774CFE" w14:textId="77777777" w:rsidTr="00AA2A22">
        <w:trPr>
          <w:trHeight w:val="255"/>
        </w:trPr>
        <w:tc>
          <w:tcPr>
            <w:tcW w:w="2586" w:type="dxa"/>
            <w:noWrap/>
          </w:tcPr>
          <w:p w14:paraId="1976DD5A" w14:textId="77777777" w:rsidR="007D72FE" w:rsidRPr="00AA2A22" w:rsidRDefault="00112E0F" w:rsidP="00112E0F">
            <w:pPr>
              <w:ind w:firstLine="0"/>
              <w:rPr>
                <w:sz w:val="18"/>
                <w:szCs w:val="18"/>
              </w:rPr>
            </w:pPr>
            <w:r w:rsidRPr="00112E0F">
              <w:rPr>
                <w:sz w:val="18"/>
                <w:szCs w:val="18"/>
              </w:rPr>
              <w:t>Клиенты/</w:t>
            </w:r>
            <w:r>
              <w:rPr>
                <w:sz w:val="18"/>
                <w:szCs w:val="18"/>
              </w:rPr>
              <w:t>Адреса</w:t>
            </w:r>
            <w:r w:rsidRPr="00112E0F">
              <w:rPr>
                <w:sz w:val="18"/>
                <w:szCs w:val="18"/>
              </w:rPr>
              <w:t>/Внесение</w:t>
            </w:r>
          </w:p>
        </w:tc>
        <w:tc>
          <w:tcPr>
            <w:tcW w:w="2066" w:type="dxa"/>
            <w:noWrap/>
          </w:tcPr>
          <w:p w14:paraId="00167E45" w14:textId="77777777" w:rsidR="007D72FE" w:rsidRPr="00AA2A22" w:rsidRDefault="00112E0F" w:rsidP="007B63B6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 w:rsidRPr="00112E0F">
              <w:rPr>
                <w:sz w:val="18"/>
                <w:szCs w:val="18"/>
              </w:rPr>
              <w:t>Клиенты/</w:t>
            </w:r>
            <w:r>
              <w:rPr>
                <w:sz w:val="18"/>
                <w:szCs w:val="18"/>
              </w:rPr>
              <w:t>Адреса</w:t>
            </w:r>
          </w:p>
        </w:tc>
        <w:tc>
          <w:tcPr>
            <w:tcW w:w="4562" w:type="dxa"/>
            <w:noWrap/>
          </w:tcPr>
          <w:p w14:paraId="79F6D5DC" w14:textId="77777777" w:rsidR="007D72FE" w:rsidRPr="00AA2A22" w:rsidRDefault="00C201BA" w:rsidP="00C201B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 w:rsidRPr="00AA2A22">
              <w:rPr>
                <w:color w:val="000000"/>
                <w:sz w:val="18"/>
                <w:szCs w:val="18"/>
              </w:rPr>
              <w:t>Управляет доступом к функци</w:t>
            </w:r>
            <w:r>
              <w:rPr>
                <w:color w:val="000000"/>
                <w:sz w:val="18"/>
                <w:szCs w:val="18"/>
              </w:rPr>
              <w:t>и «</w:t>
            </w:r>
            <w:r w:rsidRPr="00AA2A22">
              <w:rPr>
                <w:color w:val="000000"/>
                <w:sz w:val="18"/>
                <w:szCs w:val="18"/>
              </w:rPr>
              <w:t xml:space="preserve">Добавление </w:t>
            </w:r>
            <w:r w:rsidR="00B84CB8">
              <w:rPr>
                <w:color w:val="000000"/>
                <w:sz w:val="18"/>
                <w:szCs w:val="18"/>
              </w:rPr>
              <w:t>адреса Клиента</w:t>
            </w:r>
            <w:r>
              <w:rPr>
                <w:color w:val="000000"/>
                <w:sz w:val="18"/>
                <w:szCs w:val="18"/>
              </w:rPr>
              <w:t>».</w:t>
            </w:r>
          </w:p>
        </w:tc>
      </w:tr>
      <w:tr w:rsidR="00956C57" w:rsidRPr="0090685F" w14:paraId="34913F61" w14:textId="77777777" w:rsidTr="00AA2A22">
        <w:trPr>
          <w:trHeight w:val="255"/>
        </w:trPr>
        <w:tc>
          <w:tcPr>
            <w:tcW w:w="2586" w:type="dxa"/>
            <w:noWrap/>
          </w:tcPr>
          <w:p w14:paraId="34D154F6" w14:textId="77777777" w:rsidR="0039439B" w:rsidRPr="00AA2A22" w:rsidRDefault="00112E0F" w:rsidP="00112E0F">
            <w:pPr>
              <w:ind w:firstLine="0"/>
              <w:rPr>
                <w:sz w:val="18"/>
                <w:szCs w:val="18"/>
              </w:rPr>
            </w:pPr>
            <w:r w:rsidRPr="00112E0F">
              <w:rPr>
                <w:sz w:val="18"/>
                <w:szCs w:val="18"/>
              </w:rPr>
              <w:t>Клиенты/</w:t>
            </w:r>
            <w:r>
              <w:rPr>
                <w:sz w:val="18"/>
                <w:szCs w:val="18"/>
              </w:rPr>
              <w:t>Адреса</w:t>
            </w:r>
            <w:r w:rsidRPr="00112E0F">
              <w:rPr>
                <w:sz w:val="18"/>
                <w:szCs w:val="18"/>
              </w:rPr>
              <w:t>/Правка</w:t>
            </w:r>
          </w:p>
        </w:tc>
        <w:tc>
          <w:tcPr>
            <w:tcW w:w="2066" w:type="dxa"/>
            <w:noWrap/>
          </w:tcPr>
          <w:p w14:paraId="5DB52D0B" w14:textId="77777777" w:rsidR="0039439B" w:rsidRPr="00AA2A22" w:rsidRDefault="00112E0F" w:rsidP="007B63B6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 w:rsidRPr="00112E0F">
              <w:rPr>
                <w:sz w:val="18"/>
                <w:szCs w:val="18"/>
              </w:rPr>
              <w:t>Клиенты/</w:t>
            </w:r>
            <w:r>
              <w:rPr>
                <w:sz w:val="18"/>
                <w:szCs w:val="18"/>
              </w:rPr>
              <w:t>Адреса</w:t>
            </w:r>
          </w:p>
        </w:tc>
        <w:tc>
          <w:tcPr>
            <w:tcW w:w="4562" w:type="dxa"/>
            <w:noWrap/>
          </w:tcPr>
          <w:p w14:paraId="0A8DEA5F" w14:textId="77777777" w:rsidR="0039439B" w:rsidRDefault="0039439B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 w:rsidRPr="00AA2A22">
              <w:rPr>
                <w:color w:val="000000"/>
                <w:sz w:val="18"/>
                <w:szCs w:val="18"/>
              </w:rPr>
              <w:t>Управляет доступом к функци</w:t>
            </w:r>
            <w:r>
              <w:rPr>
                <w:color w:val="000000"/>
                <w:sz w:val="18"/>
                <w:szCs w:val="18"/>
              </w:rPr>
              <w:t>ям:</w:t>
            </w:r>
          </w:p>
          <w:p w14:paraId="0164FD28" w14:textId="77777777" w:rsidR="0039439B" w:rsidRDefault="0039439B" w:rsidP="00865BA2">
            <w:pPr>
              <w:pStyle w:val="af5"/>
              <w:numPr>
                <w:ilvl w:val="0"/>
                <w:numId w:val="14"/>
              </w:numPr>
              <w:spacing w:after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Изменение </w:t>
            </w:r>
            <w:r w:rsidR="00ED3880">
              <w:rPr>
                <w:color w:val="000000"/>
                <w:sz w:val="18"/>
                <w:szCs w:val="18"/>
              </w:rPr>
              <w:t>адреса</w:t>
            </w:r>
            <w:r>
              <w:rPr>
                <w:color w:val="000000"/>
                <w:sz w:val="18"/>
                <w:szCs w:val="18"/>
              </w:rPr>
              <w:t xml:space="preserve"> Клиента;</w:t>
            </w:r>
          </w:p>
          <w:p w14:paraId="1A509551" w14:textId="77777777" w:rsidR="0039439B" w:rsidRDefault="0039439B" w:rsidP="00865BA2">
            <w:pPr>
              <w:pStyle w:val="af5"/>
              <w:numPr>
                <w:ilvl w:val="0"/>
                <w:numId w:val="14"/>
              </w:numPr>
              <w:spacing w:after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Установка признака «Основной» для </w:t>
            </w:r>
            <w:r w:rsidR="00004EC8">
              <w:rPr>
                <w:color w:val="000000"/>
                <w:sz w:val="18"/>
                <w:szCs w:val="18"/>
              </w:rPr>
              <w:t>адреса</w:t>
            </w:r>
            <w:r>
              <w:rPr>
                <w:color w:val="000000"/>
                <w:sz w:val="18"/>
                <w:szCs w:val="18"/>
              </w:rPr>
              <w:t xml:space="preserve"> Клиента;</w:t>
            </w:r>
          </w:p>
          <w:p w14:paraId="207CF73B" w14:textId="77777777" w:rsidR="00004EC8" w:rsidRPr="00004EC8" w:rsidRDefault="00004EC8" w:rsidP="00865BA2">
            <w:pPr>
              <w:pStyle w:val="af5"/>
              <w:numPr>
                <w:ilvl w:val="0"/>
                <w:numId w:val="14"/>
              </w:numPr>
              <w:spacing w:after="0"/>
              <w:jc w:val="left"/>
              <w:rPr>
                <w:color w:val="000000"/>
                <w:sz w:val="18"/>
                <w:szCs w:val="18"/>
              </w:rPr>
            </w:pPr>
            <w:r w:rsidRPr="00004EC8">
              <w:rPr>
                <w:color w:val="000000"/>
                <w:sz w:val="18"/>
                <w:szCs w:val="18"/>
              </w:rPr>
              <w:t>Установка признака «</w:t>
            </w:r>
            <w:r>
              <w:rPr>
                <w:color w:val="000000"/>
                <w:sz w:val="18"/>
                <w:szCs w:val="18"/>
              </w:rPr>
              <w:t>Почтовый</w:t>
            </w:r>
            <w:r w:rsidRPr="00004EC8">
              <w:rPr>
                <w:color w:val="000000"/>
                <w:sz w:val="18"/>
                <w:szCs w:val="18"/>
              </w:rPr>
              <w:t>» для адреса Клиента;</w:t>
            </w:r>
          </w:p>
          <w:p w14:paraId="75255741" w14:textId="77777777" w:rsidR="0039439B" w:rsidRPr="005C4EE4" w:rsidRDefault="0039439B" w:rsidP="00865BA2">
            <w:pPr>
              <w:pStyle w:val="af5"/>
              <w:numPr>
                <w:ilvl w:val="0"/>
                <w:numId w:val="14"/>
              </w:numPr>
              <w:spacing w:after="0"/>
              <w:jc w:val="left"/>
              <w:rPr>
                <w:color w:val="000000"/>
                <w:sz w:val="18"/>
                <w:szCs w:val="18"/>
              </w:rPr>
            </w:pPr>
            <w:r w:rsidRPr="005C4EE4">
              <w:rPr>
                <w:color w:val="000000"/>
                <w:sz w:val="18"/>
                <w:szCs w:val="18"/>
              </w:rPr>
              <w:t xml:space="preserve">Редактирование комментария к </w:t>
            </w:r>
            <w:r w:rsidR="001433AE">
              <w:rPr>
                <w:color w:val="000000"/>
                <w:sz w:val="18"/>
                <w:szCs w:val="18"/>
              </w:rPr>
              <w:t>адресу</w:t>
            </w:r>
            <w:r w:rsidRPr="005C4EE4">
              <w:rPr>
                <w:color w:val="000000"/>
                <w:sz w:val="18"/>
                <w:szCs w:val="18"/>
              </w:rPr>
              <w:t xml:space="preserve"> Клиента.</w:t>
            </w:r>
          </w:p>
        </w:tc>
      </w:tr>
      <w:tr w:rsidR="00956C57" w:rsidRPr="0090685F" w14:paraId="17B272A8" w14:textId="77777777" w:rsidTr="00AA2A22">
        <w:trPr>
          <w:trHeight w:val="255"/>
        </w:trPr>
        <w:tc>
          <w:tcPr>
            <w:tcW w:w="2586" w:type="dxa"/>
            <w:noWrap/>
          </w:tcPr>
          <w:p w14:paraId="4339378B" w14:textId="77777777" w:rsidR="0039439B" w:rsidRPr="00AA2A22" w:rsidRDefault="00112E0F" w:rsidP="00112E0F">
            <w:pPr>
              <w:ind w:firstLine="0"/>
              <w:rPr>
                <w:sz w:val="18"/>
                <w:szCs w:val="18"/>
              </w:rPr>
            </w:pPr>
            <w:r w:rsidRPr="00112E0F">
              <w:rPr>
                <w:sz w:val="18"/>
                <w:szCs w:val="18"/>
              </w:rPr>
              <w:t>Клиенты/</w:t>
            </w:r>
            <w:r>
              <w:rPr>
                <w:sz w:val="18"/>
                <w:szCs w:val="18"/>
              </w:rPr>
              <w:t>Адреса</w:t>
            </w:r>
            <w:r w:rsidRPr="00112E0F">
              <w:rPr>
                <w:sz w:val="18"/>
                <w:szCs w:val="18"/>
              </w:rPr>
              <w:t>/Удаление</w:t>
            </w:r>
          </w:p>
        </w:tc>
        <w:tc>
          <w:tcPr>
            <w:tcW w:w="2066" w:type="dxa"/>
            <w:noWrap/>
          </w:tcPr>
          <w:p w14:paraId="05149808" w14:textId="77777777" w:rsidR="0039439B" w:rsidRPr="00AA2A22" w:rsidRDefault="00112E0F" w:rsidP="007B63B6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 w:rsidRPr="00112E0F">
              <w:rPr>
                <w:sz w:val="18"/>
                <w:szCs w:val="18"/>
              </w:rPr>
              <w:t>Клиенты/</w:t>
            </w:r>
            <w:r>
              <w:rPr>
                <w:sz w:val="18"/>
                <w:szCs w:val="18"/>
              </w:rPr>
              <w:t>Адреса</w:t>
            </w:r>
          </w:p>
        </w:tc>
        <w:tc>
          <w:tcPr>
            <w:tcW w:w="4562" w:type="dxa"/>
            <w:noWrap/>
          </w:tcPr>
          <w:p w14:paraId="021917CB" w14:textId="77777777" w:rsidR="0039439B" w:rsidRPr="00AA2A22" w:rsidRDefault="0039439B" w:rsidP="00B84CB8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 w:rsidRPr="00AA2A22">
              <w:rPr>
                <w:color w:val="000000"/>
                <w:sz w:val="18"/>
                <w:szCs w:val="18"/>
              </w:rPr>
              <w:t>Управляет доступом к функци</w:t>
            </w:r>
            <w:r>
              <w:rPr>
                <w:color w:val="000000"/>
                <w:sz w:val="18"/>
                <w:szCs w:val="18"/>
              </w:rPr>
              <w:t>и «Удаление</w:t>
            </w:r>
            <w:r w:rsidRPr="00AA2A22">
              <w:rPr>
                <w:color w:val="000000"/>
                <w:sz w:val="18"/>
                <w:szCs w:val="18"/>
              </w:rPr>
              <w:t xml:space="preserve"> </w:t>
            </w:r>
            <w:r w:rsidR="00B84CB8">
              <w:rPr>
                <w:color w:val="000000"/>
                <w:sz w:val="18"/>
                <w:szCs w:val="18"/>
              </w:rPr>
              <w:t>адреса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 w:rsidR="00B84CB8">
              <w:rPr>
                <w:color w:val="000000"/>
                <w:sz w:val="18"/>
                <w:szCs w:val="18"/>
              </w:rPr>
              <w:t>К</w:t>
            </w:r>
            <w:r>
              <w:rPr>
                <w:color w:val="000000"/>
                <w:sz w:val="18"/>
                <w:szCs w:val="18"/>
              </w:rPr>
              <w:t>лиента».</w:t>
            </w:r>
          </w:p>
        </w:tc>
      </w:tr>
      <w:tr w:rsidR="00956C57" w:rsidRPr="0090685F" w14:paraId="24D30A67" w14:textId="77777777" w:rsidTr="00AA2A22">
        <w:trPr>
          <w:trHeight w:val="255"/>
        </w:trPr>
        <w:tc>
          <w:tcPr>
            <w:tcW w:w="2586" w:type="dxa"/>
            <w:noWrap/>
          </w:tcPr>
          <w:p w14:paraId="33E55B72" w14:textId="7EE40B20" w:rsidR="00D74D76" w:rsidRPr="00D74D76" w:rsidRDefault="00956C57" w:rsidP="00956C57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Клиенты/Классификаторы/Маркировка/</w:t>
            </w:r>
            <w:proofErr w:type="spellStart"/>
            <w:r>
              <w:rPr>
                <w:sz w:val="18"/>
                <w:szCs w:val="18"/>
              </w:rPr>
              <w:t>УстановитьОфис</w:t>
            </w:r>
            <w:proofErr w:type="spellEnd"/>
          </w:p>
        </w:tc>
        <w:tc>
          <w:tcPr>
            <w:tcW w:w="2066" w:type="dxa"/>
            <w:noWrap/>
          </w:tcPr>
          <w:p w14:paraId="00F1E8AE" w14:textId="4973D1D8" w:rsidR="00D74D76" w:rsidRPr="00D112D7" w:rsidRDefault="00956C57" w:rsidP="007B63B6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Клиенты/Классификаторы/Маркировка</w:t>
            </w:r>
          </w:p>
        </w:tc>
        <w:tc>
          <w:tcPr>
            <w:tcW w:w="4562" w:type="dxa"/>
            <w:noWrap/>
          </w:tcPr>
          <w:p w14:paraId="5B77FA88" w14:textId="4DD5CEF3" w:rsidR="00D74D76" w:rsidRPr="00D74D76" w:rsidRDefault="00CC5440" w:rsidP="00CC5440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Управление доступом к функции установки офиса клиента по внешних системах. Основное место использования – закладка «Классификаторы клиента в АБС» ОЭФ Клиенты; диалоговое окно управления классификаторами в АБС.</w:t>
            </w:r>
          </w:p>
        </w:tc>
      </w:tr>
      <w:tr w:rsidR="00956C57" w:rsidRPr="0090685F" w14:paraId="47126F22" w14:textId="77777777" w:rsidTr="00AA2A22">
        <w:trPr>
          <w:trHeight w:val="255"/>
        </w:trPr>
        <w:tc>
          <w:tcPr>
            <w:tcW w:w="2586" w:type="dxa"/>
            <w:noWrap/>
          </w:tcPr>
          <w:p w14:paraId="4F42CBF0" w14:textId="77777777" w:rsidR="00D74D76" w:rsidRPr="00D74D76" w:rsidRDefault="00D74D76" w:rsidP="00D74D76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2066" w:type="dxa"/>
            <w:noWrap/>
          </w:tcPr>
          <w:p w14:paraId="50968AB5" w14:textId="77777777" w:rsidR="00D74D76" w:rsidRPr="00D112D7" w:rsidRDefault="00D74D76" w:rsidP="007B63B6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  <w:tc>
          <w:tcPr>
            <w:tcW w:w="4562" w:type="dxa"/>
            <w:noWrap/>
          </w:tcPr>
          <w:p w14:paraId="3A541766" w14:textId="77777777" w:rsidR="00D74D76" w:rsidRPr="00D74D76" w:rsidRDefault="00D74D76" w:rsidP="00D74D76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</w:tbl>
    <w:p w14:paraId="293E4558" w14:textId="77777777" w:rsidR="00393D85" w:rsidRPr="00393D85" w:rsidRDefault="00393D85" w:rsidP="00393D85">
      <w:pPr>
        <w:ind w:firstLine="0"/>
      </w:pPr>
    </w:p>
    <w:p w14:paraId="54F6FA37" w14:textId="77777777" w:rsidR="0001666C" w:rsidRDefault="0001666C" w:rsidP="0001666C">
      <w:pPr>
        <w:pStyle w:val="1"/>
        <w:spacing w:line="276" w:lineRule="auto"/>
      </w:pPr>
      <w:bookmarkStart w:id="200" w:name="_Toc25317536"/>
      <w:r>
        <w:lastRenderedPageBreak/>
        <w:t>Приложения</w:t>
      </w:r>
      <w:bookmarkEnd w:id="200"/>
    </w:p>
    <w:p w14:paraId="21E9E121" w14:textId="77777777" w:rsidR="0001666C" w:rsidRDefault="0001666C" w:rsidP="0001666C">
      <w:pPr>
        <w:pStyle w:val="2"/>
        <w:spacing w:line="276" w:lineRule="auto"/>
      </w:pPr>
      <w:bookmarkStart w:id="201" w:name="_Toc25317537"/>
      <w:r>
        <w:t>Приложение 1</w:t>
      </w:r>
      <w:bookmarkEnd w:id="201"/>
    </w:p>
    <w:p w14:paraId="246E7DF7" w14:textId="77777777" w:rsidR="00BE1726" w:rsidRPr="00BE1726" w:rsidRDefault="00BE1726" w:rsidP="00BE1726">
      <w:pPr>
        <w:ind w:firstLine="0"/>
      </w:pPr>
      <w:r>
        <w:t>В приложении 1 приведены соответствия видом прямой и обратной связи клиентов в рамках модуля групп клиентов.</w:t>
      </w:r>
    </w:p>
    <w:p w14:paraId="3DE33171" w14:textId="121E30AB" w:rsidR="00BE1726" w:rsidRPr="001B7F12" w:rsidRDefault="00BE1726" w:rsidP="00BE1726">
      <w:pPr>
        <w:pStyle w:val="ae"/>
        <w:rPr>
          <w:sz w:val="18"/>
          <w:szCs w:val="18"/>
        </w:rPr>
      </w:pPr>
      <w:bookmarkStart w:id="202" w:name="_Ref15295232"/>
      <w:r w:rsidRPr="001B7F12">
        <w:rPr>
          <w:sz w:val="18"/>
          <w:szCs w:val="18"/>
        </w:rPr>
        <w:t xml:space="preserve">Таблица </w:t>
      </w:r>
      <w:r w:rsidRPr="001B7F12">
        <w:rPr>
          <w:sz w:val="18"/>
          <w:szCs w:val="18"/>
        </w:rPr>
        <w:fldChar w:fldCharType="begin"/>
      </w:r>
      <w:r w:rsidRPr="001B7F12">
        <w:rPr>
          <w:sz w:val="18"/>
          <w:szCs w:val="18"/>
        </w:rPr>
        <w:instrText xml:space="preserve"> SEQ Таблица \* ARABIC </w:instrText>
      </w:r>
      <w:r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44</w:t>
      </w:r>
      <w:r w:rsidRPr="001B7F12">
        <w:rPr>
          <w:noProof/>
          <w:sz w:val="18"/>
          <w:szCs w:val="18"/>
        </w:rPr>
        <w:fldChar w:fldCharType="end"/>
      </w:r>
      <w:bookmarkEnd w:id="202"/>
      <w:r w:rsidRPr="001B7F12">
        <w:rPr>
          <w:sz w:val="18"/>
          <w:szCs w:val="18"/>
        </w:rPr>
        <w:t xml:space="preserve">. </w:t>
      </w:r>
      <w:r>
        <w:rPr>
          <w:sz w:val="18"/>
          <w:szCs w:val="18"/>
        </w:rPr>
        <w:t>Виды прямой и обратной связей</w:t>
      </w:r>
    </w:p>
    <w:tbl>
      <w:tblPr>
        <w:tblStyle w:val="af4"/>
        <w:tblW w:w="4394" w:type="dxa"/>
        <w:tblInd w:w="2235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268"/>
        <w:gridCol w:w="2126"/>
      </w:tblGrid>
      <w:tr w:rsidR="00BE1726" w:rsidRPr="000557D6" w14:paraId="7B055345" w14:textId="77777777" w:rsidTr="00DB3CAF">
        <w:trPr>
          <w:tblHeader/>
        </w:trPr>
        <w:tc>
          <w:tcPr>
            <w:tcW w:w="2268" w:type="dxa"/>
            <w:shd w:val="clear" w:color="auto" w:fill="D9D9D9" w:themeFill="background1" w:themeFillShade="D9"/>
          </w:tcPr>
          <w:p w14:paraId="4FEC852E" w14:textId="77777777" w:rsidR="00BE1726" w:rsidRPr="002E0FCE" w:rsidRDefault="00BE1726" w:rsidP="00DB3CAF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Вид прямой связи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3FBE1A57" w14:textId="77777777" w:rsidR="00BE1726" w:rsidRPr="002E0FCE" w:rsidRDefault="00BE1726" w:rsidP="00DB3CAF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Вид обратной связи</w:t>
            </w:r>
          </w:p>
        </w:tc>
      </w:tr>
      <w:tr w:rsidR="00BE1726" w14:paraId="4D5CC0D1" w14:textId="77777777" w:rsidTr="00DB3CAF">
        <w:tc>
          <w:tcPr>
            <w:tcW w:w="2268" w:type="dxa"/>
            <w:shd w:val="clear" w:color="auto" w:fill="auto"/>
          </w:tcPr>
          <w:p w14:paraId="16586BD7" w14:textId="77777777" w:rsidR="00BE1726" w:rsidRPr="00C4786E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Родственник</w:t>
            </w:r>
          </w:p>
        </w:tc>
        <w:tc>
          <w:tcPr>
            <w:tcW w:w="2126" w:type="dxa"/>
            <w:shd w:val="clear" w:color="auto" w:fill="auto"/>
          </w:tcPr>
          <w:p w14:paraId="592DCEA0" w14:textId="77777777" w:rsidR="00BE1726" w:rsidRPr="005003E0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Родственник</w:t>
            </w:r>
          </w:p>
        </w:tc>
      </w:tr>
      <w:tr w:rsidR="00BE1726" w14:paraId="5646136B" w14:textId="77777777" w:rsidTr="00DB3CAF">
        <w:tc>
          <w:tcPr>
            <w:tcW w:w="2268" w:type="dxa"/>
            <w:shd w:val="clear" w:color="auto" w:fill="auto"/>
          </w:tcPr>
          <w:p w14:paraId="7A5DF2F4" w14:textId="77777777" w:rsidR="00BE1726" w:rsidRPr="00C4786E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Супруг</w:t>
            </w:r>
          </w:p>
        </w:tc>
        <w:tc>
          <w:tcPr>
            <w:tcW w:w="2126" w:type="dxa"/>
            <w:shd w:val="clear" w:color="auto" w:fill="auto"/>
          </w:tcPr>
          <w:p w14:paraId="013E8377" w14:textId="77777777" w:rsidR="00BE1726" w:rsidRPr="005003E0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Супруга</w:t>
            </w:r>
          </w:p>
        </w:tc>
      </w:tr>
      <w:tr w:rsidR="00BE1726" w14:paraId="5154AD18" w14:textId="77777777" w:rsidTr="00DB3CAF">
        <w:tc>
          <w:tcPr>
            <w:tcW w:w="2268" w:type="dxa"/>
            <w:shd w:val="clear" w:color="auto" w:fill="auto"/>
          </w:tcPr>
          <w:p w14:paraId="5963C9A3" w14:textId="77777777" w:rsidR="00BE1726" w:rsidRPr="00C4786E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Супруг(развод)</w:t>
            </w:r>
          </w:p>
        </w:tc>
        <w:tc>
          <w:tcPr>
            <w:tcW w:w="2126" w:type="dxa"/>
            <w:shd w:val="clear" w:color="auto" w:fill="auto"/>
          </w:tcPr>
          <w:p w14:paraId="643B4861" w14:textId="77777777" w:rsidR="00BE1726" w:rsidRPr="005003E0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Супруга(развод)</w:t>
            </w:r>
          </w:p>
        </w:tc>
      </w:tr>
      <w:tr w:rsidR="00BE1726" w14:paraId="644DCF0B" w14:textId="77777777" w:rsidTr="00DB3CAF">
        <w:tc>
          <w:tcPr>
            <w:tcW w:w="2268" w:type="dxa"/>
            <w:shd w:val="clear" w:color="auto" w:fill="auto"/>
          </w:tcPr>
          <w:p w14:paraId="38815539" w14:textId="77777777" w:rsidR="00BE1726" w:rsidRPr="00C4786E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Мать</w:t>
            </w:r>
          </w:p>
        </w:tc>
        <w:tc>
          <w:tcPr>
            <w:tcW w:w="2126" w:type="dxa"/>
            <w:shd w:val="clear" w:color="auto" w:fill="auto"/>
          </w:tcPr>
          <w:p w14:paraId="54AF4DF0" w14:textId="77777777" w:rsidR="00BE1726" w:rsidRPr="005003E0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Дочь</w:t>
            </w:r>
          </w:p>
        </w:tc>
      </w:tr>
      <w:tr w:rsidR="00BE1726" w14:paraId="4645A352" w14:textId="77777777" w:rsidTr="00DB3CAF">
        <w:tc>
          <w:tcPr>
            <w:tcW w:w="2268" w:type="dxa"/>
            <w:shd w:val="clear" w:color="auto" w:fill="auto"/>
          </w:tcPr>
          <w:p w14:paraId="180CD78E" w14:textId="77777777" w:rsidR="00BE1726" w:rsidRPr="00C4786E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Мать</w:t>
            </w:r>
          </w:p>
        </w:tc>
        <w:tc>
          <w:tcPr>
            <w:tcW w:w="2126" w:type="dxa"/>
            <w:shd w:val="clear" w:color="auto" w:fill="auto"/>
          </w:tcPr>
          <w:p w14:paraId="3FB60E0B" w14:textId="77777777" w:rsidR="00BE1726" w:rsidRPr="005003E0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Сын</w:t>
            </w:r>
          </w:p>
        </w:tc>
      </w:tr>
      <w:tr w:rsidR="00BE1726" w14:paraId="6BA2BD5A" w14:textId="77777777" w:rsidTr="00DB3CAF">
        <w:tc>
          <w:tcPr>
            <w:tcW w:w="2268" w:type="dxa"/>
            <w:shd w:val="clear" w:color="auto" w:fill="auto"/>
          </w:tcPr>
          <w:p w14:paraId="78976D22" w14:textId="77777777" w:rsidR="00BE1726" w:rsidRPr="00C4786E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Отец</w:t>
            </w:r>
          </w:p>
        </w:tc>
        <w:tc>
          <w:tcPr>
            <w:tcW w:w="2126" w:type="dxa"/>
            <w:shd w:val="clear" w:color="auto" w:fill="auto"/>
          </w:tcPr>
          <w:p w14:paraId="6442A437" w14:textId="77777777" w:rsidR="00BE1726" w:rsidRPr="005003E0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Дочь</w:t>
            </w:r>
          </w:p>
        </w:tc>
      </w:tr>
      <w:tr w:rsidR="00BE1726" w14:paraId="006DF627" w14:textId="77777777" w:rsidTr="00DB3CAF">
        <w:tc>
          <w:tcPr>
            <w:tcW w:w="2268" w:type="dxa"/>
            <w:shd w:val="clear" w:color="auto" w:fill="auto"/>
          </w:tcPr>
          <w:p w14:paraId="5D470AB2" w14:textId="77777777" w:rsidR="00BE1726" w:rsidRPr="00C4786E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Отец</w:t>
            </w:r>
          </w:p>
        </w:tc>
        <w:tc>
          <w:tcPr>
            <w:tcW w:w="2126" w:type="dxa"/>
            <w:shd w:val="clear" w:color="auto" w:fill="auto"/>
          </w:tcPr>
          <w:p w14:paraId="0972492D" w14:textId="77777777" w:rsidR="00BE1726" w:rsidRPr="005003E0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Сын</w:t>
            </w:r>
          </w:p>
        </w:tc>
      </w:tr>
      <w:tr w:rsidR="00BE1726" w14:paraId="77621F65" w14:textId="77777777" w:rsidTr="00DB3CAF">
        <w:tc>
          <w:tcPr>
            <w:tcW w:w="2268" w:type="dxa"/>
            <w:shd w:val="clear" w:color="auto" w:fill="auto"/>
          </w:tcPr>
          <w:p w14:paraId="1588EF7E" w14:textId="77777777" w:rsidR="00BE1726" w:rsidRPr="00C4786E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Брат/Сестра</w:t>
            </w:r>
          </w:p>
        </w:tc>
        <w:tc>
          <w:tcPr>
            <w:tcW w:w="2126" w:type="dxa"/>
            <w:shd w:val="clear" w:color="auto" w:fill="auto"/>
          </w:tcPr>
          <w:p w14:paraId="41586687" w14:textId="77777777" w:rsidR="00BE1726" w:rsidRPr="005003E0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Брат/Сестра</w:t>
            </w:r>
          </w:p>
        </w:tc>
      </w:tr>
      <w:tr w:rsidR="00BE1726" w14:paraId="0C6ADD47" w14:textId="77777777" w:rsidTr="00DB3CAF">
        <w:tc>
          <w:tcPr>
            <w:tcW w:w="2268" w:type="dxa"/>
            <w:shd w:val="clear" w:color="auto" w:fill="auto"/>
          </w:tcPr>
          <w:p w14:paraId="0A5B5FD4" w14:textId="77777777" w:rsidR="00BE1726" w:rsidRPr="00C4786E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Дед</w:t>
            </w:r>
          </w:p>
        </w:tc>
        <w:tc>
          <w:tcPr>
            <w:tcW w:w="2126" w:type="dxa"/>
            <w:shd w:val="clear" w:color="auto" w:fill="auto"/>
          </w:tcPr>
          <w:p w14:paraId="6E77FE7C" w14:textId="77777777" w:rsidR="00BE1726" w:rsidRPr="005003E0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Внук(-</w:t>
            </w:r>
            <w:proofErr w:type="spellStart"/>
            <w:r>
              <w:rPr>
                <w:sz w:val="18"/>
                <w:szCs w:val="18"/>
              </w:rPr>
              <w:t>чка</w:t>
            </w:r>
            <w:proofErr w:type="spellEnd"/>
            <w:r>
              <w:rPr>
                <w:sz w:val="18"/>
                <w:szCs w:val="18"/>
              </w:rPr>
              <w:t xml:space="preserve">) </w:t>
            </w:r>
          </w:p>
        </w:tc>
      </w:tr>
      <w:tr w:rsidR="00BE1726" w14:paraId="7AE6CD41" w14:textId="77777777" w:rsidTr="00DB3CAF">
        <w:tc>
          <w:tcPr>
            <w:tcW w:w="2268" w:type="dxa"/>
            <w:shd w:val="clear" w:color="auto" w:fill="auto"/>
          </w:tcPr>
          <w:p w14:paraId="7AB79494" w14:textId="77777777" w:rsidR="00BE1726" w:rsidRPr="00C4786E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Бабушка</w:t>
            </w:r>
          </w:p>
        </w:tc>
        <w:tc>
          <w:tcPr>
            <w:tcW w:w="2126" w:type="dxa"/>
            <w:shd w:val="clear" w:color="auto" w:fill="auto"/>
          </w:tcPr>
          <w:p w14:paraId="6FCBDCE9" w14:textId="77777777" w:rsidR="00BE1726" w:rsidRPr="005003E0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Внук(-</w:t>
            </w:r>
            <w:proofErr w:type="spellStart"/>
            <w:r>
              <w:rPr>
                <w:sz w:val="18"/>
                <w:szCs w:val="18"/>
              </w:rPr>
              <w:t>чка</w:t>
            </w:r>
            <w:proofErr w:type="spellEnd"/>
            <w:r>
              <w:rPr>
                <w:sz w:val="18"/>
                <w:szCs w:val="18"/>
              </w:rPr>
              <w:t xml:space="preserve">) </w:t>
            </w:r>
          </w:p>
        </w:tc>
      </w:tr>
      <w:tr w:rsidR="00BE1726" w14:paraId="1D8525A6" w14:textId="77777777" w:rsidTr="00DB3CAF">
        <w:tc>
          <w:tcPr>
            <w:tcW w:w="2268" w:type="dxa"/>
            <w:shd w:val="clear" w:color="auto" w:fill="auto"/>
          </w:tcPr>
          <w:p w14:paraId="035D2523" w14:textId="77777777" w:rsidR="00BE1726" w:rsidRPr="00C4786E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Тетя</w:t>
            </w:r>
          </w:p>
        </w:tc>
        <w:tc>
          <w:tcPr>
            <w:tcW w:w="2126" w:type="dxa"/>
            <w:shd w:val="clear" w:color="auto" w:fill="auto"/>
          </w:tcPr>
          <w:p w14:paraId="27666032" w14:textId="77777777" w:rsidR="00BE1726" w:rsidRPr="005003E0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Племянник(-</w:t>
            </w:r>
            <w:proofErr w:type="spellStart"/>
            <w:r>
              <w:rPr>
                <w:sz w:val="18"/>
                <w:szCs w:val="18"/>
              </w:rPr>
              <w:t>ца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</w:tr>
      <w:tr w:rsidR="00BE1726" w14:paraId="0A5259F2" w14:textId="77777777" w:rsidTr="00DB3CAF">
        <w:tc>
          <w:tcPr>
            <w:tcW w:w="2268" w:type="dxa"/>
            <w:shd w:val="clear" w:color="auto" w:fill="auto"/>
          </w:tcPr>
          <w:p w14:paraId="18020FB9" w14:textId="77777777" w:rsidR="00BE1726" w:rsidRPr="00C4786E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Дядя</w:t>
            </w:r>
          </w:p>
        </w:tc>
        <w:tc>
          <w:tcPr>
            <w:tcW w:w="2126" w:type="dxa"/>
            <w:shd w:val="clear" w:color="auto" w:fill="auto"/>
          </w:tcPr>
          <w:p w14:paraId="2221EB73" w14:textId="77777777" w:rsidR="00BE1726" w:rsidRPr="005003E0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Племянник(-</w:t>
            </w:r>
            <w:proofErr w:type="spellStart"/>
            <w:r>
              <w:rPr>
                <w:sz w:val="18"/>
                <w:szCs w:val="18"/>
              </w:rPr>
              <w:t>ца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</w:tr>
      <w:tr w:rsidR="00BE1726" w14:paraId="64FF6A80" w14:textId="77777777" w:rsidTr="00DB3CAF">
        <w:tc>
          <w:tcPr>
            <w:tcW w:w="2268" w:type="dxa"/>
            <w:shd w:val="clear" w:color="auto" w:fill="auto"/>
          </w:tcPr>
          <w:p w14:paraId="1451511D" w14:textId="77777777" w:rsidR="00BE1726" w:rsidRPr="00C4786E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Друзья</w:t>
            </w:r>
          </w:p>
        </w:tc>
        <w:tc>
          <w:tcPr>
            <w:tcW w:w="2126" w:type="dxa"/>
            <w:shd w:val="clear" w:color="auto" w:fill="auto"/>
          </w:tcPr>
          <w:p w14:paraId="0EA181DB" w14:textId="77777777" w:rsidR="00BE1726" w:rsidRPr="005003E0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Друзья</w:t>
            </w:r>
          </w:p>
        </w:tc>
      </w:tr>
      <w:tr w:rsidR="00BE1726" w14:paraId="01DB94B1" w14:textId="77777777" w:rsidTr="00DB3CAF">
        <w:tc>
          <w:tcPr>
            <w:tcW w:w="2268" w:type="dxa"/>
            <w:shd w:val="clear" w:color="auto" w:fill="auto"/>
          </w:tcPr>
          <w:p w14:paraId="35A59654" w14:textId="77777777" w:rsidR="00BE1726" w:rsidRPr="00C4786E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Бизнес-партнер</w:t>
            </w:r>
          </w:p>
        </w:tc>
        <w:tc>
          <w:tcPr>
            <w:tcW w:w="2126" w:type="dxa"/>
            <w:shd w:val="clear" w:color="auto" w:fill="auto"/>
          </w:tcPr>
          <w:p w14:paraId="2C84E896" w14:textId="77777777" w:rsidR="00BE1726" w:rsidRPr="005003E0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Бизнес-партнер</w:t>
            </w:r>
          </w:p>
        </w:tc>
      </w:tr>
      <w:tr w:rsidR="00BE1726" w14:paraId="7740D394" w14:textId="77777777" w:rsidTr="00DB3CAF">
        <w:tc>
          <w:tcPr>
            <w:tcW w:w="2268" w:type="dxa"/>
            <w:shd w:val="clear" w:color="auto" w:fill="auto"/>
          </w:tcPr>
          <w:p w14:paraId="5FE407BE" w14:textId="77777777" w:rsidR="00BE1726" w:rsidRPr="00C4786E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Представитель</w:t>
            </w:r>
          </w:p>
        </w:tc>
        <w:tc>
          <w:tcPr>
            <w:tcW w:w="2126" w:type="dxa"/>
            <w:shd w:val="clear" w:color="auto" w:fill="auto"/>
          </w:tcPr>
          <w:p w14:paraId="4A09DBC4" w14:textId="77777777" w:rsidR="00BE1726" w:rsidRPr="005003E0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Нет</w:t>
            </w:r>
          </w:p>
        </w:tc>
      </w:tr>
    </w:tbl>
    <w:p w14:paraId="0D01CBC1" w14:textId="77777777" w:rsidR="00BE1726" w:rsidRPr="00BE1726" w:rsidRDefault="00BE1726" w:rsidP="00BE1726"/>
    <w:p w14:paraId="18F26FAD" w14:textId="77777777" w:rsidR="0001666C" w:rsidRPr="0001666C" w:rsidRDefault="0001666C" w:rsidP="0001666C"/>
    <w:p w14:paraId="27B2FB0B" w14:textId="77777777" w:rsidR="0086643F" w:rsidRDefault="0086643F" w:rsidP="0086643F">
      <w:pPr>
        <w:pStyle w:val="1"/>
        <w:spacing w:line="276" w:lineRule="auto"/>
      </w:pPr>
      <w:bookmarkStart w:id="203" w:name="_Toc25317538"/>
      <w:r>
        <w:lastRenderedPageBreak/>
        <w:t>Справочники</w:t>
      </w:r>
      <w:bookmarkEnd w:id="203"/>
    </w:p>
    <w:p w14:paraId="18559B82" w14:textId="77777777" w:rsidR="007F1812" w:rsidRDefault="005073CD" w:rsidP="007F1812">
      <w:pPr>
        <w:pStyle w:val="2"/>
      </w:pPr>
      <w:bookmarkStart w:id="204" w:name="_Toc25317539"/>
      <w:proofErr w:type="spellStart"/>
      <w:r>
        <w:rPr>
          <w:lang w:val="en-US"/>
        </w:rPr>
        <w:t>FBContactType</w:t>
      </w:r>
      <w:bookmarkEnd w:id="204"/>
      <w:proofErr w:type="spellEnd"/>
    </w:p>
    <w:p w14:paraId="273B7AC8" w14:textId="77777777" w:rsidR="00C91CC6" w:rsidRPr="00800C23" w:rsidRDefault="006E17E4" w:rsidP="00C91CC6">
      <w:pPr>
        <w:ind w:firstLine="0"/>
      </w:pPr>
      <w:r>
        <w:t>В с</w:t>
      </w:r>
      <w:r w:rsidR="00C91CC6">
        <w:t>правочник</w:t>
      </w:r>
      <w:r>
        <w:t>е</w:t>
      </w:r>
      <w:r w:rsidR="00C91CC6">
        <w:t xml:space="preserve"> содержит</w:t>
      </w:r>
      <w:r>
        <w:t>ся</w:t>
      </w:r>
      <w:r w:rsidR="00C91CC6">
        <w:t xml:space="preserve"> список типов контакт</w:t>
      </w:r>
      <w:r w:rsidR="007C2C8F">
        <w:t>ов</w:t>
      </w:r>
      <w:r w:rsidR="00C91CC6">
        <w:t xml:space="preserve"> клиента.</w:t>
      </w:r>
    </w:p>
    <w:tbl>
      <w:tblPr>
        <w:tblStyle w:val="af4"/>
        <w:tblW w:w="8884" w:type="dxa"/>
        <w:tblInd w:w="108" w:type="dxa"/>
        <w:tblLook w:val="04A0" w:firstRow="1" w:lastRow="0" w:firstColumn="1" w:lastColumn="0" w:noHBand="0" w:noVBand="1"/>
      </w:tblPr>
      <w:tblGrid>
        <w:gridCol w:w="3119"/>
        <w:gridCol w:w="1684"/>
        <w:gridCol w:w="4081"/>
      </w:tblGrid>
      <w:tr w:rsidR="00C91CC6" w:rsidRPr="005716B9" w14:paraId="05788B44" w14:textId="77777777" w:rsidTr="00862D1A">
        <w:trPr>
          <w:tblHeader/>
        </w:trPr>
        <w:tc>
          <w:tcPr>
            <w:tcW w:w="3119" w:type="dxa"/>
            <w:shd w:val="clear" w:color="auto" w:fill="D9D9D9" w:themeFill="background1" w:themeFillShade="D9"/>
          </w:tcPr>
          <w:p w14:paraId="2FE2191C" w14:textId="77777777" w:rsidR="00C91CC6" w:rsidRPr="0045233C" w:rsidRDefault="00103717" w:rsidP="00103717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</w:rPr>
            </w:pPr>
            <w:r w:rsidRPr="0045233C">
              <w:rPr>
                <w:b/>
                <w:sz w:val="18"/>
                <w:szCs w:val="18"/>
              </w:rPr>
              <w:t>Текст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14:paraId="0FEA0178" w14:textId="77777777" w:rsidR="00C91CC6" w:rsidRPr="0045233C" w:rsidRDefault="00103717" w:rsidP="00862D1A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</w:rPr>
            </w:pPr>
            <w:r w:rsidRPr="0045233C">
              <w:rPr>
                <w:b/>
                <w:sz w:val="18"/>
                <w:szCs w:val="18"/>
              </w:rPr>
              <w:t>Код</w:t>
            </w:r>
          </w:p>
        </w:tc>
        <w:tc>
          <w:tcPr>
            <w:tcW w:w="4081" w:type="dxa"/>
            <w:shd w:val="clear" w:color="auto" w:fill="D9D9D9" w:themeFill="background1" w:themeFillShade="D9"/>
          </w:tcPr>
          <w:p w14:paraId="1F471836" w14:textId="77777777" w:rsidR="00C91CC6" w:rsidRPr="0045233C" w:rsidRDefault="00C91CC6" w:rsidP="00862D1A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  <w:lang w:val="en-US"/>
              </w:rPr>
            </w:pPr>
            <w:r w:rsidRPr="0045233C">
              <w:rPr>
                <w:b/>
                <w:sz w:val="18"/>
                <w:szCs w:val="18"/>
              </w:rPr>
              <w:t>Описание</w:t>
            </w:r>
          </w:p>
        </w:tc>
      </w:tr>
      <w:tr w:rsidR="002530AF" w:rsidRPr="0090685F" w14:paraId="15F77042" w14:textId="77777777" w:rsidTr="00103717">
        <w:trPr>
          <w:trHeight w:val="255"/>
        </w:trPr>
        <w:tc>
          <w:tcPr>
            <w:tcW w:w="3119" w:type="dxa"/>
            <w:noWrap/>
          </w:tcPr>
          <w:p w14:paraId="7C83534A" w14:textId="77777777" w:rsidR="002530AF" w:rsidRPr="001F7B56" w:rsidRDefault="00133DE6" w:rsidP="002530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</w:t>
            </w:r>
            <w:r w:rsidR="002530AF" w:rsidRPr="001F7B56">
              <w:rPr>
                <w:sz w:val="18"/>
                <w:szCs w:val="18"/>
              </w:rPr>
              <w:t>обильный (для официальной коммуникации ГПБ)</w:t>
            </w:r>
          </w:p>
        </w:tc>
        <w:tc>
          <w:tcPr>
            <w:tcW w:w="1684" w:type="dxa"/>
            <w:noWrap/>
          </w:tcPr>
          <w:p w14:paraId="551F48CD" w14:textId="77777777" w:rsidR="002530AF" w:rsidRPr="001F7B56" w:rsidRDefault="005C3540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color w:val="000000"/>
                <w:sz w:val="18"/>
                <w:szCs w:val="18"/>
                <w:lang w:val="en-US"/>
              </w:rPr>
              <w:t>MobileOfficial</w:t>
            </w:r>
            <w:proofErr w:type="spellEnd"/>
          </w:p>
        </w:tc>
        <w:tc>
          <w:tcPr>
            <w:tcW w:w="4081" w:type="dxa"/>
            <w:noWrap/>
          </w:tcPr>
          <w:p w14:paraId="2C38B152" w14:textId="77777777" w:rsidR="002530AF" w:rsidRPr="001F7B56" w:rsidRDefault="002530AF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2530AF" w:rsidRPr="0090685F" w14:paraId="7923D44B" w14:textId="77777777" w:rsidTr="00103717">
        <w:trPr>
          <w:trHeight w:val="255"/>
        </w:trPr>
        <w:tc>
          <w:tcPr>
            <w:tcW w:w="3119" w:type="dxa"/>
            <w:noWrap/>
          </w:tcPr>
          <w:p w14:paraId="509A42CE" w14:textId="77777777" w:rsidR="002530AF" w:rsidRPr="001F7B56" w:rsidRDefault="00133DE6" w:rsidP="00133DE6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</w:t>
            </w:r>
            <w:r w:rsidR="002530AF" w:rsidRPr="001F7B56">
              <w:rPr>
                <w:sz w:val="18"/>
                <w:szCs w:val="18"/>
              </w:rPr>
              <w:t xml:space="preserve">обильный </w:t>
            </w:r>
            <w:proofErr w:type="spellStart"/>
            <w:r w:rsidR="002530AF" w:rsidRPr="001F7B56">
              <w:rPr>
                <w:sz w:val="18"/>
                <w:szCs w:val="18"/>
              </w:rPr>
              <w:t>Private</w:t>
            </w:r>
            <w:proofErr w:type="spellEnd"/>
            <w:r w:rsidR="002530AF" w:rsidRPr="001F7B56">
              <w:rPr>
                <w:sz w:val="18"/>
                <w:szCs w:val="18"/>
              </w:rPr>
              <w:t xml:space="preserve"> (для общения с КМ)</w:t>
            </w:r>
          </w:p>
        </w:tc>
        <w:tc>
          <w:tcPr>
            <w:tcW w:w="1684" w:type="dxa"/>
            <w:noWrap/>
          </w:tcPr>
          <w:p w14:paraId="4901C6D5" w14:textId="77777777" w:rsidR="002530AF" w:rsidRPr="001F7B56" w:rsidRDefault="005C3540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color w:val="000000"/>
                <w:sz w:val="18"/>
                <w:szCs w:val="18"/>
                <w:lang w:val="en-US"/>
              </w:rPr>
              <w:t>MobilePrivate</w:t>
            </w:r>
            <w:proofErr w:type="spellEnd"/>
          </w:p>
        </w:tc>
        <w:tc>
          <w:tcPr>
            <w:tcW w:w="4081" w:type="dxa"/>
            <w:noWrap/>
          </w:tcPr>
          <w:p w14:paraId="6435A5BB" w14:textId="77777777" w:rsidR="002530AF" w:rsidRPr="001F7B56" w:rsidRDefault="002530AF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2530AF" w:rsidRPr="0090685F" w14:paraId="21223E74" w14:textId="77777777" w:rsidTr="00103717">
        <w:trPr>
          <w:trHeight w:val="255"/>
        </w:trPr>
        <w:tc>
          <w:tcPr>
            <w:tcW w:w="3119" w:type="dxa"/>
            <w:noWrap/>
          </w:tcPr>
          <w:p w14:paraId="6E942785" w14:textId="77777777" w:rsidR="002530AF" w:rsidRPr="001F7B56" w:rsidRDefault="00133DE6" w:rsidP="002530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</w:t>
            </w:r>
            <w:r w:rsidR="002530AF" w:rsidRPr="001F7B56">
              <w:rPr>
                <w:sz w:val="18"/>
                <w:szCs w:val="18"/>
              </w:rPr>
              <w:t>омашний</w:t>
            </w:r>
          </w:p>
        </w:tc>
        <w:tc>
          <w:tcPr>
            <w:tcW w:w="1684" w:type="dxa"/>
            <w:noWrap/>
          </w:tcPr>
          <w:p w14:paraId="44BD1745" w14:textId="77777777" w:rsidR="002530AF" w:rsidRPr="001F7B56" w:rsidRDefault="005C3540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Home</w:t>
            </w:r>
          </w:p>
        </w:tc>
        <w:tc>
          <w:tcPr>
            <w:tcW w:w="4081" w:type="dxa"/>
            <w:noWrap/>
          </w:tcPr>
          <w:p w14:paraId="253298F2" w14:textId="77777777" w:rsidR="002530AF" w:rsidRPr="001F7B56" w:rsidRDefault="002530AF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85554D" w:rsidRPr="0090685F" w14:paraId="21175495" w14:textId="77777777" w:rsidTr="00103717">
        <w:trPr>
          <w:trHeight w:val="255"/>
        </w:trPr>
        <w:tc>
          <w:tcPr>
            <w:tcW w:w="3119" w:type="dxa"/>
            <w:noWrap/>
          </w:tcPr>
          <w:p w14:paraId="39C2A702" w14:textId="77777777" w:rsidR="0085554D" w:rsidRPr="001F7B56" w:rsidRDefault="00133DE6" w:rsidP="002530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</w:t>
            </w:r>
            <w:r w:rsidR="0085554D" w:rsidRPr="001F7B56">
              <w:rPr>
                <w:sz w:val="18"/>
                <w:szCs w:val="18"/>
              </w:rPr>
              <w:t>абочий</w:t>
            </w:r>
          </w:p>
        </w:tc>
        <w:tc>
          <w:tcPr>
            <w:tcW w:w="1684" w:type="dxa"/>
            <w:noWrap/>
          </w:tcPr>
          <w:p w14:paraId="7B8DBA69" w14:textId="77777777" w:rsidR="0085554D" w:rsidRPr="001F7B56" w:rsidRDefault="005C3540" w:rsidP="005C3540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Work</w:t>
            </w:r>
          </w:p>
        </w:tc>
        <w:tc>
          <w:tcPr>
            <w:tcW w:w="4081" w:type="dxa"/>
            <w:noWrap/>
          </w:tcPr>
          <w:p w14:paraId="07354150" w14:textId="77777777" w:rsidR="0085554D" w:rsidRPr="001F7B56" w:rsidRDefault="0085554D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2530AF" w:rsidRPr="0090685F" w14:paraId="59DC370C" w14:textId="77777777" w:rsidTr="00103717">
        <w:trPr>
          <w:trHeight w:val="255"/>
        </w:trPr>
        <w:tc>
          <w:tcPr>
            <w:tcW w:w="3119" w:type="dxa"/>
            <w:noWrap/>
          </w:tcPr>
          <w:p w14:paraId="1714ACA7" w14:textId="77777777" w:rsidR="002530AF" w:rsidRPr="001F7B56" w:rsidRDefault="00133DE6" w:rsidP="002530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Приемная</w:t>
            </w:r>
          </w:p>
        </w:tc>
        <w:tc>
          <w:tcPr>
            <w:tcW w:w="1684" w:type="dxa"/>
            <w:noWrap/>
          </w:tcPr>
          <w:p w14:paraId="0F3031F3" w14:textId="77777777" w:rsidR="002530AF" w:rsidRPr="001F7B56" w:rsidRDefault="005C3540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R</w:t>
            </w:r>
            <w:r w:rsidRPr="005C3540">
              <w:rPr>
                <w:color w:val="000000"/>
                <w:sz w:val="18"/>
                <w:szCs w:val="18"/>
                <w:lang w:val="en-US"/>
              </w:rPr>
              <w:t>eception</w:t>
            </w:r>
          </w:p>
        </w:tc>
        <w:tc>
          <w:tcPr>
            <w:tcW w:w="4081" w:type="dxa"/>
            <w:noWrap/>
          </w:tcPr>
          <w:p w14:paraId="46F9025B" w14:textId="77777777" w:rsidR="002530AF" w:rsidRPr="001F7B56" w:rsidRDefault="002530AF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2530AF" w:rsidRPr="0090685F" w14:paraId="04383915" w14:textId="77777777" w:rsidTr="00103717">
        <w:trPr>
          <w:trHeight w:val="255"/>
        </w:trPr>
        <w:tc>
          <w:tcPr>
            <w:tcW w:w="3119" w:type="dxa"/>
            <w:noWrap/>
          </w:tcPr>
          <w:p w14:paraId="7038A6F7" w14:textId="77777777" w:rsidR="002530AF" w:rsidRPr="001F7B56" w:rsidRDefault="002530AF" w:rsidP="002530AF">
            <w:pPr>
              <w:ind w:firstLine="0"/>
              <w:rPr>
                <w:sz w:val="18"/>
                <w:szCs w:val="18"/>
              </w:rPr>
            </w:pPr>
            <w:r w:rsidRPr="001F7B56">
              <w:rPr>
                <w:sz w:val="18"/>
                <w:szCs w:val="18"/>
              </w:rPr>
              <w:t>E-</w:t>
            </w:r>
            <w:proofErr w:type="spellStart"/>
            <w:r w:rsidRPr="001F7B56">
              <w:rPr>
                <w:sz w:val="18"/>
                <w:szCs w:val="18"/>
              </w:rPr>
              <w:t>mail</w:t>
            </w:r>
            <w:proofErr w:type="spellEnd"/>
            <w:r w:rsidRPr="001F7B56">
              <w:rPr>
                <w:sz w:val="18"/>
                <w:szCs w:val="18"/>
              </w:rPr>
              <w:t xml:space="preserve"> личный</w:t>
            </w:r>
          </w:p>
        </w:tc>
        <w:tc>
          <w:tcPr>
            <w:tcW w:w="1684" w:type="dxa"/>
            <w:noWrap/>
          </w:tcPr>
          <w:p w14:paraId="486A493E" w14:textId="77777777" w:rsidR="002530AF" w:rsidRPr="001F7B56" w:rsidRDefault="005C3540" w:rsidP="005C3540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color w:val="000000"/>
                <w:sz w:val="18"/>
                <w:szCs w:val="18"/>
                <w:lang w:val="en-US"/>
              </w:rPr>
              <w:t>EmailPrivate</w:t>
            </w:r>
            <w:proofErr w:type="spellEnd"/>
          </w:p>
        </w:tc>
        <w:tc>
          <w:tcPr>
            <w:tcW w:w="4081" w:type="dxa"/>
            <w:noWrap/>
          </w:tcPr>
          <w:p w14:paraId="30889E93" w14:textId="77777777" w:rsidR="002530AF" w:rsidRPr="001F7B56" w:rsidRDefault="002530AF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2530AF" w:rsidRPr="0090685F" w14:paraId="28F16994" w14:textId="77777777" w:rsidTr="00103717">
        <w:trPr>
          <w:trHeight w:val="255"/>
        </w:trPr>
        <w:tc>
          <w:tcPr>
            <w:tcW w:w="3119" w:type="dxa"/>
            <w:noWrap/>
          </w:tcPr>
          <w:p w14:paraId="7BF29FA2" w14:textId="77777777" w:rsidR="002530AF" w:rsidRPr="001F7B56" w:rsidRDefault="002530AF" w:rsidP="002530AF">
            <w:pPr>
              <w:ind w:firstLine="0"/>
              <w:rPr>
                <w:sz w:val="18"/>
                <w:szCs w:val="18"/>
              </w:rPr>
            </w:pPr>
            <w:r w:rsidRPr="001F7B56">
              <w:rPr>
                <w:sz w:val="18"/>
                <w:szCs w:val="18"/>
              </w:rPr>
              <w:t>E-</w:t>
            </w:r>
            <w:proofErr w:type="spellStart"/>
            <w:r w:rsidRPr="001F7B56">
              <w:rPr>
                <w:sz w:val="18"/>
                <w:szCs w:val="18"/>
              </w:rPr>
              <w:t>mail</w:t>
            </w:r>
            <w:proofErr w:type="spellEnd"/>
            <w:r w:rsidRPr="001F7B56">
              <w:rPr>
                <w:sz w:val="18"/>
                <w:szCs w:val="18"/>
              </w:rPr>
              <w:t xml:space="preserve"> рабочий</w:t>
            </w:r>
          </w:p>
        </w:tc>
        <w:tc>
          <w:tcPr>
            <w:tcW w:w="1684" w:type="dxa"/>
            <w:noWrap/>
          </w:tcPr>
          <w:p w14:paraId="25E31538" w14:textId="77777777" w:rsidR="002530AF" w:rsidRPr="001F7B56" w:rsidRDefault="005C3540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color w:val="000000"/>
                <w:sz w:val="18"/>
                <w:szCs w:val="18"/>
                <w:lang w:val="en-US"/>
              </w:rPr>
              <w:t>EmailWork</w:t>
            </w:r>
            <w:proofErr w:type="spellEnd"/>
          </w:p>
        </w:tc>
        <w:tc>
          <w:tcPr>
            <w:tcW w:w="4081" w:type="dxa"/>
            <w:noWrap/>
          </w:tcPr>
          <w:p w14:paraId="13B1D97E" w14:textId="77777777" w:rsidR="002530AF" w:rsidRPr="001F7B56" w:rsidRDefault="002530AF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2530AF" w:rsidRPr="0090685F" w14:paraId="5B843AA0" w14:textId="77777777" w:rsidTr="00103717">
        <w:trPr>
          <w:trHeight w:val="255"/>
        </w:trPr>
        <w:tc>
          <w:tcPr>
            <w:tcW w:w="3119" w:type="dxa"/>
            <w:noWrap/>
          </w:tcPr>
          <w:p w14:paraId="506C0C16" w14:textId="77777777" w:rsidR="002530AF" w:rsidRPr="001F7B56" w:rsidRDefault="002530AF" w:rsidP="002530AF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1684" w:type="dxa"/>
            <w:noWrap/>
          </w:tcPr>
          <w:p w14:paraId="5C18801B" w14:textId="77777777" w:rsidR="002530AF" w:rsidRPr="001F7B56" w:rsidRDefault="002530AF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081" w:type="dxa"/>
            <w:noWrap/>
          </w:tcPr>
          <w:p w14:paraId="32F77D07" w14:textId="77777777" w:rsidR="002530AF" w:rsidRPr="001F7B56" w:rsidRDefault="002530AF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</w:tbl>
    <w:p w14:paraId="7AC9F818" w14:textId="77777777" w:rsidR="00FB43F7" w:rsidRDefault="005073CD" w:rsidP="00FB43F7">
      <w:pPr>
        <w:pStyle w:val="2"/>
      </w:pPr>
      <w:bookmarkStart w:id="205" w:name="_Toc25317540"/>
      <w:proofErr w:type="spellStart"/>
      <w:r>
        <w:rPr>
          <w:lang w:val="en-US"/>
        </w:rPr>
        <w:t>FBAddressType</w:t>
      </w:r>
      <w:bookmarkEnd w:id="205"/>
      <w:proofErr w:type="spellEnd"/>
    </w:p>
    <w:p w14:paraId="313FA71B" w14:textId="77777777" w:rsidR="00FB43F7" w:rsidRPr="00800C23" w:rsidRDefault="00FB43F7" w:rsidP="00FB43F7">
      <w:pPr>
        <w:ind w:firstLine="0"/>
      </w:pPr>
      <w:r>
        <w:t>В справочнике содержится список типов адресов клиента.</w:t>
      </w:r>
    </w:p>
    <w:tbl>
      <w:tblPr>
        <w:tblStyle w:val="af4"/>
        <w:tblW w:w="8884" w:type="dxa"/>
        <w:tblInd w:w="108" w:type="dxa"/>
        <w:tblLook w:val="04A0" w:firstRow="1" w:lastRow="0" w:firstColumn="1" w:lastColumn="0" w:noHBand="0" w:noVBand="1"/>
      </w:tblPr>
      <w:tblGrid>
        <w:gridCol w:w="3119"/>
        <w:gridCol w:w="1684"/>
        <w:gridCol w:w="4081"/>
      </w:tblGrid>
      <w:tr w:rsidR="00FB43F7" w:rsidRPr="005716B9" w14:paraId="44BA3DC6" w14:textId="77777777" w:rsidTr="00862D1A">
        <w:trPr>
          <w:tblHeader/>
        </w:trPr>
        <w:tc>
          <w:tcPr>
            <w:tcW w:w="3119" w:type="dxa"/>
            <w:shd w:val="clear" w:color="auto" w:fill="D9D9D9" w:themeFill="background1" w:themeFillShade="D9"/>
          </w:tcPr>
          <w:p w14:paraId="71FA9058" w14:textId="77777777" w:rsidR="00FB43F7" w:rsidRPr="0045233C" w:rsidRDefault="00FB43F7" w:rsidP="00862D1A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</w:rPr>
            </w:pPr>
            <w:r w:rsidRPr="0045233C">
              <w:rPr>
                <w:b/>
                <w:sz w:val="18"/>
                <w:szCs w:val="18"/>
              </w:rPr>
              <w:t>Текст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14:paraId="3480827F" w14:textId="77777777" w:rsidR="00FB43F7" w:rsidRPr="0045233C" w:rsidRDefault="00FB43F7" w:rsidP="00862D1A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</w:rPr>
            </w:pPr>
            <w:r w:rsidRPr="0045233C">
              <w:rPr>
                <w:b/>
                <w:sz w:val="18"/>
                <w:szCs w:val="18"/>
              </w:rPr>
              <w:t>Код</w:t>
            </w:r>
          </w:p>
        </w:tc>
        <w:tc>
          <w:tcPr>
            <w:tcW w:w="4081" w:type="dxa"/>
            <w:shd w:val="clear" w:color="auto" w:fill="D9D9D9" w:themeFill="background1" w:themeFillShade="D9"/>
          </w:tcPr>
          <w:p w14:paraId="411B05CC" w14:textId="77777777" w:rsidR="00FB43F7" w:rsidRPr="0045233C" w:rsidRDefault="00FB43F7" w:rsidP="00862D1A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  <w:lang w:val="en-US"/>
              </w:rPr>
            </w:pPr>
            <w:r w:rsidRPr="0045233C">
              <w:rPr>
                <w:b/>
                <w:sz w:val="18"/>
                <w:szCs w:val="18"/>
              </w:rPr>
              <w:t>Описание</w:t>
            </w:r>
          </w:p>
        </w:tc>
      </w:tr>
      <w:tr w:rsidR="00FB43F7" w:rsidRPr="0090685F" w14:paraId="53AF1725" w14:textId="77777777" w:rsidTr="00862D1A">
        <w:trPr>
          <w:trHeight w:val="255"/>
        </w:trPr>
        <w:tc>
          <w:tcPr>
            <w:tcW w:w="3119" w:type="dxa"/>
            <w:noWrap/>
          </w:tcPr>
          <w:p w14:paraId="37E0A687" w14:textId="77777777" w:rsidR="00FB43F7" w:rsidRPr="001F7B56" w:rsidRDefault="00E4639E" w:rsidP="00A354F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Регистрация</w:t>
            </w:r>
          </w:p>
        </w:tc>
        <w:tc>
          <w:tcPr>
            <w:tcW w:w="1684" w:type="dxa"/>
            <w:noWrap/>
          </w:tcPr>
          <w:p w14:paraId="40615B77" w14:textId="77777777" w:rsidR="00FB43F7" w:rsidRPr="001F7B56" w:rsidRDefault="008A63E5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R</w:t>
            </w:r>
            <w:r w:rsidRPr="008A63E5">
              <w:rPr>
                <w:color w:val="000000"/>
                <w:sz w:val="18"/>
                <w:szCs w:val="18"/>
                <w:lang w:val="en-US"/>
              </w:rPr>
              <w:t>esidency</w:t>
            </w:r>
          </w:p>
        </w:tc>
        <w:tc>
          <w:tcPr>
            <w:tcW w:w="4081" w:type="dxa"/>
            <w:noWrap/>
          </w:tcPr>
          <w:p w14:paraId="71FEB693" w14:textId="77777777" w:rsidR="00FB43F7" w:rsidRPr="001F7B56" w:rsidRDefault="00FB43F7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FB43F7" w:rsidRPr="0090685F" w14:paraId="7AAF612B" w14:textId="77777777" w:rsidTr="00862D1A">
        <w:trPr>
          <w:trHeight w:val="255"/>
        </w:trPr>
        <w:tc>
          <w:tcPr>
            <w:tcW w:w="3119" w:type="dxa"/>
            <w:noWrap/>
          </w:tcPr>
          <w:p w14:paraId="7F17B616" w14:textId="77777777" w:rsidR="00FB43F7" w:rsidRPr="001F7B56" w:rsidRDefault="00A354F4" w:rsidP="00862D1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</w:t>
            </w:r>
            <w:r w:rsidR="00FB43F7">
              <w:rPr>
                <w:sz w:val="18"/>
                <w:szCs w:val="18"/>
              </w:rPr>
              <w:t>абочий</w:t>
            </w:r>
          </w:p>
        </w:tc>
        <w:tc>
          <w:tcPr>
            <w:tcW w:w="1684" w:type="dxa"/>
            <w:noWrap/>
          </w:tcPr>
          <w:p w14:paraId="4BB16D6B" w14:textId="77777777" w:rsidR="00FB43F7" w:rsidRPr="001F7B56" w:rsidRDefault="00454AA4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Work</w:t>
            </w:r>
          </w:p>
        </w:tc>
        <w:tc>
          <w:tcPr>
            <w:tcW w:w="4081" w:type="dxa"/>
            <w:noWrap/>
          </w:tcPr>
          <w:p w14:paraId="70BF6C6C" w14:textId="77777777" w:rsidR="00FB43F7" w:rsidRPr="001F7B56" w:rsidRDefault="00FB43F7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FB43F7" w:rsidRPr="0090685F" w14:paraId="6C90DDE1" w14:textId="77777777" w:rsidTr="00862D1A">
        <w:trPr>
          <w:trHeight w:val="255"/>
        </w:trPr>
        <w:tc>
          <w:tcPr>
            <w:tcW w:w="3119" w:type="dxa"/>
            <w:noWrap/>
          </w:tcPr>
          <w:p w14:paraId="352FAB3A" w14:textId="77777777" w:rsidR="00FB43F7" w:rsidRPr="001F7B56" w:rsidRDefault="00A354F4" w:rsidP="00862D1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</w:t>
            </w:r>
            <w:r w:rsidR="00FB43F7">
              <w:rPr>
                <w:sz w:val="18"/>
                <w:szCs w:val="18"/>
              </w:rPr>
              <w:t>омашний</w:t>
            </w:r>
          </w:p>
        </w:tc>
        <w:tc>
          <w:tcPr>
            <w:tcW w:w="1684" w:type="dxa"/>
            <w:noWrap/>
          </w:tcPr>
          <w:p w14:paraId="00C8AC9C" w14:textId="77777777" w:rsidR="00FB43F7" w:rsidRPr="00454AA4" w:rsidRDefault="00454AA4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Home</w:t>
            </w:r>
          </w:p>
        </w:tc>
        <w:tc>
          <w:tcPr>
            <w:tcW w:w="4081" w:type="dxa"/>
            <w:noWrap/>
          </w:tcPr>
          <w:p w14:paraId="2D929CA9" w14:textId="77777777" w:rsidR="00FB43F7" w:rsidRPr="001F7B56" w:rsidRDefault="00FB43F7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A67C9F" w:rsidRPr="0090685F" w14:paraId="7BD641C7" w14:textId="77777777" w:rsidTr="00862D1A">
        <w:trPr>
          <w:trHeight w:val="255"/>
        </w:trPr>
        <w:tc>
          <w:tcPr>
            <w:tcW w:w="3119" w:type="dxa"/>
            <w:noWrap/>
          </w:tcPr>
          <w:p w14:paraId="0C9CE7F5" w14:textId="77777777" w:rsidR="00A67C9F" w:rsidRDefault="00A67C9F" w:rsidP="00862D1A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1684" w:type="dxa"/>
            <w:noWrap/>
          </w:tcPr>
          <w:p w14:paraId="7A7B4A63" w14:textId="77777777" w:rsidR="00A67C9F" w:rsidRPr="001F7B56" w:rsidRDefault="00A67C9F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081" w:type="dxa"/>
            <w:noWrap/>
          </w:tcPr>
          <w:p w14:paraId="66E1B47E" w14:textId="77777777" w:rsidR="00A67C9F" w:rsidRPr="001F7B56" w:rsidRDefault="00A67C9F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</w:tbl>
    <w:p w14:paraId="77D2A5F1" w14:textId="77777777" w:rsidR="00A82F3A" w:rsidRDefault="00A82F3A" w:rsidP="00A82F3A">
      <w:pPr>
        <w:pStyle w:val="2"/>
      </w:pPr>
      <w:bookmarkStart w:id="206" w:name="_Toc25317541"/>
      <w:proofErr w:type="spellStart"/>
      <w:r>
        <w:rPr>
          <w:lang w:val="en-US"/>
        </w:rPr>
        <w:t>FBClientGroupRelationship</w:t>
      </w:r>
      <w:r w:rsidR="00A112E2">
        <w:rPr>
          <w:lang w:val="en-US"/>
        </w:rPr>
        <w:t>Kind</w:t>
      </w:r>
      <w:bookmarkEnd w:id="206"/>
      <w:proofErr w:type="spellEnd"/>
    </w:p>
    <w:p w14:paraId="6734FCD8" w14:textId="77777777" w:rsidR="00A82F3A" w:rsidRPr="00800C23" w:rsidRDefault="00A82F3A" w:rsidP="00A82F3A">
      <w:pPr>
        <w:ind w:firstLine="0"/>
      </w:pPr>
      <w:r>
        <w:t>В справочнике содержится список</w:t>
      </w:r>
      <w:r w:rsidRPr="00D112D7">
        <w:t xml:space="preserve"> </w:t>
      </w:r>
      <w:r>
        <w:t>видов связей Клиента с другими Клиентами Банка.</w:t>
      </w:r>
    </w:p>
    <w:tbl>
      <w:tblPr>
        <w:tblStyle w:val="af4"/>
        <w:tblW w:w="8884" w:type="dxa"/>
        <w:tblInd w:w="108" w:type="dxa"/>
        <w:tblLook w:val="04A0" w:firstRow="1" w:lastRow="0" w:firstColumn="1" w:lastColumn="0" w:noHBand="0" w:noVBand="1"/>
      </w:tblPr>
      <w:tblGrid>
        <w:gridCol w:w="3119"/>
        <w:gridCol w:w="1684"/>
        <w:gridCol w:w="4081"/>
      </w:tblGrid>
      <w:tr w:rsidR="00A82F3A" w:rsidRPr="005716B9" w14:paraId="5C11AFD0" w14:textId="77777777" w:rsidTr="004A2DD4">
        <w:trPr>
          <w:tblHeader/>
        </w:trPr>
        <w:tc>
          <w:tcPr>
            <w:tcW w:w="3119" w:type="dxa"/>
            <w:shd w:val="clear" w:color="auto" w:fill="D9D9D9" w:themeFill="background1" w:themeFillShade="D9"/>
          </w:tcPr>
          <w:p w14:paraId="76D4D2B1" w14:textId="77777777" w:rsidR="00A82F3A" w:rsidRPr="0045233C" w:rsidRDefault="00A82F3A" w:rsidP="004A2DD4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</w:rPr>
            </w:pPr>
            <w:r w:rsidRPr="0045233C">
              <w:rPr>
                <w:b/>
                <w:sz w:val="18"/>
                <w:szCs w:val="18"/>
              </w:rPr>
              <w:t>Текст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14:paraId="5DA3C38A" w14:textId="77777777" w:rsidR="00A82F3A" w:rsidRPr="0045233C" w:rsidRDefault="00A82F3A" w:rsidP="004A2DD4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</w:rPr>
            </w:pPr>
            <w:r w:rsidRPr="0045233C">
              <w:rPr>
                <w:b/>
                <w:sz w:val="18"/>
                <w:szCs w:val="18"/>
              </w:rPr>
              <w:t>Код</w:t>
            </w:r>
          </w:p>
        </w:tc>
        <w:tc>
          <w:tcPr>
            <w:tcW w:w="4081" w:type="dxa"/>
            <w:shd w:val="clear" w:color="auto" w:fill="D9D9D9" w:themeFill="background1" w:themeFillShade="D9"/>
          </w:tcPr>
          <w:p w14:paraId="6E916D0E" w14:textId="77777777" w:rsidR="00A82F3A" w:rsidRPr="0045233C" w:rsidRDefault="00A82F3A" w:rsidP="004A2DD4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  <w:lang w:val="en-US"/>
              </w:rPr>
            </w:pPr>
            <w:r w:rsidRPr="0045233C">
              <w:rPr>
                <w:b/>
                <w:sz w:val="18"/>
                <w:szCs w:val="18"/>
              </w:rPr>
              <w:t>Описание</w:t>
            </w:r>
          </w:p>
        </w:tc>
      </w:tr>
      <w:tr w:rsidR="00CB0699" w:rsidRPr="0090685F" w14:paraId="739F806A" w14:textId="77777777" w:rsidTr="004A2DD4">
        <w:trPr>
          <w:trHeight w:val="255"/>
        </w:trPr>
        <w:tc>
          <w:tcPr>
            <w:tcW w:w="3119" w:type="dxa"/>
            <w:noWrap/>
          </w:tcPr>
          <w:p w14:paraId="2D92B6F9" w14:textId="77777777" w:rsidR="00CB0699" w:rsidRPr="00E1149A" w:rsidRDefault="00CB0699" w:rsidP="00E1149A">
            <w:pPr>
              <w:ind w:firstLine="0"/>
              <w:rPr>
                <w:sz w:val="18"/>
                <w:szCs w:val="18"/>
              </w:rPr>
            </w:pPr>
            <w:r w:rsidRPr="00E1149A">
              <w:rPr>
                <w:sz w:val="18"/>
                <w:szCs w:val="18"/>
              </w:rPr>
              <w:t>Родственник</w:t>
            </w:r>
          </w:p>
        </w:tc>
        <w:tc>
          <w:tcPr>
            <w:tcW w:w="1684" w:type="dxa"/>
            <w:noWrap/>
          </w:tcPr>
          <w:p w14:paraId="70824452" w14:textId="77777777" w:rsidR="00CB0699" w:rsidRPr="00CB0699" w:rsidRDefault="00CB0699" w:rsidP="00CB0699">
            <w:pPr>
              <w:ind w:firstLine="0"/>
              <w:rPr>
                <w:sz w:val="18"/>
                <w:szCs w:val="18"/>
              </w:rPr>
            </w:pPr>
            <w:proofErr w:type="spellStart"/>
            <w:r w:rsidRPr="00CB0699">
              <w:rPr>
                <w:sz w:val="18"/>
                <w:szCs w:val="18"/>
              </w:rPr>
              <w:t>Relative</w:t>
            </w:r>
            <w:proofErr w:type="spellEnd"/>
          </w:p>
        </w:tc>
        <w:tc>
          <w:tcPr>
            <w:tcW w:w="4081" w:type="dxa"/>
            <w:noWrap/>
          </w:tcPr>
          <w:p w14:paraId="50840423" w14:textId="77777777" w:rsidR="00CB0699" w:rsidRPr="001F7B56" w:rsidRDefault="00CB0699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CB0699" w:rsidRPr="0090685F" w14:paraId="2E1AE6DA" w14:textId="77777777" w:rsidTr="004A2DD4">
        <w:trPr>
          <w:trHeight w:val="255"/>
        </w:trPr>
        <w:tc>
          <w:tcPr>
            <w:tcW w:w="3119" w:type="dxa"/>
            <w:noWrap/>
          </w:tcPr>
          <w:p w14:paraId="490E4A35" w14:textId="77777777" w:rsidR="00CB0699" w:rsidRPr="00E1149A" w:rsidRDefault="00CB0699" w:rsidP="00E1149A">
            <w:pPr>
              <w:ind w:firstLine="0"/>
              <w:rPr>
                <w:sz w:val="18"/>
                <w:szCs w:val="18"/>
              </w:rPr>
            </w:pPr>
            <w:r w:rsidRPr="00E1149A">
              <w:rPr>
                <w:sz w:val="18"/>
                <w:szCs w:val="18"/>
              </w:rPr>
              <w:t>Супруг</w:t>
            </w:r>
          </w:p>
        </w:tc>
        <w:tc>
          <w:tcPr>
            <w:tcW w:w="1684" w:type="dxa"/>
            <w:noWrap/>
          </w:tcPr>
          <w:p w14:paraId="4441BC14" w14:textId="77777777" w:rsidR="00CB0699" w:rsidRPr="00CB0699" w:rsidRDefault="00CB0699" w:rsidP="00CB0699">
            <w:pPr>
              <w:ind w:firstLine="0"/>
              <w:rPr>
                <w:sz w:val="18"/>
                <w:szCs w:val="18"/>
              </w:rPr>
            </w:pPr>
            <w:proofErr w:type="spellStart"/>
            <w:r w:rsidRPr="00CB0699">
              <w:rPr>
                <w:sz w:val="18"/>
                <w:szCs w:val="18"/>
              </w:rPr>
              <w:t>Spouse</w:t>
            </w:r>
            <w:proofErr w:type="spellEnd"/>
          </w:p>
        </w:tc>
        <w:tc>
          <w:tcPr>
            <w:tcW w:w="4081" w:type="dxa"/>
            <w:noWrap/>
          </w:tcPr>
          <w:p w14:paraId="28D92987" w14:textId="77777777" w:rsidR="00CB0699" w:rsidRPr="001F7B56" w:rsidRDefault="00CB0699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CB0699" w:rsidRPr="0090685F" w14:paraId="688E8E7B" w14:textId="77777777" w:rsidTr="004A2DD4">
        <w:trPr>
          <w:trHeight w:val="255"/>
        </w:trPr>
        <w:tc>
          <w:tcPr>
            <w:tcW w:w="3119" w:type="dxa"/>
            <w:noWrap/>
          </w:tcPr>
          <w:p w14:paraId="5917059F" w14:textId="77777777" w:rsidR="00CB0699" w:rsidRPr="00E1149A" w:rsidRDefault="00CB0699" w:rsidP="00E1149A">
            <w:pPr>
              <w:ind w:firstLine="0"/>
              <w:rPr>
                <w:sz w:val="18"/>
                <w:szCs w:val="18"/>
              </w:rPr>
            </w:pPr>
            <w:r w:rsidRPr="00E1149A">
              <w:rPr>
                <w:sz w:val="18"/>
                <w:szCs w:val="18"/>
              </w:rPr>
              <w:t>Супруга</w:t>
            </w:r>
          </w:p>
        </w:tc>
        <w:tc>
          <w:tcPr>
            <w:tcW w:w="1684" w:type="dxa"/>
            <w:noWrap/>
          </w:tcPr>
          <w:p w14:paraId="633F8917" w14:textId="77777777" w:rsidR="00CB0699" w:rsidRPr="00CB0699" w:rsidRDefault="00CB0699" w:rsidP="00CB0699">
            <w:pPr>
              <w:ind w:firstLine="0"/>
              <w:rPr>
                <w:sz w:val="18"/>
                <w:szCs w:val="18"/>
              </w:rPr>
            </w:pPr>
            <w:proofErr w:type="spellStart"/>
            <w:r w:rsidRPr="00CB0699">
              <w:rPr>
                <w:sz w:val="18"/>
                <w:szCs w:val="18"/>
              </w:rPr>
              <w:t>Wife</w:t>
            </w:r>
            <w:proofErr w:type="spellEnd"/>
          </w:p>
        </w:tc>
        <w:tc>
          <w:tcPr>
            <w:tcW w:w="4081" w:type="dxa"/>
            <w:noWrap/>
          </w:tcPr>
          <w:p w14:paraId="177B1984" w14:textId="77777777" w:rsidR="00CB0699" w:rsidRPr="001F7B56" w:rsidRDefault="00CB0699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CB0699" w:rsidRPr="0090685F" w14:paraId="413E9AE9" w14:textId="77777777" w:rsidTr="004A2DD4">
        <w:trPr>
          <w:trHeight w:val="255"/>
        </w:trPr>
        <w:tc>
          <w:tcPr>
            <w:tcW w:w="3119" w:type="dxa"/>
            <w:noWrap/>
          </w:tcPr>
          <w:p w14:paraId="3FFCE0FF" w14:textId="77777777" w:rsidR="00CB0699" w:rsidRPr="00E1149A" w:rsidRDefault="00CB0699" w:rsidP="00E1149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Супруг(развод)</w:t>
            </w:r>
          </w:p>
        </w:tc>
        <w:tc>
          <w:tcPr>
            <w:tcW w:w="1684" w:type="dxa"/>
            <w:noWrap/>
          </w:tcPr>
          <w:p w14:paraId="63506815" w14:textId="77777777" w:rsidR="00CB0699" w:rsidRPr="00CB0699" w:rsidRDefault="00CB0699" w:rsidP="00CB0699">
            <w:pPr>
              <w:ind w:firstLine="0"/>
              <w:rPr>
                <w:sz w:val="18"/>
                <w:szCs w:val="18"/>
              </w:rPr>
            </w:pPr>
            <w:proofErr w:type="spellStart"/>
            <w:r w:rsidRPr="00CB0699">
              <w:rPr>
                <w:sz w:val="18"/>
                <w:szCs w:val="18"/>
              </w:rPr>
              <w:t>Spouse</w:t>
            </w:r>
            <w:proofErr w:type="spellEnd"/>
            <w:r w:rsidRPr="00CB0699">
              <w:rPr>
                <w:sz w:val="18"/>
                <w:szCs w:val="18"/>
              </w:rPr>
              <w:t>(</w:t>
            </w:r>
            <w:proofErr w:type="spellStart"/>
            <w:r w:rsidRPr="00CB0699">
              <w:rPr>
                <w:sz w:val="18"/>
                <w:szCs w:val="18"/>
              </w:rPr>
              <w:t>divorce</w:t>
            </w:r>
            <w:proofErr w:type="spellEnd"/>
            <w:r w:rsidRPr="00CB0699">
              <w:rPr>
                <w:sz w:val="18"/>
                <w:szCs w:val="18"/>
              </w:rPr>
              <w:t xml:space="preserve">) </w:t>
            </w:r>
          </w:p>
        </w:tc>
        <w:tc>
          <w:tcPr>
            <w:tcW w:w="4081" w:type="dxa"/>
            <w:noWrap/>
          </w:tcPr>
          <w:p w14:paraId="1EB5D87B" w14:textId="77777777" w:rsidR="00CB0699" w:rsidRPr="001F7B56" w:rsidRDefault="00CB0699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CB0699" w:rsidRPr="0090685F" w14:paraId="085F12DD" w14:textId="77777777" w:rsidTr="004A2DD4">
        <w:trPr>
          <w:trHeight w:val="255"/>
        </w:trPr>
        <w:tc>
          <w:tcPr>
            <w:tcW w:w="3119" w:type="dxa"/>
            <w:noWrap/>
          </w:tcPr>
          <w:p w14:paraId="19C9A747" w14:textId="77777777" w:rsidR="00CB0699" w:rsidRPr="00E1149A" w:rsidRDefault="00CB0699" w:rsidP="00E1149A">
            <w:pPr>
              <w:ind w:firstLine="0"/>
              <w:rPr>
                <w:sz w:val="18"/>
                <w:szCs w:val="18"/>
              </w:rPr>
            </w:pPr>
            <w:r w:rsidRPr="00E1149A">
              <w:rPr>
                <w:sz w:val="18"/>
                <w:szCs w:val="18"/>
              </w:rPr>
              <w:t>Супруга(развод)</w:t>
            </w:r>
          </w:p>
        </w:tc>
        <w:tc>
          <w:tcPr>
            <w:tcW w:w="1684" w:type="dxa"/>
            <w:noWrap/>
          </w:tcPr>
          <w:p w14:paraId="6822FEF8" w14:textId="77777777" w:rsidR="00CB0699" w:rsidRPr="00CB0699" w:rsidRDefault="00CB0699" w:rsidP="00CB0699">
            <w:pPr>
              <w:ind w:firstLine="0"/>
              <w:rPr>
                <w:sz w:val="18"/>
                <w:szCs w:val="18"/>
              </w:rPr>
            </w:pPr>
            <w:proofErr w:type="spellStart"/>
            <w:r w:rsidRPr="00CB0699">
              <w:rPr>
                <w:sz w:val="18"/>
                <w:szCs w:val="18"/>
              </w:rPr>
              <w:t>Spouse</w:t>
            </w:r>
            <w:proofErr w:type="spellEnd"/>
            <w:r w:rsidRPr="00CB0699">
              <w:rPr>
                <w:sz w:val="18"/>
                <w:szCs w:val="18"/>
              </w:rPr>
              <w:t>(</w:t>
            </w:r>
            <w:proofErr w:type="spellStart"/>
            <w:r w:rsidRPr="00CB0699">
              <w:rPr>
                <w:sz w:val="18"/>
                <w:szCs w:val="18"/>
              </w:rPr>
              <w:t>divorce</w:t>
            </w:r>
            <w:proofErr w:type="spellEnd"/>
            <w:r w:rsidRPr="00CB0699">
              <w:rPr>
                <w:sz w:val="18"/>
                <w:szCs w:val="18"/>
              </w:rPr>
              <w:t>)</w:t>
            </w:r>
          </w:p>
        </w:tc>
        <w:tc>
          <w:tcPr>
            <w:tcW w:w="4081" w:type="dxa"/>
            <w:noWrap/>
          </w:tcPr>
          <w:p w14:paraId="219C686E" w14:textId="77777777" w:rsidR="00CB0699" w:rsidRPr="001F7B56" w:rsidRDefault="00CB0699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CB0699" w:rsidRPr="0090685F" w14:paraId="4B5E4A56" w14:textId="77777777" w:rsidTr="004A2DD4">
        <w:trPr>
          <w:trHeight w:val="255"/>
        </w:trPr>
        <w:tc>
          <w:tcPr>
            <w:tcW w:w="3119" w:type="dxa"/>
            <w:noWrap/>
          </w:tcPr>
          <w:p w14:paraId="42636607" w14:textId="77777777" w:rsidR="00CB0699" w:rsidRPr="00E1149A" w:rsidRDefault="00CB0699" w:rsidP="00E1149A">
            <w:pPr>
              <w:ind w:firstLine="0"/>
              <w:rPr>
                <w:sz w:val="18"/>
                <w:szCs w:val="18"/>
              </w:rPr>
            </w:pPr>
            <w:r w:rsidRPr="00E1149A">
              <w:rPr>
                <w:sz w:val="18"/>
                <w:szCs w:val="18"/>
              </w:rPr>
              <w:t>Мать</w:t>
            </w:r>
          </w:p>
        </w:tc>
        <w:tc>
          <w:tcPr>
            <w:tcW w:w="1684" w:type="dxa"/>
            <w:noWrap/>
          </w:tcPr>
          <w:p w14:paraId="7A4DE7CA" w14:textId="77777777" w:rsidR="00CB0699" w:rsidRPr="00CB0699" w:rsidRDefault="00CB0699" w:rsidP="00CB0699">
            <w:pPr>
              <w:ind w:firstLine="0"/>
              <w:rPr>
                <w:sz w:val="18"/>
                <w:szCs w:val="18"/>
              </w:rPr>
            </w:pPr>
            <w:proofErr w:type="spellStart"/>
            <w:r w:rsidRPr="00CB0699">
              <w:rPr>
                <w:sz w:val="18"/>
                <w:szCs w:val="18"/>
              </w:rPr>
              <w:t>Mother</w:t>
            </w:r>
            <w:proofErr w:type="spellEnd"/>
          </w:p>
        </w:tc>
        <w:tc>
          <w:tcPr>
            <w:tcW w:w="4081" w:type="dxa"/>
            <w:noWrap/>
          </w:tcPr>
          <w:p w14:paraId="19C23B01" w14:textId="77777777" w:rsidR="00CB0699" w:rsidRPr="001F7B56" w:rsidRDefault="00CB0699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CB0699" w:rsidRPr="0090685F" w14:paraId="4A8FFA7A" w14:textId="77777777" w:rsidTr="004A2DD4">
        <w:trPr>
          <w:trHeight w:val="255"/>
        </w:trPr>
        <w:tc>
          <w:tcPr>
            <w:tcW w:w="3119" w:type="dxa"/>
            <w:noWrap/>
          </w:tcPr>
          <w:p w14:paraId="7B56AF30" w14:textId="77777777" w:rsidR="00CB0699" w:rsidRPr="00E1149A" w:rsidRDefault="00CB0699" w:rsidP="00E1149A">
            <w:pPr>
              <w:ind w:firstLine="0"/>
              <w:rPr>
                <w:sz w:val="18"/>
                <w:szCs w:val="18"/>
              </w:rPr>
            </w:pPr>
            <w:r w:rsidRPr="00E1149A">
              <w:rPr>
                <w:sz w:val="18"/>
                <w:szCs w:val="18"/>
              </w:rPr>
              <w:t>Отец</w:t>
            </w:r>
          </w:p>
        </w:tc>
        <w:tc>
          <w:tcPr>
            <w:tcW w:w="1684" w:type="dxa"/>
            <w:noWrap/>
          </w:tcPr>
          <w:p w14:paraId="478BBE7F" w14:textId="77777777" w:rsidR="00CB0699" w:rsidRPr="00CB0699" w:rsidRDefault="00CB0699" w:rsidP="00CB0699">
            <w:pPr>
              <w:ind w:firstLine="0"/>
              <w:rPr>
                <w:sz w:val="18"/>
                <w:szCs w:val="18"/>
              </w:rPr>
            </w:pPr>
            <w:proofErr w:type="spellStart"/>
            <w:r w:rsidRPr="00CB0699">
              <w:rPr>
                <w:sz w:val="18"/>
                <w:szCs w:val="18"/>
              </w:rPr>
              <w:t>Father</w:t>
            </w:r>
            <w:proofErr w:type="spellEnd"/>
          </w:p>
        </w:tc>
        <w:tc>
          <w:tcPr>
            <w:tcW w:w="4081" w:type="dxa"/>
            <w:noWrap/>
          </w:tcPr>
          <w:p w14:paraId="5717E3EE" w14:textId="77777777" w:rsidR="00CB0699" w:rsidRPr="001F7B56" w:rsidRDefault="00CB0699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CB0699" w:rsidRPr="0090685F" w14:paraId="6D333293" w14:textId="77777777" w:rsidTr="004A2DD4">
        <w:trPr>
          <w:trHeight w:val="255"/>
        </w:trPr>
        <w:tc>
          <w:tcPr>
            <w:tcW w:w="3119" w:type="dxa"/>
            <w:noWrap/>
          </w:tcPr>
          <w:p w14:paraId="1088EC12" w14:textId="77777777" w:rsidR="00CB0699" w:rsidRPr="00E1149A" w:rsidRDefault="00CB0699" w:rsidP="00E1149A">
            <w:pPr>
              <w:ind w:firstLine="0"/>
              <w:rPr>
                <w:sz w:val="18"/>
                <w:szCs w:val="18"/>
              </w:rPr>
            </w:pPr>
            <w:r w:rsidRPr="00E1149A">
              <w:rPr>
                <w:sz w:val="18"/>
                <w:szCs w:val="18"/>
              </w:rPr>
              <w:t>Дочь</w:t>
            </w:r>
          </w:p>
        </w:tc>
        <w:tc>
          <w:tcPr>
            <w:tcW w:w="1684" w:type="dxa"/>
            <w:noWrap/>
          </w:tcPr>
          <w:p w14:paraId="6FD52888" w14:textId="77777777" w:rsidR="00CB0699" w:rsidRPr="00CB0699" w:rsidRDefault="00CB0699" w:rsidP="00CB0699">
            <w:pPr>
              <w:ind w:firstLine="0"/>
              <w:rPr>
                <w:sz w:val="18"/>
                <w:szCs w:val="18"/>
              </w:rPr>
            </w:pPr>
            <w:proofErr w:type="spellStart"/>
            <w:r w:rsidRPr="00CB0699">
              <w:rPr>
                <w:sz w:val="18"/>
                <w:szCs w:val="18"/>
              </w:rPr>
              <w:t>Daughter</w:t>
            </w:r>
            <w:proofErr w:type="spellEnd"/>
          </w:p>
        </w:tc>
        <w:tc>
          <w:tcPr>
            <w:tcW w:w="4081" w:type="dxa"/>
            <w:noWrap/>
          </w:tcPr>
          <w:p w14:paraId="5F80D9DF" w14:textId="77777777" w:rsidR="00CB0699" w:rsidRPr="001F7B56" w:rsidRDefault="00CB0699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CB0699" w:rsidRPr="0090685F" w14:paraId="7A08BF97" w14:textId="77777777" w:rsidTr="004A2DD4">
        <w:trPr>
          <w:trHeight w:val="255"/>
        </w:trPr>
        <w:tc>
          <w:tcPr>
            <w:tcW w:w="3119" w:type="dxa"/>
            <w:noWrap/>
          </w:tcPr>
          <w:p w14:paraId="60282730" w14:textId="77777777" w:rsidR="00CB0699" w:rsidRPr="00E1149A" w:rsidRDefault="00CB0699" w:rsidP="00E1149A">
            <w:pPr>
              <w:ind w:firstLine="0"/>
              <w:rPr>
                <w:sz w:val="18"/>
                <w:szCs w:val="18"/>
              </w:rPr>
            </w:pPr>
            <w:r w:rsidRPr="00E1149A">
              <w:rPr>
                <w:sz w:val="18"/>
                <w:szCs w:val="18"/>
              </w:rPr>
              <w:t>Сын</w:t>
            </w:r>
          </w:p>
        </w:tc>
        <w:tc>
          <w:tcPr>
            <w:tcW w:w="1684" w:type="dxa"/>
            <w:noWrap/>
          </w:tcPr>
          <w:p w14:paraId="7F744AF4" w14:textId="77777777" w:rsidR="00CB0699" w:rsidRPr="00CB0699" w:rsidRDefault="00CB0699" w:rsidP="00CB0699">
            <w:pPr>
              <w:ind w:firstLine="0"/>
              <w:rPr>
                <w:sz w:val="18"/>
                <w:szCs w:val="18"/>
              </w:rPr>
            </w:pPr>
            <w:proofErr w:type="spellStart"/>
            <w:r w:rsidRPr="00CB0699">
              <w:rPr>
                <w:sz w:val="18"/>
                <w:szCs w:val="18"/>
              </w:rPr>
              <w:t>Son</w:t>
            </w:r>
            <w:proofErr w:type="spellEnd"/>
          </w:p>
        </w:tc>
        <w:tc>
          <w:tcPr>
            <w:tcW w:w="4081" w:type="dxa"/>
            <w:noWrap/>
          </w:tcPr>
          <w:p w14:paraId="2B6C6FC6" w14:textId="77777777" w:rsidR="00CB0699" w:rsidRPr="001F7B56" w:rsidRDefault="00CB0699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CB0699" w:rsidRPr="0090685F" w14:paraId="6D56B254" w14:textId="77777777" w:rsidTr="004A2DD4">
        <w:trPr>
          <w:trHeight w:val="255"/>
        </w:trPr>
        <w:tc>
          <w:tcPr>
            <w:tcW w:w="3119" w:type="dxa"/>
            <w:noWrap/>
          </w:tcPr>
          <w:p w14:paraId="3CAAFAB1" w14:textId="77777777" w:rsidR="00CB0699" w:rsidRPr="00E1149A" w:rsidRDefault="00CB0699" w:rsidP="00E1149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Брат/Сестра</w:t>
            </w:r>
          </w:p>
        </w:tc>
        <w:tc>
          <w:tcPr>
            <w:tcW w:w="1684" w:type="dxa"/>
            <w:noWrap/>
          </w:tcPr>
          <w:p w14:paraId="06603571" w14:textId="77777777" w:rsidR="00CB0699" w:rsidRPr="00CB0699" w:rsidRDefault="008A0A7C" w:rsidP="003C63A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B</w:t>
            </w:r>
            <w:proofErr w:type="spellStart"/>
            <w:r w:rsidR="00CB0699" w:rsidRPr="00CB0699">
              <w:rPr>
                <w:sz w:val="18"/>
                <w:szCs w:val="18"/>
              </w:rPr>
              <w:t>rothersister</w:t>
            </w:r>
            <w:proofErr w:type="spellEnd"/>
            <w:r w:rsidR="00CB0699" w:rsidRPr="00CB0699">
              <w:rPr>
                <w:sz w:val="18"/>
                <w:szCs w:val="18"/>
              </w:rPr>
              <w:t xml:space="preserve">  </w:t>
            </w:r>
          </w:p>
        </w:tc>
        <w:tc>
          <w:tcPr>
            <w:tcW w:w="4081" w:type="dxa"/>
            <w:noWrap/>
          </w:tcPr>
          <w:p w14:paraId="33EEDB10" w14:textId="77777777" w:rsidR="00CB0699" w:rsidRPr="001F7B56" w:rsidRDefault="00CB0699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CB0699" w:rsidRPr="0090685F" w14:paraId="583A348E" w14:textId="77777777" w:rsidTr="004A2DD4">
        <w:trPr>
          <w:trHeight w:val="255"/>
        </w:trPr>
        <w:tc>
          <w:tcPr>
            <w:tcW w:w="3119" w:type="dxa"/>
            <w:noWrap/>
          </w:tcPr>
          <w:p w14:paraId="32041F3A" w14:textId="77777777" w:rsidR="00CB0699" w:rsidRPr="00E1149A" w:rsidRDefault="00CB0699" w:rsidP="00E1149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Дед</w:t>
            </w:r>
          </w:p>
        </w:tc>
        <w:tc>
          <w:tcPr>
            <w:tcW w:w="1684" w:type="dxa"/>
            <w:noWrap/>
          </w:tcPr>
          <w:p w14:paraId="632EBE53" w14:textId="77777777" w:rsidR="00CB0699" w:rsidRPr="00CB0699" w:rsidRDefault="00CB0699" w:rsidP="00CB0699">
            <w:pPr>
              <w:ind w:firstLine="0"/>
              <w:rPr>
                <w:sz w:val="18"/>
                <w:szCs w:val="18"/>
              </w:rPr>
            </w:pPr>
            <w:proofErr w:type="spellStart"/>
            <w:r w:rsidRPr="00CB0699">
              <w:rPr>
                <w:sz w:val="18"/>
                <w:szCs w:val="18"/>
              </w:rPr>
              <w:t>Grandfather</w:t>
            </w:r>
            <w:proofErr w:type="spellEnd"/>
            <w:r w:rsidRPr="00CB0699">
              <w:rPr>
                <w:sz w:val="18"/>
                <w:szCs w:val="18"/>
              </w:rPr>
              <w:t xml:space="preserve"> </w:t>
            </w:r>
          </w:p>
        </w:tc>
        <w:tc>
          <w:tcPr>
            <w:tcW w:w="4081" w:type="dxa"/>
            <w:noWrap/>
          </w:tcPr>
          <w:p w14:paraId="13485038" w14:textId="77777777" w:rsidR="00CB0699" w:rsidRPr="001F7B56" w:rsidRDefault="00CB0699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CB0699" w:rsidRPr="0090685F" w14:paraId="07E353E0" w14:textId="77777777" w:rsidTr="004A2DD4">
        <w:trPr>
          <w:trHeight w:val="255"/>
        </w:trPr>
        <w:tc>
          <w:tcPr>
            <w:tcW w:w="3119" w:type="dxa"/>
            <w:noWrap/>
          </w:tcPr>
          <w:p w14:paraId="4BFF1EFA" w14:textId="77777777" w:rsidR="00CB0699" w:rsidRPr="00E1149A" w:rsidRDefault="00CB0699" w:rsidP="00E1149A">
            <w:pPr>
              <w:ind w:firstLine="0"/>
              <w:rPr>
                <w:sz w:val="18"/>
                <w:szCs w:val="18"/>
              </w:rPr>
            </w:pPr>
            <w:r w:rsidRPr="00E1149A">
              <w:rPr>
                <w:sz w:val="18"/>
                <w:szCs w:val="18"/>
              </w:rPr>
              <w:t>Бабушка</w:t>
            </w:r>
          </w:p>
        </w:tc>
        <w:tc>
          <w:tcPr>
            <w:tcW w:w="1684" w:type="dxa"/>
            <w:noWrap/>
          </w:tcPr>
          <w:p w14:paraId="15542C2C" w14:textId="77777777" w:rsidR="00CB0699" w:rsidRPr="00CB0699" w:rsidRDefault="00CB0699" w:rsidP="00CB0699">
            <w:pPr>
              <w:ind w:firstLine="0"/>
              <w:rPr>
                <w:sz w:val="18"/>
                <w:szCs w:val="18"/>
              </w:rPr>
            </w:pPr>
            <w:proofErr w:type="spellStart"/>
            <w:r w:rsidRPr="00CB0699">
              <w:rPr>
                <w:sz w:val="18"/>
                <w:szCs w:val="18"/>
              </w:rPr>
              <w:t>Grandmother</w:t>
            </w:r>
            <w:proofErr w:type="spellEnd"/>
          </w:p>
        </w:tc>
        <w:tc>
          <w:tcPr>
            <w:tcW w:w="4081" w:type="dxa"/>
            <w:noWrap/>
          </w:tcPr>
          <w:p w14:paraId="592F552C" w14:textId="77777777" w:rsidR="00CB0699" w:rsidRPr="001F7B56" w:rsidRDefault="00CB0699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CB0699" w:rsidRPr="0090685F" w14:paraId="6FE9991F" w14:textId="77777777" w:rsidTr="004A2DD4">
        <w:trPr>
          <w:trHeight w:val="255"/>
        </w:trPr>
        <w:tc>
          <w:tcPr>
            <w:tcW w:w="3119" w:type="dxa"/>
            <w:noWrap/>
          </w:tcPr>
          <w:p w14:paraId="37157884" w14:textId="77777777" w:rsidR="00CB0699" w:rsidRPr="00E1149A" w:rsidRDefault="00CB0699" w:rsidP="00E1149A">
            <w:pPr>
              <w:ind w:firstLine="0"/>
              <w:rPr>
                <w:sz w:val="18"/>
                <w:szCs w:val="18"/>
              </w:rPr>
            </w:pPr>
            <w:r w:rsidRPr="00E1149A">
              <w:rPr>
                <w:sz w:val="18"/>
                <w:szCs w:val="18"/>
              </w:rPr>
              <w:t>Внук(-</w:t>
            </w:r>
            <w:proofErr w:type="spellStart"/>
            <w:r w:rsidRPr="00E1149A">
              <w:rPr>
                <w:sz w:val="18"/>
                <w:szCs w:val="18"/>
              </w:rPr>
              <w:t>чка</w:t>
            </w:r>
            <w:proofErr w:type="spellEnd"/>
            <w:r w:rsidRPr="00E1149A">
              <w:rPr>
                <w:sz w:val="18"/>
                <w:szCs w:val="18"/>
              </w:rPr>
              <w:t>)</w:t>
            </w:r>
          </w:p>
        </w:tc>
        <w:tc>
          <w:tcPr>
            <w:tcW w:w="1684" w:type="dxa"/>
            <w:noWrap/>
          </w:tcPr>
          <w:p w14:paraId="4DBD2603" w14:textId="77777777" w:rsidR="00CB0699" w:rsidRPr="00CB0699" w:rsidRDefault="003C63AB" w:rsidP="00CB0699">
            <w:pPr>
              <w:ind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Grandson</w:t>
            </w:r>
            <w:proofErr w:type="spellEnd"/>
          </w:p>
        </w:tc>
        <w:tc>
          <w:tcPr>
            <w:tcW w:w="4081" w:type="dxa"/>
            <w:noWrap/>
          </w:tcPr>
          <w:p w14:paraId="6C68148F" w14:textId="77777777" w:rsidR="00CB0699" w:rsidRPr="001F7B56" w:rsidRDefault="00CB0699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CB0699" w:rsidRPr="0090685F" w14:paraId="50E90E42" w14:textId="77777777" w:rsidTr="004A2DD4">
        <w:trPr>
          <w:trHeight w:val="255"/>
        </w:trPr>
        <w:tc>
          <w:tcPr>
            <w:tcW w:w="3119" w:type="dxa"/>
            <w:noWrap/>
          </w:tcPr>
          <w:p w14:paraId="6FA43F1B" w14:textId="77777777" w:rsidR="00CB0699" w:rsidRPr="00E1149A" w:rsidRDefault="00CB0699" w:rsidP="00E1149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Дядя</w:t>
            </w:r>
          </w:p>
        </w:tc>
        <w:tc>
          <w:tcPr>
            <w:tcW w:w="1684" w:type="dxa"/>
            <w:noWrap/>
          </w:tcPr>
          <w:p w14:paraId="0B15F0F6" w14:textId="77777777" w:rsidR="00CB0699" w:rsidRPr="00CB0699" w:rsidRDefault="00CB0699" w:rsidP="00CB0699">
            <w:pPr>
              <w:ind w:firstLine="0"/>
              <w:rPr>
                <w:sz w:val="18"/>
                <w:szCs w:val="18"/>
              </w:rPr>
            </w:pPr>
            <w:proofErr w:type="spellStart"/>
            <w:r w:rsidRPr="00CB0699">
              <w:rPr>
                <w:sz w:val="18"/>
                <w:szCs w:val="18"/>
              </w:rPr>
              <w:t>Uncle</w:t>
            </w:r>
            <w:proofErr w:type="spellEnd"/>
            <w:r w:rsidRPr="00CB0699">
              <w:rPr>
                <w:sz w:val="18"/>
                <w:szCs w:val="18"/>
              </w:rPr>
              <w:t xml:space="preserve"> </w:t>
            </w:r>
          </w:p>
        </w:tc>
        <w:tc>
          <w:tcPr>
            <w:tcW w:w="4081" w:type="dxa"/>
            <w:noWrap/>
          </w:tcPr>
          <w:p w14:paraId="63C9D479" w14:textId="77777777" w:rsidR="00CB0699" w:rsidRPr="001F7B56" w:rsidRDefault="00CB0699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CB0699" w:rsidRPr="0090685F" w14:paraId="6C3A9675" w14:textId="77777777" w:rsidTr="004A2DD4">
        <w:trPr>
          <w:trHeight w:val="255"/>
        </w:trPr>
        <w:tc>
          <w:tcPr>
            <w:tcW w:w="3119" w:type="dxa"/>
            <w:noWrap/>
          </w:tcPr>
          <w:p w14:paraId="17D4CDD3" w14:textId="77777777" w:rsidR="00CB0699" w:rsidRPr="00E1149A" w:rsidRDefault="00CB0699" w:rsidP="00E1149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Тётя</w:t>
            </w:r>
          </w:p>
        </w:tc>
        <w:tc>
          <w:tcPr>
            <w:tcW w:w="1684" w:type="dxa"/>
            <w:noWrap/>
          </w:tcPr>
          <w:p w14:paraId="59E8D4F1" w14:textId="77777777" w:rsidR="00CB0699" w:rsidRPr="00CB0699" w:rsidRDefault="00CB0699" w:rsidP="00CB0699">
            <w:pPr>
              <w:ind w:firstLine="0"/>
              <w:rPr>
                <w:sz w:val="18"/>
                <w:szCs w:val="18"/>
              </w:rPr>
            </w:pPr>
            <w:proofErr w:type="spellStart"/>
            <w:r w:rsidRPr="00CB0699">
              <w:rPr>
                <w:sz w:val="18"/>
                <w:szCs w:val="18"/>
              </w:rPr>
              <w:t>Aunt</w:t>
            </w:r>
            <w:proofErr w:type="spellEnd"/>
            <w:r w:rsidRPr="00CB0699">
              <w:rPr>
                <w:sz w:val="18"/>
                <w:szCs w:val="18"/>
              </w:rPr>
              <w:t xml:space="preserve"> </w:t>
            </w:r>
          </w:p>
        </w:tc>
        <w:tc>
          <w:tcPr>
            <w:tcW w:w="4081" w:type="dxa"/>
            <w:noWrap/>
          </w:tcPr>
          <w:p w14:paraId="543E11B8" w14:textId="77777777" w:rsidR="00CB0699" w:rsidRPr="001F7B56" w:rsidRDefault="00CB0699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CB0699" w:rsidRPr="0090685F" w14:paraId="56A36C97" w14:textId="77777777" w:rsidTr="004A2DD4">
        <w:trPr>
          <w:trHeight w:val="255"/>
        </w:trPr>
        <w:tc>
          <w:tcPr>
            <w:tcW w:w="3119" w:type="dxa"/>
            <w:noWrap/>
          </w:tcPr>
          <w:p w14:paraId="1EAB05CF" w14:textId="77777777" w:rsidR="00CB0699" w:rsidRPr="00E1149A" w:rsidRDefault="00CB0699" w:rsidP="00E1149A">
            <w:pPr>
              <w:ind w:firstLine="0"/>
              <w:rPr>
                <w:sz w:val="18"/>
                <w:szCs w:val="18"/>
              </w:rPr>
            </w:pPr>
            <w:r w:rsidRPr="00E1149A">
              <w:rPr>
                <w:sz w:val="18"/>
                <w:szCs w:val="18"/>
              </w:rPr>
              <w:lastRenderedPageBreak/>
              <w:t>Племянник(-</w:t>
            </w:r>
            <w:proofErr w:type="spellStart"/>
            <w:r w:rsidRPr="00E1149A">
              <w:rPr>
                <w:sz w:val="18"/>
                <w:szCs w:val="18"/>
              </w:rPr>
              <w:t>ца</w:t>
            </w:r>
            <w:proofErr w:type="spellEnd"/>
            <w:r w:rsidRPr="00E1149A">
              <w:rPr>
                <w:sz w:val="18"/>
                <w:szCs w:val="18"/>
              </w:rPr>
              <w:t>)</w:t>
            </w:r>
          </w:p>
        </w:tc>
        <w:tc>
          <w:tcPr>
            <w:tcW w:w="1684" w:type="dxa"/>
            <w:noWrap/>
          </w:tcPr>
          <w:p w14:paraId="220AA10E" w14:textId="77777777" w:rsidR="00CB0699" w:rsidRPr="00CB0699" w:rsidRDefault="00CB0699" w:rsidP="003C63AB">
            <w:pPr>
              <w:ind w:firstLine="0"/>
              <w:rPr>
                <w:sz w:val="18"/>
                <w:szCs w:val="18"/>
              </w:rPr>
            </w:pPr>
            <w:proofErr w:type="spellStart"/>
            <w:r w:rsidRPr="00CB0699">
              <w:rPr>
                <w:sz w:val="18"/>
                <w:szCs w:val="18"/>
              </w:rPr>
              <w:t>Nephew</w:t>
            </w:r>
            <w:proofErr w:type="spellEnd"/>
          </w:p>
        </w:tc>
        <w:tc>
          <w:tcPr>
            <w:tcW w:w="4081" w:type="dxa"/>
            <w:noWrap/>
          </w:tcPr>
          <w:p w14:paraId="0CD15B2C" w14:textId="77777777" w:rsidR="00CB0699" w:rsidRPr="001F7B56" w:rsidRDefault="00CB0699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CB0699" w:rsidRPr="0090685F" w14:paraId="72E23A54" w14:textId="77777777" w:rsidTr="004A2DD4">
        <w:trPr>
          <w:trHeight w:val="255"/>
        </w:trPr>
        <w:tc>
          <w:tcPr>
            <w:tcW w:w="3119" w:type="dxa"/>
            <w:noWrap/>
          </w:tcPr>
          <w:p w14:paraId="5689D33E" w14:textId="77777777" w:rsidR="00CB0699" w:rsidRPr="00E1149A" w:rsidRDefault="00CB0699" w:rsidP="00E1149A">
            <w:pPr>
              <w:ind w:firstLine="0"/>
              <w:rPr>
                <w:sz w:val="18"/>
                <w:szCs w:val="18"/>
              </w:rPr>
            </w:pPr>
            <w:r w:rsidRPr="00E1149A">
              <w:rPr>
                <w:sz w:val="18"/>
                <w:szCs w:val="18"/>
              </w:rPr>
              <w:t>Друзья</w:t>
            </w:r>
          </w:p>
        </w:tc>
        <w:tc>
          <w:tcPr>
            <w:tcW w:w="1684" w:type="dxa"/>
            <w:noWrap/>
          </w:tcPr>
          <w:p w14:paraId="0079CB11" w14:textId="77777777" w:rsidR="00CB0699" w:rsidRPr="00CB0699" w:rsidRDefault="00CB0699" w:rsidP="00CB0699">
            <w:pPr>
              <w:ind w:firstLine="0"/>
              <w:rPr>
                <w:sz w:val="18"/>
                <w:szCs w:val="18"/>
              </w:rPr>
            </w:pPr>
            <w:proofErr w:type="spellStart"/>
            <w:r w:rsidRPr="00CB0699">
              <w:rPr>
                <w:sz w:val="18"/>
                <w:szCs w:val="18"/>
              </w:rPr>
              <w:t>Friends</w:t>
            </w:r>
            <w:proofErr w:type="spellEnd"/>
          </w:p>
        </w:tc>
        <w:tc>
          <w:tcPr>
            <w:tcW w:w="4081" w:type="dxa"/>
            <w:noWrap/>
          </w:tcPr>
          <w:p w14:paraId="5B7000F9" w14:textId="77777777" w:rsidR="00CB0699" w:rsidRPr="001F7B56" w:rsidRDefault="00CB0699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CB0699" w:rsidRPr="0090685F" w14:paraId="6AD6AC7E" w14:textId="77777777" w:rsidTr="004A2DD4">
        <w:trPr>
          <w:trHeight w:val="255"/>
        </w:trPr>
        <w:tc>
          <w:tcPr>
            <w:tcW w:w="3119" w:type="dxa"/>
            <w:noWrap/>
          </w:tcPr>
          <w:p w14:paraId="6BE4A711" w14:textId="77777777" w:rsidR="00CB0699" w:rsidRPr="00E1149A" w:rsidRDefault="00CB0699" w:rsidP="00E1149A">
            <w:pPr>
              <w:ind w:firstLine="0"/>
              <w:rPr>
                <w:sz w:val="18"/>
                <w:szCs w:val="18"/>
              </w:rPr>
            </w:pPr>
            <w:r w:rsidRPr="00E1149A">
              <w:rPr>
                <w:sz w:val="18"/>
                <w:szCs w:val="18"/>
              </w:rPr>
              <w:t>Бизнес-партнёры</w:t>
            </w:r>
          </w:p>
        </w:tc>
        <w:tc>
          <w:tcPr>
            <w:tcW w:w="1684" w:type="dxa"/>
            <w:noWrap/>
          </w:tcPr>
          <w:p w14:paraId="3DEA2F70" w14:textId="77777777" w:rsidR="00CB0699" w:rsidRPr="00CB0699" w:rsidRDefault="00CB0699" w:rsidP="001D6659">
            <w:pPr>
              <w:ind w:firstLine="0"/>
              <w:rPr>
                <w:sz w:val="18"/>
                <w:szCs w:val="18"/>
              </w:rPr>
            </w:pPr>
            <w:proofErr w:type="spellStart"/>
            <w:r w:rsidRPr="00CB0699">
              <w:rPr>
                <w:sz w:val="18"/>
                <w:szCs w:val="18"/>
              </w:rPr>
              <w:t>Businesspartner</w:t>
            </w:r>
            <w:proofErr w:type="spellEnd"/>
          </w:p>
        </w:tc>
        <w:tc>
          <w:tcPr>
            <w:tcW w:w="4081" w:type="dxa"/>
            <w:noWrap/>
          </w:tcPr>
          <w:p w14:paraId="5C2AA3B1" w14:textId="77777777" w:rsidR="00CB0699" w:rsidRPr="001F7B56" w:rsidRDefault="00CB0699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CB0699" w:rsidRPr="0090685F" w14:paraId="562B5D24" w14:textId="77777777" w:rsidTr="004A2DD4">
        <w:trPr>
          <w:trHeight w:val="255"/>
        </w:trPr>
        <w:tc>
          <w:tcPr>
            <w:tcW w:w="3119" w:type="dxa"/>
            <w:noWrap/>
          </w:tcPr>
          <w:p w14:paraId="48A44CE4" w14:textId="77777777" w:rsidR="00CB0699" w:rsidRPr="00E1149A" w:rsidRDefault="00CB0699" w:rsidP="00E1149A">
            <w:pPr>
              <w:ind w:firstLine="0"/>
              <w:rPr>
                <w:sz w:val="18"/>
                <w:szCs w:val="18"/>
              </w:rPr>
            </w:pPr>
            <w:r w:rsidRPr="00E1149A">
              <w:rPr>
                <w:sz w:val="18"/>
                <w:szCs w:val="18"/>
              </w:rPr>
              <w:t>Представитель</w:t>
            </w:r>
          </w:p>
        </w:tc>
        <w:tc>
          <w:tcPr>
            <w:tcW w:w="1684" w:type="dxa"/>
            <w:noWrap/>
          </w:tcPr>
          <w:p w14:paraId="6226AF0D" w14:textId="77777777" w:rsidR="00CB0699" w:rsidRPr="00CB0699" w:rsidRDefault="00CB0699" w:rsidP="00CB0699">
            <w:pPr>
              <w:ind w:firstLine="0"/>
              <w:rPr>
                <w:sz w:val="18"/>
                <w:szCs w:val="18"/>
              </w:rPr>
            </w:pPr>
            <w:proofErr w:type="spellStart"/>
            <w:r w:rsidRPr="00CB0699">
              <w:rPr>
                <w:sz w:val="18"/>
                <w:szCs w:val="18"/>
              </w:rPr>
              <w:t>Representative</w:t>
            </w:r>
            <w:proofErr w:type="spellEnd"/>
          </w:p>
        </w:tc>
        <w:tc>
          <w:tcPr>
            <w:tcW w:w="4081" w:type="dxa"/>
            <w:noWrap/>
          </w:tcPr>
          <w:p w14:paraId="011678F7" w14:textId="77777777" w:rsidR="00CB0699" w:rsidRPr="001F7B56" w:rsidRDefault="00CB0699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E1149A" w:rsidRPr="0090685F" w14:paraId="18A00FE0" w14:textId="77777777" w:rsidTr="004A2DD4">
        <w:trPr>
          <w:trHeight w:val="255"/>
        </w:trPr>
        <w:tc>
          <w:tcPr>
            <w:tcW w:w="3119" w:type="dxa"/>
            <w:noWrap/>
          </w:tcPr>
          <w:p w14:paraId="58A11DDF" w14:textId="77777777" w:rsidR="00E1149A" w:rsidRPr="00E1149A" w:rsidRDefault="00E1149A" w:rsidP="00E1149A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1684" w:type="dxa"/>
            <w:noWrap/>
          </w:tcPr>
          <w:p w14:paraId="3803D99E" w14:textId="77777777" w:rsidR="00E1149A" w:rsidRPr="001F7B56" w:rsidRDefault="00E1149A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081" w:type="dxa"/>
            <w:noWrap/>
          </w:tcPr>
          <w:p w14:paraId="06C04191" w14:textId="77777777" w:rsidR="00E1149A" w:rsidRPr="001F7B56" w:rsidRDefault="00E1149A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</w:tbl>
    <w:p w14:paraId="17DCFD08" w14:textId="77777777" w:rsidR="00015AFC" w:rsidRDefault="00015AFC" w:rsidP="00015AFC">
      <w:pPr>
        <w:pStyle w:val="2"/>
      </w:pPr>
      <w:bookmarkStart w:id="207" w:name="_Toc25317542"/>
      <w:proofErr w:type="spellStart"/>
      <w:r>
        <w:rPr>
          <w:lang w:val="en-US"/>
        </w:rPr>
        <w:t>FBCommunicationType</w:t>
      </w:r>
      <w:bookmarkEnd w:id="207"/>
      <w:proofErr w:type="spellEnd"/>
    </w:p>
    <w:p w14:paraId="13E3D6BA" w14:textId="77777777" w:rsidR="00015AFC" w:rsidRPr="00800C23" w:rsidRDefault="00015AFC" w:rsidP="00015AFC">
      <w:pPr>
        <w:ind w:firstLine="0"/>
      </w:pPr>
      <w:r>
        <w:t>В справочнике содержится список типов коммуникации с клиентом.</w:t>
      </w:r>
    </w:p>
    <w:tbl>
      <w:tblPr>
        <w:tblStyle w:val="af4"/>
        <w:tblW w:w="8884" w:type="dxa"/>
        <w:tblInd w:w="108" w:type="dxa"/>
        <w:tblLook w:val="04A0" w:firstRow="1" w:lastRow="0" w:firstColumn="1" w:lastColumn="0" w:noHBand="0" w:noVBand="1"/>
      </w:tblPr>
      <w:tblGrid>
        <w:gridCol w:w="3119"/>
        <w:gridCol w:w="1684"/>
        <w:gridCol w:w="4081"/>
      </w:tblGrid>
      <w:tr w:rsidR="00015AFC" w:rsidRPr="005716B9" w14:paraId="5C937E04" w14:textId="77777777" w:rsidTr="00C14B71">
        <w:trPr>
          <w:tblHeader/>
        </w:trPr>
        <w:tc>
          <w:tcPr>
            <w:tcW w:w="3119" w:type="dxa"/>
            <w:shd w:val="clear" w:color="auto" w:fill="D9D9D9" w:themeFill="background1" w:themeFillShade="D9"/>
          </w:tcPr>
          <w:p w14:paraId="26B1679A" w14:textId="77777777" w:rsidR="00015AFC" w:rsidRPr="0045233C" w:rsidRDefault="00015AFC" w:rsidP="00C14B71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</w:rPr>
            </w:pPr>
            <w:r w:rsidRPr="0045233C">
              <w:rPr>
                <w:b/>
                <w:sz w:val="18"/>
                <w:szCs w:val="18"/>
              </w:rPr>
              <w:t>Текст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14:paraId="7EE0441A" w14:textId="77777777" w:rsidR="00015AFC" w:rsidRPr="0045233C" w:rsidRDefault="00015AFC" w:rsidP="00C14B71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</w:rPr>
            </w:pPr>
            <w:r w:rsidRPr="0045233C">
              <w:rPr>
                <w:b/>
                <w:sz w:val="18"/>
                <w:szCs w:val="18"/>
              </w:rPr>
              <w:t>Код</w:t>
            </w:r>
          </w:p>
        </w:tc>
        <w:tc>
          <w:tcPr>
            <w:tcW w:w="4081" w:type="dxa"/>
            <w:shd w:val="clear" w:color="auto" w:fill="D9D9D9" w:themeFill="background1" w:themeFillShade="D9"/>
          </w:tcPr>
          <w:p w14:paraId="7CA18C62" w14:textId="77777777" w:rsidR="00015AFC" w:rsidRPr="0045233C" w:rsidRDefault="00015AFC" w:rsidP="00C14B71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  <w:lang w:val="en-US"/>
              </w:rPr>
            </w:pPr>
            <w:r w:rsidRPr="0045233C">
              <w:rPr>
                <w:b/>
                <w:sz w:val="18"/>
                <w:szCs w:val="18"/>
              </w:rPr>
              <w:t>Описание</w:t>
            </w:r>
          </w:p>
        </w:tc>
      </w:tr>
      <w:tr w:rsidR="00015AFC" w:rsidRPr="0090685F" w14:paraId="027AD830" w14:textId="77777777" w:rsidTr="00C14B71">
        <w:trPr>
          <w:trHeight w:val="255"/>
        </w:trPr>
        <w:tc>
          <w:tcPr>
            <w:tcW w:w="3119" w:type="dxa"/>
            <w:noWrap/>
          </w:tcPr>
          <w:p w14:paraId="21564762" w14:textId="77777777" w:rsidR="00015AFC" w:rsidRPr="001F7B56" w:rsidRDefault="00015AFC" w:rsidP="00C14B71">
            <w:pPr>
              <w:ind w:firstLine="0"/>
              <w:rPr>
                <w:sz w:val="18"/>
                <w:szCs w:val="18"/>
              </w:rPr>
            </w:pPr>
            <w:r w:rsidRPr="008D2AB3">
              <w:rPr>
                <w:sz w:val="18"/>
                <w:szCs w:val="18"/>
              </w:rPr>
              <w:t>Маркетинг</w:t>
            </w:r>
          </w:p>
        </w:tc>
        <w:tc>
          <w:tcPr>
            <w:tcW w:w="1684" w:type="dxa"/>
            <w:noWrap/>
          </w:tcPr>
          <w:p w14:paraId="05FD2B9C" w14:textId="77777777" w:rsidR="00015AFC" w:rsidRPr="00015AFC" w:rsidRDefault="00015AFC" w:rsidP="00C14B71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Marketing</w:t>
            </w:r>
          </w:p>
        </w:tc>
        <w:tc>
          <w:tcPr>
            <w:tcW w:w="4081" w:type="dxa"/>
            <w:noWrap/>
          </w:tcPr>
          <w:p w14:paraId="5C7EAB34" w14:textId="77777777" w:rsidR="00015AFC" w:rsidRPr="001F7B56" w:rsidRDefault="00015AFC" w:rsidP="00C14B71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015AFC" w:rsidRPr="0090685F" w14:paraId="7D267B65" w14:textId="77777777" w:rsidTr="00C14B71">
        <w:trPr>
          <w:trHeight w:val="255"/>
        </w:trPr>
        <w:tc>
          <w:tcPr>
            <w:tcW w:w="3119" w:type="dxa"/>
            <w:noWrap/>
          </w:tcPr>
          <w:p w14:paraId="3DC46B4D" w14:textId="77777777" w:rsidR="00015AFC" w:rsidRPr="001F7B56" w:rsidRDefault="00015AFC" w:rsidP="00C14B71">
            <w:pPr>
              <w:ind w:firstLine="0"/>
              <w:rPr>
                <w:sz w:val="18"/>
                <w:szCs w:val="18"/>
              </w:rPr>
            </w:pPr>
            <w:r w:rsidRPr="008D2AB3">
              <w:rPr>
                <w:sz w:val="18"/>
                <w:szCs w:val="18"/>
              </w:rPr>
              <w:t>Инф. рассылка</w:t>
            </w:r>
          </w:p>
        </w:tc>
        <w:tc>
          <w:tcPr>
            <w:tcW w:w="1684" w:type="dxa"/>
            <w:noWrap/>
          </w:tcPr>
          <w:p w14:paraId="335535DA" w14:textId="77777777" w:rsidR="00015AFC" w:rsidRPr="001F7B56" w:rsidRDefault="00015AFC" w:rsidP="00C14B71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Info</w:t>
            </w:r>
          </w:p>
        </w:tc>
        <w:tc>
          <w:tcPr>
            <w:tcW w:w="4081" w:type="dxa"/>
            <w:noWrap/>
          </w:tcPr>
          <w:p w14:paraId="66FFC49C" w14:textId="77777777" w:rsidR="00015AFC" w:rsidRPr="001F7B56" w:rsidRDefault="00015AFC" w:rsidP="00C14B71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015AFC" w:rsidRPr="0090685F" w14:paraId="6DA8C3E5" w14:textId="77777777" w:rsidTr="00C14B71">
        <w:trPr>
          <w:trHeight w:val="255"/>
        </w:trPr>
        <w:tc>
          <w:tcPr>
            <w:tcW w:w="3119" w:type="dxa"/>
            <w:noWrap/>
          </w:tcPr>
          <w:p w14:paraId="4858D304" w14:textId="77777777" w:rsidR="00015AFC" w:rsidRPr="001F7B56" w:rsidRDefault="00015AFC" w:rsidP="00C14B71">
            <w:pPr>
              <w:ind w:firstLine="0"/>
              <w:rPr>
                <w:sz w:val="18"/>
                <w:szCs w:val="18"/>
              </w:rPr>
            </w:pPr>
            <w:proofErr w:type="spellStart"/>
            <w:r w:rsidRPr="008D2AB3">
              <w:rPr>
                <w:sz w:val="18"/>
                <w:szCs w:val="18"/>
              </w:rPr>
              <w:t>Конфиденц</w:t>
            </w:r>
            <w:proofErr w:type="spellEnd"/>
            <w:r w:rsidRPr="008D2AB3">
              <w:rPr>
                <w:sz w:val="18"/>
                <w:szCs w:val="18"/>
              </w:rPr>
              <w:t>. инф-</w:t>
            </w:r>
            <w:proofErr w:type="spellStart"/>
            <w:r w:rsidRPr="008D2AB3">
              <w:rPr>
                <w:sz w:val="18"/>
                <w:szCs w:val="18"/>
              </w:rPr>
              <w:t>ция</w:t>
            </w:r>
            <w:proofErr w:type="spellEnd"/>
          </w:p>
        </w:tc>
        <w:tc>
          <w:tcPr>
            <w:tcW w:w="1684" w:type="dxa"/>
            <w:noWrap/>
          </w:tcPr>
          <w:p w14:paraId="12A42E14" w14:textId="77777777" w:rsidR="00015AFC" w:rsidRPr="00454AA4" w:rsidRDefault="00015AFC" w:rsidP="00015AFC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color w:val="000000"/>
                <w:sz w:val="18"/>
                <w:szCs w:val="18"/>
                <w:lang w:val="en-US"/>
              </w:rPr>
              <w:t>SecuredInfo</w:t>
            </w:r>
            <w:proofErr w:type="spellEnd"/>
          </w:p>
        </w:tc>
        <w:tc>
          <w:tcPr>
            <w:tcW w:w="4081" w:type="dxa"/>
            <w:noWrap/>
          </w:tcPr>
          <w:p w14:paraId="3F885EC7" w14:textId="77777777" w:rsidR="00015AFC" w:rsidRPr="001F7B56" w:rsidRDefault="00015AFC" w:rsidP="00C14B71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015AFC" w:rsidRPr="0090685F" w14:paraId="2D969238" w14:textId="77777777" w:rsidTr="00C14B71">
        <w:trPr>
          <w:trHeight w:val="255"/>
        </w:trPr>
        <w:tc>
          <w:tcPr>
            <w:tcW w:w="3119" w:type="dxa"/>
            <w:noWrap/>
          </w:tcPr>
          <w:p w14:paraId="7E700C98" w14:textId="77777777" w:rsidR="00015AFC" w:rsidRDefault="00015AFC" w:rsidP="00C14B71">
            <w:pPr>
              <w:ind w:firstLine="0"/>
              <w:rPr>
                <w:sz w:val="18"/>
                <w:szCs w:val="18"/>
              </w:rPr>
            </w:pPr>
            <w:r w:rsidRPr="008D2AB3">
              <w:rPr>
                <w:sz w:val="18"/>
                <w:szCs w:val="18"/>
              </w:rPr>
              <w:t>ПФК</w:t>
            </w:r>
          </w:p>
        </w:tc>
        <w:tc>
          <w:tcPr>
            <w:tcW w:w="1684" w:type="dxa"/>
            <w:noWrap/>
          </w:tcPr>
          <w:p w14:paraId="2BA00C58" w14:textId="7CFE0F65" w:rsidR="00015AFC" w:rsidRPr="001F7B56" w:rsidRDefault="00015AFC" w:rsidP="00DF316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PF</w:t>
            </w:r>
            <w:r w:rsidR="00DF3169">
              <w:rPr>
                <w:color w:val="000000"/>
                <w:sz w:val="18"/>
                <w:szCs w:val="18"/>
                <w:lang w:val="en-US"/>
              </w:rPr>
              <w:t>C</w:t>
            </w:r>
          </w:p>
        </w:tc>
        <w:tc>
          <w:tcPr>
            <w:tcW w:w="4081" w:type="dxa"/>
            <w:noWrap/>
          </w:tcPr>
          <w:p w14:paraId="36065FD0" w14:textId="77777777" w:rsidR="00015AFC" w:rsidRPr="001F7B56" w:rsidRDefault="00015AFC" w:rsidP="00C14B71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015AFC" w:rsidRPr="0090685F" w14:paraId="35C95134" w14:textId="77777777" w:rsidTr="00C14B71">
        <w:trPr>
          <w:trHeight w:val="255"/>
        </w:trPr>
        <w:tc>
          <w:tcPr>
            <w:tcW w:w="3119" w:type="dxa"/>
            <w:noWrap/>
          </w:tcPr>
          <w:p w14:paraId="04743827" w14:textId="77777777" w:rsidR="00015AFC" w:rsidRDefault="00015AFC" w:rsidP="00C14B71">
            <w:pPr>
              <w:ind w:firstLine="0"/>
              <w:rPr>
                <w:sz w:val="18"/>
                <w:szCs w:val="18"/>
              </w:rPr>
            </w:pPr>
            <w:r w:rsidRPr="008D2AB3">
              <w:rPr>
                <w:sz w:val="18"/>
                <w:szCs w:val="18"/>
              </w:rPr>
              <w:t>Телефонный банкинг</w:t>
            </w:r>
          </w:p>
        </w:tc>
        <w:tc>
          <w:tcPr>
            <w:tcW w:w="1684" w:type="dxa"/>
            <w:noWrap/>
          </w:tcPr>
          <w:p w14:paraId="799AE06B" w14:textId="77777777" w:rsidR="00015AFC" w:rsidRPr="001F7B56" w:rsidRDefault="00015AFC" w:rsidP="00C14B71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color w:val="000000"/>
                <w:sz w:val="18"/>
                <w:szCs w:val="18"/>
                <w:lang w:val="en-US"/>
              </w:rPr>
              <w:t>PhoneBank</w:t>
            </w:r>
            <w:proofErr w:type="spellEnd"/>
          </w:p>
        </w:tc>
        <w:tc>
          <w:tcPr>
            <w:tcW w:w="4081" w:type="dxa"/>
            <w:noWrap/>
          </w:tcPr>
          <w:p w14:paraId="45A0682D" w14:textId="77777777" w:rsidR="00015AFC" w:rsidRPr="001F7B56" w:rsidRDefault="00015AFC" w:rsidP="00C14B71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</w:tbl>
    <w:p w14:paraId="63F2690B" w14:textId="6260EF56" w:rsidR="003800BA" w:rsidRDefault="003800BA" w:rsidP="003800BA">
      <w:pPr>
        <w:pStyle w:val="2"/>
      </w:pPr>
      <w:bookmarkStart w:id="208" w:name="_Toc25317543"/>
      <w:proofErr w:type="spellStart"/>
      <w:r>
        <w:rPr>
          <w:lang w:val="en-US"/>
        </w:rPr>
        <w:t>FBCommunicationStatus</w:t>
      </w:r>
      <w:bookmarkEnd w:id="208"/>
      <w:proofErr w:type="spellEnd"/>
    </w:p>
    <w:p w14:paraId="65B4AEB9" w14:textId="4CCA07FF" w:rsidR="003800BA" w:rsidRPr="00800C23" w:rsidRDefault="003800BA" w:rsidP="003800BA">
      <w:pPr>
        <w:ind w:firstLine="0"/>
      </w:pPr>
      <w:r>
        <w:t>В справочнике содержится список статусов коммуникации с клиентом.</w:t>
      </w:r>
    </w:p>
    <w:tbl>
      <w:tblPr>
        <w:tblStyle w:val="af4"/>
        <w:tblW w:w="8884" w:type="dxa"/>
        <w:tblInd w:w="108" w:type="dxa"/>
        <w:tblLook w:val="04A0" w:firstRow="1" w:lastRow="0" w:firstColumn="1" w:lastColumn="0" w:noHBand="0" w:noVBand="1"/>
      </w:tblPr>
      <w:tblGrid>
        <w:gridCol w:w="3119"/>
        <w:gridCol w:w="1684"/>
        <w:gridCol w:w="4081"/>
      </w:tblGrid>
      <w:tr w:rsidR="003800BA" w:rsidRPr="005716B9" w14:paraId="57D0081D" w14:textId="77777777" w:rsidTr="00195F74">
        <w:trPr>
          <w:tblHeader/>
        </w:trPr>
        <w:tc>
          <w:tcPr>
            <w:tcW w:w="3119" w:type="dxa"/>
            <w:shd w:val="clear" w:color="auto" w:fill="D9D9D9" w:themeFill="background1" w:themeFillShade="D9"/>
          </w:tcPr>
          <w:p w14:paraId="5F9FE657" w14:textId="77777777" w:rsidR="003800BA" w:rsidRPr="0045233C" w:rsidRDefault="003800BA" w:rsidP="00195F74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</w:rPr>
            </w:pPr>
            <w:r w:rsidRPr="0045233C">
              <w:rPr>
                <w:b/>
                <w:sz w:val="18"/>
                <w:szCs w:val="18"/>
              </w:rPr>
              <w:t>Текст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14:paraId="14549078" w14:textId="77777777" w:rsidR="003800BA" w:rsidRPr="0045233C" w:rsidRDefault="003800BA" w:rsidP="00195F74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</w:rPr>
            </w:pPr>
            <w:r w:rsidRPr="0045233C">
              <w:rPr>
                <w:b/>
                <w:sz w:val="18"/>
                <w:szCs w:val="18"/>
              </w:rPr>
              <w:t>Код</w:t>
            </w:r>
          </w:p>
        </w:tc>
        <w:tc>
          <w:tcPr>
            <w:tcW w:w="4081" w:type="dxa"/>
            <w:shd w:val="clear" w:color="auto" w:fill="D9D9D9" w:themeFill="background1" w:themeFillShade="D9"/>
          </w:tcPr>
          <w:p w14:paraId="0B36FE8C" w14:textId="77777777" w:rsidR="003800BA" w:rsidRPr="0045233C" w:rsidRDefault="003800BA" w:rsidP="00195F74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  <w:lang w:val="en-US"/>
              </w:rPr>
            </w:pPr>
            <w:r w:rsidRPr="0045233C">
              <w:rPr>
                <w:b/>
                <w:sz w:val="18"/>
                <w:szCs w:val="18"/>
              </w:rPr>
              <w:t>Описание</w:t>
            </w:r>
          </w:p>
        </w:tc>
      </w:tr>
      <w:tr w:rsidR="003800BA" w:rsidRPr="0090685F" w14:paraId="18077C54" w14:textId="77777777" w:rsidTr="00195F74">
        <w:trPr>
          <w:trHeight w:val="255"/>
        </w:trPr>
        <w:tc>
          <w:tcPr>
            <w:tcW w:w="3119" w:type="dxa"/>
            <w:noWrap/>
          </w:tcPr>
          <w:p w14:paraId="62D436C5" w14:textId="447A0077" w:rsidR="003800BA" w:rsidRPr="006F3FBF" w:rsidRDefault="006F3FBF" w:rsidP="006F3FBF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proofErr w:type="spellStart"/>
            <w:r w:rsidRPr="006F3FBF">
              <w:rPr>
                <w:color w:val="000000"/>
                <w:sz w:val="18"/>
                <w:szCs w:val="18"/>
                <w:lang w:val="en-US"/>
              </w:rPr>
              <w:t>Согласие</w:t>
            </w:r>
            <w:proofErr w:type="spellEnd"/>
          </w:p>
        </w:tc>
        <w:tc>
          <w:tcPr>
            <w:tcW w:w="1684" w:type="dxa"/>
            <w:noWrap/>
          </w:tcPr>
          <w:p w14:paraId="02461589" w14:textId="28C88247" w:rsidR="003800BA" w:rsidRPr="00015AFC" w:rsidRDefault="003800BA" w:rsidP="00A83F7E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 w:rsidRPr="003800BA">
              <w:rPr>
                <w:color w:val="000000"/>
                <w:sz w:val="18"/>
                <w:szCs w:val="18"/>
                <w:lang w:val="en-US"/>
              </w:rPr>
              <w:t>A</w:t>
            </w:r>
            <w:r w:rsidR="00A83F7E">
              <w:rPr>
                <w:color w:val="000000"/>
                <w:sz w:val="18"/>
                <w:szCs w:val="18"/>
                <w:lang w:val="en-US"/>
              </w:rPr>
              <w:t>gree</w:t>
            </w:r>
          </w:p>
        </w:tc>
        <w:tc>
          <w:tcPr>
            <w:tcW w:w="4081" w:type="dxa"/>
            <w:noWrap/>
          </w:tcPr>
          <w:p w14:paraId="55B4E6CF" w14:textId="213E76B5" w:rsidR="003800BA" w:rsidRPr="006F3FBF" w:rsidRDefault="006F3FBF" w:rsidP="006F3FBF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Подтверждённое согласие на коммуникацию</w:t>
            </w:r>
          </w:p>
        </w:tc>
      </w:tr>
      <w:tr w:rsidR="003800BA" w:rsidRPr="0090685F" w14:paraId="0E332764" w14:textId="77777777" w:rsidTr="00195F74">
        <w:trPr>
          <w:trHeight w:val="255"/>
        </w:trPr>
        <w:tc>
          <w:tcPr>
            <w:tcW w:w="3119" w:type="dxa"/>
            <w:noWrap/>
          </w:tcPr>
          <w:p w14:paraId="723966EC" w14:textId="57EAE35E" w:rsidR="003800BA" w:rsidRPr="006F3FBF" w:rsidRDefault="006F3FBF" w:rsidP="006F3FBF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proofErr w:type="spellStart"/>
            <w:r w:rsidRPr="006F3FBF">
              <w:rPr>
                <w:color w:val="000000"/>
                <w:sz w:val="18"/>
                <w:szCs w:val="18"/>
                <w:lang w:val="en-US"/>
              </w:rPr>
              <w:t>Отказ</w:t>
            </w:r>
            <w:proofErr w:type="spellEnd"/>
          </w:p>
        </w:tc>
        <w:tc>
          <w:tcPr>
            <w:tcW w:w="1684" w:type="dxa"/>
            <w:noWrap/>
          </w:tcPr>
          <w:p w14:paraId="1F2E65B8" w14:textId="668B111E" w:rsidR="003800BA" w:rsidRPr="00A83F7E" w:rsidRDefault="003800BA" w:rsidP="00A83F7E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 w:rsidRPr="003800BA">
              <w:rPr>
                <w:color w:val="000000"/>
                <w:sz w:val="18"/>
                <w:szCs w:val="18"/>
                <w:lang w:val="en-US"/>
              </w:rPr>
              <w:t>D</w:t>
            </w:r>
            <w:r w:rsidR="00A83F7E">
              <w:rPr>
                <w:color w:val="000000"/>
                <w:sz w:val="18"/>
                <w:szCs w:val="18"/>
                <w:lang w:val="en-US"/>
              </w:rPr>
              <w:t>eny</w:t>
            </w:r>
          </w:p>
        </w:tc>
        <w:tc>
          <w:tcPr>
            <w:tcW w:w="4081" w:type="dxa"/>
            <w:noWrap/>
          </w:tcPr>
          <w:p w14:paraId="52011298" w14:textId="4C49CA9F" w:rsidR="003800BA" w:rsidRPr="006F3FBF" w:rsidRDefault="006F3FBF" w:rsidP="006F3FBF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</w:rPr>
              <w:t>Подтверждённый отказ от коммуникации</w:t>
            </w:r>
          </w:p>
        </w:tc>
      </w:tr>
      <w:tr w:rsidR="003800BA" w:rsidRPr="0090685F" w14:paraId="5B0445DD" w14:textId="77777777" w:rsidTr="00195F74">
        <w:trPr>
          <w:trHeight w:val="255"/>
        </w:trPr>
        <w:tc>
          <w:tcPr>
            <w:tcW w:w="3119" w:type="dxa"/>
            <w:noWrap/>
          </w:tcPr>
          <w:p w14:paraId="5B7AD675" w14:textId="1786F343" w:rsidR="003800BA" w:rsidRPr="006F3FBF" w:rsidRDefault="003800BA" w:rsidP="006F3FBF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84" w:type="dxa"/>
            <w:noWrap/>
          </w:tcPr>
          <w:p w14:paraId="12822A03" w14:textId="58C5ADBF" w:rsidR="003800BA" w:rsidRPr="00454AA4" w:rsidRDefault="006F3FBF" w:rsidP="006F3FBF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 w:rsidRPr="006F3FBF">
              <w:rPr>
                <w:color w:val="000000"/>
                <w:sz w:val="18"/>
                <w:szCs w:val="18"/>
                <w:lang w:val="en-US"/>
              </w:rPr>
              <w:t>Unknown</w:t>
            </w:r>
          </w:p>
        </w:tc>
        <w:tc>
          <w:tcPr>
            <w:tcW w:w="4081" w:type="dxa"/>
            <w:noWrap/>
          </w:tcPr>
          <w:p w14:paraId="269270F6" w14:textId="2A45E36B" w:rsidR="003800BA" w:rsidRPr="006F3FBF" w:rsidRDefault="006F3FBF" w:rsidP="006F3FBF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Состояние согласия на коммуникацию не известно</w:t>
            </w:r>
          </w:p>
        </w:tc>
      </w:tr>
    </w:tbl>
    <w:p w14:paraId="250B1A82" w14:textId="6073996D" w:rsidR="00274E92" w:rsidRDefault="00274E92" w:rsidP="00274E92">
      <w:pPr>
        <w:pStyle w:val="2"/>
      </w:pPr>
      <w:bookmarkStart w:id="209" w:name="_Ref20751370"/>
      <w:bookmarkStart w:id="210" w:name="_Toc25317544"/>
      <w:proofErr w:type="spellStart"/>
      <w:r>
        <w:rPr>
          <w:lang w:val="en-US"/>
        </w:rPr>
        <w:t>FBSegmentationType</w:t>
      </w:r>
      <w:bookmarkEnd w:id="209"/>
      <w:bookmarkEnd w:id="210"/>
      <w:proofErr w:type="spellEnd"/>
    </w:p>
    <w:p w14:paraId="3604A87F" w14:textId="50ED3F3E" w:rsidR="00274E92" w:rsidRPr="00800C23" w:rsidRDefault="00274E92" w:rsidP="00274E92">
      <w:pPr>
        <w:ind w:firstLine="0"/>
      </w:pPr>
      <w:r>
        <w:t>В справочнике содержится список типов сегментации клиента.</w:t>
      </w:r>
    </w:p>
    <w:tbl>
      <w:tblPr>
        <w:tblStyle w:val="af4"/>
        <w:tblW w:w="8884" w:type="dxa"/>
        <w:tblInd w:w="108" w:type="dxa"/>
        <w:tblLook w:val="04A0" w:firstRow="1" w:lastRow="0" w:firstColumn="1" w:lastColumn="0" w:noHBand="0" w:noVBand="1"/>
      </w:tblPr>
      <w:tblGrid>
        <w:gridCol w:w="3119"/>
        <w:gridCol w:w="1684"/>
        <w:gridCol w:w="4081"/>
      </w:tblGrid>
      <w:tr w:rsidR="00274E92" w:rsidRPr="005716B9" w14:paraId="189E4BE6" w14:textId="77777777" w:rsidTr="00A51573">
        <w:trPr>
          <w:tblHeader/>
        </w:trPr>
        <w:tc>
          <w:tcPr>
            <w:tcW w:w="3119" w:type="dxa"/>
            <w:shd w:val="clear" w:color="auto" w:fill="D9D9D9" w:themeFill="background1" w:themeFillShade="D9"/>
          </w:tcPr>
          <w:p w14:paraId="6BC0DD9C" w14:textId="77777777" w:rsidR="00274E92" w:rsidRPr="0045233C" w:rsidRDefault="00274E92" w:rsidP="00A51573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</w:rPr>
            </w:pPr>
            <w:r w:rsidRPr="0045233C">
              <w:rPr>
                <w:b/>
                <w:sz w:val="18"/>
                <w:szCs w:val="18"/>
              </w:rPr>
              <w:t>Текст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14:paraId="6102A2D4" w14:textId="77777777" w:rsidR="00274E92" w:rsidRPr="0045233C" w:rsidRDefault="00274E92" w:rsidP="00A51573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</w:rPr>
            </w:pPr>
            <w:r w:rsidRPr="0045233C">
              <w:rPr>
                <w:b/>
                <w:sz w:val="18"/>
                <w:szCs w:val="18"/>
              </w:rPr>
              <w:t>Код</w:t>
            </w:r>
          </w:p>
        </w:tc>
        <w:tc>
          <w:tcPr>
            <w:tcW w:w="4081" w:type="dxa"/>
            <w:shd w:val="clear" w:color="auto" w:fill="D9D9D9" w:themeFill="background1" w:themeFillShade="D9"/>
          </w:tcPr>
          <w:p w14:paraId="3D2D9447" w14:textId="77777777" w:rsidR="00274E92" w:rsidRPr="0045233C" w:rsidRDefault="00274E92" w:rsidP="00A51573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  <w:lang w:val="en-US"/>
              </w:rPr>
            </w:pPr>
            <w:r w:rsidRPr="0045233C">
              <w:rPr>
                <w:b/>
                <w:sz w:val="18"/>
                <w:szCs w:val="18"/>
              </w:rPr>
              <w:t>Описание</w:t>
            </w:r>
          </w:p>
        </w:tc>
      </w:tr>
      <w:tr w:rsidR="005D13C9" w:rsidRPr="0090685F" w14:paraId="27435383" w14:textId="77777777" w:rsidTr="00A51573">
        <w:trPr>
          <w:trHeight w:val="255"/>
        </w:trPr>
        <w:tc>
          <w:tcPr>
            <w:tcW w:w="3119" w:type="dxa"/>
            <w:noWrap/>
          </w:tcPr>
          <w:p w14:paraId="0BD283CF" w14:textId="0C1FE60C" w:rsidR="005D13C9" w:rsidRPr="00274E92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 жизненному циклу</w:t>
            </w:r>
          </w:p>
        </w:tc>
        <w:tc>
          <w:tcPr>
            <w:tcW w:w="1684" w:type="dxa"/>
            <w:noWrap/>
          </w:tcPr>
          <w:p w14:paraId="26175A18" w14:textId="44BC6351" w:rsidR="005D13C9" w:rsidRPr="00015AFC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color w:val="000000"/>
                <w:sz w:val="18"/>
                <w:szCs w:val="18"/>
                <w:lang w:val="en-US"/>
              </w:rPr>
              <w:t>By</w:t>
            </w:r>
            <w:r w:rsidRPr="00CF7654">
              <w:rPr>
                <w:color w:val="000000"/>
                <w:sz w:val="18"/>
                <w:szCs w:val="18"/>
                <w:lang w:val="en-US"/>
              </w:rPr>
              <w:t>LifeCycle</w:t>
            </w:r>
            <w:proofErr w:type="spellEnd"/>
          </w:p>
        </w:tc>
        <w:tc>
          <w:tcPr>
            <w:tcW w:w="4081" w:type="dxa"/>
            <w:noWrap/>
          </w:tcPr>
          <w:p w14:paraId="68E7FF8B" w14:textId="52A6157B" w:rsidR="005D13C9" w:rsidRPr="00175256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Сегментация по жизненному циклу</w:t>
            </w:r>
          </w:p>
        </w:tc>
      </w:tr>
      <w:tr w:rsidR="005D13C9" w:rsidRPr="0090685F" w14:paraId="69FBB59B" w14:textId="77777777" w:rsidTr="00A51573">
        <w:trPr>
          <w:trHeight w:val="255"/>
        </w:trPr>
        <w:tc>
          <w:tcPr>
            <w:tcW w:w="3119" w:type="dxa"/>
            <w:noWrap/>
          </w:tcPr>
          <w:p w14:paraId="5CE77E2A" w14:textId="3B35B4BC" w:rsidR="005D13C9" w:rsidRPr="00274E92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 соответствию клиентской политике</w:t>
            </w:r>
          </w:p>
        </w:tc>
        <w:tc>
          <w:tcPr>
            <w:tcW w:w="1684" w:type="dxa"/>
            <w:noWrap/>
          </w:tcPr>
          <w:p w14:paraId="37DFE63A" w14:textId="12384C33" w:rsidR="005D13C9" w:rsidRPr="00A83F7E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color w:val="000000"/>
                <w:sz w:val="18"/>
                <w:szCs w:val="18"/>
                <w:lang w:val="en-US"/>
              </w:rPr>
              <w:t>ByClientPolicy</w:t>
            </w:r>
            <w:proofErr w:type="spellEnd"/>
          </w:p>
        </w:tc>
        <w:tc>
          <w:tcPr>
            <w:tcW w:w="4081" w:type="dxa"/>
            <w:noWrap/>
          </w:tcPr>
          <w:p w14:paraId="2390182A" w14:textId="53B6963E" w:rsidR="005D13C9" w:rsidRPr="00FE48BB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Сегментация по соответствию клиентской политике</w:t>
            </w:r>
          </w:p>
        </w:tc>
      </w:tr>
      <w:tr w:rsidR="005D13C9" w:rsidRPr="0090685F" w14:paraId="5F734376" w14:textId="77777777" w:rsidTr="00A51573">
        <w:trPr>
          <w:trHeight w:val="255"/>
        </w:trPr>
        <w:tc>
          <w:tcPr>
            <w:tcW w:w="3119" w:type="dxa"/>
            <w:noWrap/>
          </w:tcPr>
          <w:p w14:paraId="7872FDE8" w14:textId="00082596" w:rsidR="005D13C9" w:rsidRPr="00274E92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 целевой сумме</w:t>
            </w:r>
          </w:p>
        </w:tc>
        <w:tc>
          <w:tcPr>
            <w:tcW w:w="1684" w:type="dxa"/>
            <w:noWrap/>
          </w:tcPr>
          <w:p w14:paraId="6E839E1F" w14:textId="14CFED30" w:rsidR="005D13C9" w:rsidRPr="00454AA4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color w:val="000000"/>
                <w:sz w:val="18"/>
                <w:szCs w:val="18"/>
                <w:lang w:val="en-US"/>
              </w:rPr>
              <w:t>ByTargetAmount</w:t>
            </w:r>
            <w:proofErr w:type="spellEnd"/>
          </w:p>
        </w:tc>
        <w:tc>
          <w:tcPr>
            <w:tcW w:w="4081" w:type="dxa"/>
            <w:noWrap/>
          </w:tcPr>
          <w:p w14:paraId="4A55FA61" w14:textId="3AA23A59" w:rsidR="005D13C9" w:rsidRPr="006F3FBF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Сегментация по целевой сумме</w:t>
            </w:r>
          </w:p>
        </w:tc>
      </w:tr>
      <w:tr w:rsidR="005D13C9" w:rsidRPr="0090685F" w14:paraId="7DF575F3" w14:textId="77777777" w:rsidTr="00A51573">
        <w:trPr>
          <w:trHeight w:val="255"/>
        </w:trPr>
        <w:tc>
          <w:tcPr>
            <w:tcW w:w="3119" w:type="dxa"/>
            <w:noWrap/>
          </w:tcPr>
          <w:p w14:paraId="0A29F6F9" w14:textId="5665AA5C" w:rsidR="005D13C9" w:rsidRPr="00274E92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 портфелю активов</w:t>
            </w:r>
          </w:p>
        </w:tc>
        <w:tc>
          <w:tcPr>
            <w:tcW w:w="1684" w:type="dxa"/>
            <w:noWrap/>
          </w:tcPr>
          <w:p w14:paraId="06F46A8E" w14:textId="06BA5BF0" w:rsidR="005D13C9" w:rsidRPr="00454AA4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color w:val="000000"/>
                <w:sz w:val="18"/>
                <w:szCs w:val="18"/>
                <w:lang w:val="en-US"/>
              </w:rPr>
              <w:t>By</w:t>
            </w:r>
            <w:r w:rsidRPr="00CF7654">
              <w:rPr>
                <w:color w:val="000000"/>
                <w:sz w:val="18"/>
                <w:szCs w:val="18"/>
                <w:lang w:val="en-US"/>
              </w:rPr>
              <w:t>Asset</w:t>
            </w:r>
            <w:proofErr w:type="spellEnd"/>
          </w:p>
        </w:tc>
        <w:tc>
          <w:tcPr>
            <w:tcW w:w="4081" w:type="dxa"/>
            <w:noWrap/>
          </w:tcPr>
          <w:p w14:paraId="69A8709F" w14:textId="6A7E0870" w:rsidR="005D13C9" w:rsidRPr="006F3FBF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Сегментация по портфелю активов</w:t>
            </w:r>
          </w:p>
        </w:tc>
      </w:tr>
      <w:tr w:rsidR="005D13C9" w:rsidRPr="0090685F" w14:paraId="71402BF3" w14:textId="77777777" w:rsidTr="00A51573">
        <w:trPr>
          <w:trHeight w:val="255"/>
        </w:trPr>
        <w:tc>
          <w:tcPr>
            <w:tcW w:w="3119" w:type="dxa"/>
            <w:noWrap/>
          </w:tcPr>
          <w:p w14:paraId="7706843C" w14:textId="21B7F39C" w:rsidR="005D13C9" w:rsidRPr="00274E92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 потенциалу клиента</w:t>
            </w:r>
          </w:p>
        </w:tc>
        <w:tc>
          <w:tcPr>
            <w:tcW w:w="1684" w:type="dxa"/>
            <w:noWrap/>
          </w:tcPr>
          <w:p w14:paraId="500BF55F" w14:textId="376B8782" w:rsidR="005D13C9" w:rsidRPr="00454AA4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color w:val="000000"/>
                <w:sz w:val="18"/>
                <w:szCs w:val="18"/>
                <w:lang w:val="en-US"/>
              </w:rPr>
              <w:t>ByClientPotential</w:t>
            </w:r>
            <w:proofErr w:type="spellEnd"/>
          </w:p>
        </w:tc>
        <w:tc>
          <w:tcPr>
            <w:tcW w:w="4081" w:type="dxa"/>
            <w:noWrap/>
          </w:tcPr>
          <w:p w14:paraId="75D115D9" w14:textId="01592ED5" w:rsidR="005D13C9" w:rsidRPr="006F3FBF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Сегментация по потенциалу клиента</w:t>
            </w:r>
          </w:p>
        </w:tc>
      </w:tr>
      <w:tr w:rsidR="005D13C9" w:rsidRPr="0090685F" w14:paraId="6FCB8EE2" w14:textId="77777777" w:rsidTr="00A51573">
        <w:trPr>
          <w:trHeight w:val="255"/>
        </w:trPr>
        <w:tc>
          <w:tcPr>
            <w:tcW w:w="3119" w:type="dxa"/>
            <w:noWrap/>
          </w:tcPr>
          <w:p w14:paraId="33F90A7C" w14:textId="298F0794" w:rsidR="005D13C9" w:rsidRPr="00274E92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 источнику клиента</w:t>
            </w:r>
          </w:p>
        </w:tc>
        <w:tc>
          <w:tcPr>
            <w:tcW w:w="1684" w:type="dxa"/>
            <w:noWrap/>
          </w:tcPr>
          <w:p w14:paraId="74141740" w14:textId="099BB899" w:rsidR="005D13C9" w:rsidRPr="00454AA4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color w:val="000000"/>
                <w:sz w:val="18"/>
                <w:szCs w:val="18"/>
                <w:lang w:val="en-US"/>
              </w:rPr>
              <w:t>ByClientSource</w:t>
            </w:r>
            <w:proofErr w:type="spellEnd"/>
          </w:p>
        </w:tc>
        <w:tc>
          <w:tcPr>
            <w:tcW w:w="4081" w:type="dxa"/>
            <w:noWrap/>
          </w:tcPr>
          <w:p w14:paraId="41CCFB25" w14:textId="515F3A0F" w:rsidR="005D13C9" w:rsidRPr="006F3FBF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Сегментация по источнику клиента</w:t>
            </w:r>
          </w:p>
        </w:tc>
      </w:tr>
      <w:tr w:rsidR="005D13C9" w:rsidRPr="0090685F" w14:paraId="4DD64A49" w14:textId="77777777" w:rsidTr="00A51573">
        <w:trPr>
          <w:trHeight w:val="255"/>
        </w:trPr>
        <w:tc>
          <w:tcPr>
            <w:tcW w:w="3119" w:type="dxa"/>
            <w:noWrap/>
          </w:tcPr>
          <w:p w14:paraId="03227B7F" w14:textId="1C8D13EA" w:rsidR="005D13C9" w:rsidRPr="00274E92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 связанным юридическим лицам</w:t>
            </w:r>
          </w:p>
        </w:tc>
        <w:tc>
          <w:tcPr>
            <w:tcW w:w="1684" w:type="dxa"/>
            <w:noWrap/>
          </w:tcPr>
          <w:p w14:paraId="5CE86BE3" w14:textId="367FCEAF" w:rsidR="005D13C9" w:rsidRPr="00454AA4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color w:val="000000"/>
                <w:sz w:val="18"/>
                <w:szCs w:val="18"/>
                <w:lang w:val="en-US"/>
              </w:rPr>
              <w:t>ByLinkedClients</w:t>
            </w:r>
            <w:proofErr w:type="spellEnd"/>
          </w:p>
        </w:tc>
        <w:tc>
          <w:tcPr>
            <w:tcW w:w="4081" w:type="dxa"/>
            <w:noWrap/>
          </w:tcPr>
          <w:p w14:paraId="5B7FB882" w14:textId="23F4D229" w:rsidR="005D13C9" w:rsidRPr="006F3FBF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Сегментация по связанным юридическим лицам</w:t>
            </w:r>
          </w:p>
        </w:tc>
      </w:tr>
    </w:tbl>
    <w:p w14:paraId="073CFCFA" w14:textId="77777777" w:rsidR="00C1039A" w:rsidRPr="00C1039A" w:rsidRDefault="00C1039A" w:rsidP="00C1039A">
      <w:pPr>
        <w:ind w:firstLine="0"/>
      </w:pPr>
    </w:p>
    <w:p w14:paraId="49C1C86E" w14:textId="77777777" w:rsidR="00E81803" w:rsidRDefault="009A1C30" w:rsidP="00E81803">
      <w:pPr>
        <w:pStyle w:val="1"/>
        <w:spacing w:line="276" w:lineRule="auto"/>
      </w:pPr>
      <w:bookmarkStart w:id="211" w:name="_Toc25317545"/>
      <w:r>
        <w:lastRenderedPageBreak/>
        <w:t>Схема базы данных</w:t>
      </w:r>
      <w:bookmarkEnd w:id="211"/>
    </w:p>
    <w:p w14:paraId="2A32F3FC" w14:textId="33CE1E34" w:rsidR="00270C54" w:rsidRDefault="00B53999" w:rsidP="00270C54">
      <w:r>
        <w:object w:dxaOrig="9871" w:dyaOrig="5520" w14:anchorId="50AEFE03">
          <v:shape id="_x0000_i1072" type="#_x0000_t75" style="width:342.15pt;height:190.65pt" o:ole="">
            <v:imagedata r:id="rId116" o:title=""/>
          </v:shape>
          <o:OLEObject Type="Embed" ProgID="Visio.Drawing.15" ShapeID="_x0000_i1072" DrawAspect="Content" ObjectID="_1645015672" r:id="rId117"/>
        </w:object>
      </w:r>
    </w:p>
    <w:p w14:paraId="210019D0" w14:textId="396422FE" w:rsidR="00587C08" w:rsidRDefault="00B53999" w:rsidP="008D5A69">
      <w:pPr>
        <w:jc w:val="center"/>
      </w:pPr>
      <w:r>
        <w:object w:dxaOrig="10485" w:dyaOrig="7635" w14:anchorId="570EA4A9">
          <v:shape id="_x0000_i1073" type="#_x0000_t75" style="width:323.15pt;height:235.6pt" o:ole="">
            <v:imagedata r:id="rId118" o:title=""/>
          </v:shape>
          <o:OLEObject Type="Embed" ProgID="Visio.Drawing.15" ShapeID="_x0000_i1073" DrawAspect="Content" ObjectID="_1645015673" r:id="rId119"/>
        </w:object>
      </w:r>
    </w:p>
    <w:p w14:paraId="1BEAF4A4" w14:textId="625BC85E" w:rsidR="00587C08" w:rsidRDefault="00B53999" w:rsidP="008D5A69">
      <w:pPr>
        <w:jc w:val="center"/>
      </w:pPr>
      <w:r>
        <w:object w:dxaOrig="9930" w:dyaOrig="6405" w14:anchorId="6762F49B">
          <v:shape id="_x0000_i1074" type="#_x0000_t75" style="width:307pt;height:199.85pt" o:ole="">
            <v:imagedata r:id="rId120" o:title=""/>
          </v:shape>
          <o:OLEObject Type="Embed" ProgID="Visio.Drawing.15" ShapeID="_x0000_i1074" DrawAspect="Content" ObjectID="_1645015674" r:id="rId121"/>
        </w:object>
      </w:r>
    </w:p>
    <w:p w14:paraId="169698E5" w14:textId="6E3E69E9" w:rsidR="008D5A69" w:rsidRDefault="008D5A69" w:rsidP="008D5A69">
      <w:pPr>
        <w:jc w:val="center"/>
      </w:pPr>
    </w:p>
    <w:p w14:paraId="2A745219" w14:textId="77777777" w:rsidR="008D5A69" w:rsidRDefault="008D5A69" w:rsidP="00270C54"/>
    <w:p w14:paraId="7FC6E415" w14:textId="77777777" w:rsidR="00620BDB" w:rsidRDefault="00620BDB" w:rsidP="00620BDB">
      <w:pPr>
        <w:pStyle w:val="2"/>
      </w:pPr>
      <w:bookmarkStart w:id="212" w:name="_Toc25317546"/>
      <w:r>
        <w:lastRenderedPageBreak/>
        <w:t xml:space="preserve">Новая таблица </w:t>
      </w:r>
      <w:r w:rsidRPr="00620BDB">
        <w:rPr>
          <w:lang w:val="en-US"/>
        </w:rPr>
        <w:t>ACCOUNT_ASSISTANT</w:t>
      </w:r>
      <w:bookmarkEnd w:id="212"/>
    </w:p>
    <w:p w14:paraId="0C28FC28" w14:textId="77777777" w:rsidR="00620BDB" w:rsidRDefault="00620BDB" w:rsidP="00620BDB">
      <w:pPr>
        <w:ind w:firstLine="0"/>
      </w:pPr>
      <w:r>
        <w:t>Таблица содержит</w:t>
      </w:r>
      <w:r w:rsidR="00F04C64">
        <w:t xml:space="preserve"> информацию</w:t>
      </w:r>
      <w:r>
        <w:t xml:space="preserve"> о помощниках клиента.</w:t>
      </w:r>
    </w:p>
    <w:tbl>
      <w:tblPr>
        <w:tblStyle w:val="af4"/>
        <w:tblW w:w="8917" w:type="dxa"/>
        <w:tblInd w:w="108" w:type="dxa"/>
        <w:tblLook w:val="04A0" w:firstRow="1" w:lastRow="0" w:firstColumn="1" w:lastColumn="0" w:noHBand="0" w:noVBand="1"/>
      </w:tblPr>
      <w:tblGrid>
        <w:gridCol w:w="3119"/>
        <w:gridCol w:w="1717"/>
        <w:gridCol w:w="4081"/>
      </w:tblGrid>
      <w:tr w:rsidR="00F13DAE" w:rsidRPr="0045233C" w14:paraId="7B7FAD6F" w14:textId="77777777" w:rsidTr="0023392E">
        <w:trPr>
          <w:tblHeader/>
        </w:trPr>
        <w:tc>
          <w:tcPr>
            <w:tcW w:w="3119" w:type="dxa"/>
            <w:shd w:val="clear" w:color="auto" w:fill="D9D9D9" w:themeFill="background1" w:themeFillShade="D9"/>
          </w:tcPr>
          <w:p w14:paraId="1B5E4E32" w14:textId="77777777" w:rsidR="00F13DAE" w:rsidRPr="0045233C" w:rsidRDefault="00F13DAE" w:rsidP="00844828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Поле</w:t>
            </w:r>
          </w:p>
        </w:tc>
        <w:tc>
          <w:tcPr>
            <w:tcW w:w="1717" w:type="dxa"/>
            <w:shd w:val="clear" w:color="auto" w:fill="D9D9D9" w:themeFill="background1" w:themeFillShade="D9"/>
          </w:tcPr>
          <w:p w14:paraId="0BEA8878" w14:textId="77777777" w:rsidR="00F13DAE" w:rsidRPr="0045233C" w:rsidRDefault="00F13DAE" w:rsidP="00844828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Тип</w:t>
            </w:r>
          </w:p>
        </w:tc>
        <w:tc>
          <w:tcPr>
            <w:tcW w:w="4081" w:type="dxa"/>
            <w:shd w:val="clear" w:color="auto" w:fill="D9D9D9" w:themeFill="background1" w:themeFillShade="D9"/>
          </w:tcPr>
          <w:p w14:paraId="3F820ED4" w14:textId="77777777" w:rsidR="00F13DAE" w:rsidRPr="0045233C" w:rsidRDefault="00F13DAE" w:rsidP="00844828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Описание</w:t>
            </w:r>
          </w:p>
        </w:tc>
      </w:tr>
      <w:tr w:rsidR="006F3EC4" w:rsidRPr="00960EEB" w14:paraId="445112B9" w14:textId="77777777" w:rsidTr="0023392E">
        <w:trPr>
          <w:trHeight w:val="255"/>
        </w:trPr>
        <w:tc>
          <w:tcPr>
            <w:tcW w:w="3119" w:type="dxa"/>
            <w:noWrap/>
          </w:tcPr>
          <w:p w14:paraId="6C2D7408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ACCOUNT_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ASSISTANTID</w:t>
            </w:r>
          </w:p>
        </w:tc>
        <w:tc>
          <w:tcPr>
            <w:tcW w:w="1717" w:type="dxa"/>
            <w:noWrap/>
          </w:tcPr>
          <w:p w14:paraId="26C948B9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81" w:type="dxa"/>
            <w:noWrap/>
          </w:tcPr>
          <w:p w14:paraId="12F7B7C1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 xml:space="preserve">Уникальный 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ID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 xml:space="preserve"> записи</w:t>
            </w:r>
          </w:p>
        </w:tc>
      </w:tr>
      <w:tr w:rsidR="006F3EC4" w:rsidRPr="00960EEB" w14:paraId="5CE0A49E" w14:textId="77777777" w:rsidTr="0023392E">
        <w:trPr>
          <w:trHeight w:val="255"/>
        </w:trPr>
        <w:tc>
          <w:tcPr>
            <w:tcW w:w="3119" w:type="dxa"/>
            <w:noWrap/>
          </w:tcPr>
          <w:p w14:paraId="63A9059F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CREATEDATE</w:t>
            </w:r>
          </w:p>
        </w:tc>
        <w:tc>
          <w:tcPr>
            <w:tcW w:w="1717" w:type="dxa"/>
            <w:noWrap/>
          </w:tcPr>
          <w:p w14:paraId="664980C6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4081" w:type="dxa"/>
            <w:noWrap/>
          </w:tcPr>
          <w:p w14:paraId="2CDE07DE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6F3EC4" w:rsidRPr="00960EEB" w14:paraId="4F3949C3" w14:textId="77777777" w:rsidTr="0023392E">
        <w:trPr>
          <w:trHeight w:val="255"/>
        </w:trPr>
        <w:tc>
          <w:tcPr>
            <w:tcW w:w="3119" w:type="dxa"/>
            <w:noWrap/>
          </w:tcPr>
          <w:p w14:paraId="31181A7D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CREATEUSER</w:t>
            </w:r>
          </w:p>
        </w:tc>
        <w:tc>
          <w:tcPr>
            <w:tcW w:w="1717" w:type="dxa"/>
            <w:noWrap/>
          </w:tcPr>
          <w:p w14:paraId="04BD0621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81" w:type="dxa"/>
            <w:noWrap/>
          </w:tcPr>
          <w:p w14:paraId="62A0D5DC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6F3EC4" w:rsidRPr="00960EEB" w14:paraId="46357B2E" w14:textId="77777777" w:rsidTr="0023392E">
        <w:trPr>
          <w:trHeight w:val="255"/>
        </w:trPr>
        <w:tc>
          <w:tcPr>
            <w:tcW w:w="3119" w:type="dxa"/>
            <w:noWrap/>
          </w:tcPr>
          <w:p w14:paraId="63CFACCF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MODIFYDATE</w:t>
            </w:r>
          </w:p>
        </w:tc>
        <w:tc>
          <w:tcPr>
            <w:tcW w:w="1717" w:type="dxa"/>
            <w:noWrap/>
          </w:tcPr>
          <w:p w14:paraId="31255B6A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4081" w:type="dxa"/>
            <w:noWrap/>
          </w:tcPr>
          <w:p w14:paraId="0130BFAA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6F3EC4" w:rsidRPr="00960EEB" w14:paraId="66201644" w14:textId="77777777" w:rsidTr="0023392E">
        <w:trPr>
          <w:trHeight w:val="255"/>
        </w:trPr>
        <w:tc>
          <w:tcPr>
            <w:tcW w:w="3119" w:type="dxa"/>
            <w:noWrap/>
          </w:tcPr>
          <w:p w14:paraId="0CC363D0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MODIFYUSER</w:t>
            </w:r>
          </w:p>
        </w:tc>
        <w:tc>
          <w:tcPr>
            <w:tcW w:w="1717" w:type="dxa"/>
            <w:noWrap/>
          </w:tcPr>
          <w:p w14:paraId="3ED8E82C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81" w:type="dxa"/>
            <w:noWrap/>
          </w:tcPr>
          <w:p w14:paraId="224FB003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23392E" w:rsidRPr="00960EEB" w14:paraId="2FAB12BB" w14:textId="77777777" w:rsidTr="0023392E">
        <w:trPr>
          <w:trHeight w:val="255"/>
        </w:trPr>
        <w:tc>
          <w:tcPr>
            <w:tcW w:w="3119" w:type="dxa"/>
            <w:noWrap/>
          </w:tcPr>
          <w:p w14:paraId="4A0673E1" w14:textId="3AC1FAC2" w:rsidR="0023392E" w:rsidRPr="006F3EC4" w:rsidRDefault="0023392E" w:rsidP="0023392E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ACCOUNTID</w:t>
            </w:r>
          </w:p>
        </w:tc>
        <w:tc>
          <w:tcPr>
            <w:tcW w:w="1717" w:type="dxa"/>
            <w:noWrap/>
          </w:tcPr>
          <w:p w14:paraId="74985FC4" w14:textId="3EBDB699" w:rsidR="0023392E" w:rsidRPr="006F3EC4" w:rsidRDefault="0023392E" w:rsidP="0023392E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81" w:type="dxa"/>
            <w:noWrap/>
          </w:tcPr>
          <w:p w14:paraId="149EEB06" w14:textId="0F12E86C" w:rsidR="0023392E" w:rsidRPr="006F3EC4" w:rsidRDefault="0023392E" w:rsidP="0023392E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ID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 xml:space="preserve"> Клиента</w:t>
            </w:r>
          </w:p>
        </w:tc>
      </w:tr>
      <w:tr w:rsidR="006F3EC4" w:rsidRPr="00960EEB" w14:paraId="01BA947A" w14:textId="77777777" w:rsidTr="0023392E">
        <w:trPr>
          <w:trHeight w:val="255"/>
        </w:trPr>
        <w:tc>
          <w:tcPr>
            <w:tcW w:w="3119" w:type="dxa"/>
            <w:noWrap/>
          </w:tcPr>
          <w:p w14:paraId="78030ADD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FULL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_NAME</w:t>
            </w:r>
          </w:p>
        </w:tc>
        <w:tc>
          <w:tcPr>
            <w:tcW w:w="1717" w:type="dxa"/>
            <w:noWrap/>
          </w:tcPr>
          <w:p w14:paraId="27C4AA29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VARCHAR2(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512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4081" w:type="dxa"/>
            <w:noWrap/>
          </w:tcPr>
          <w:p w14:paraId="3EC0B3B2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Полное ФИО помощника</w:t>
            </w:r>
          </w:p>
        </w:tc>
      </w:tr>
      <w:tr w:rsidR="006F3EC4" w:rsidRPr="00960EEB" w14:paraId="0D145180" w14:textId="77777777" w:rsidTr="0023392E">
        <w:trPr>
          <w:trHeight w:val="255"/>
        </w:trPr>
        <w:tc>
          <w:tcPr>
            <w:tcW w:w="3119" w:type="dxa"/>
            <w:noWrap/>
          </w:tcPr>
          <w:p w14:paraId="6DDEB381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COMPANYNAME</w:t>
            </w:r>
          </w:p>
        </w:tc>
        <w:tc>
          <w:tcPr>
            <w:tcW w:w="1717" w:type="dxa"/>
            <w:noWrap/>
          </w:tcPr>
          <w:p w14:paraId="13995BFF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VARCHAR2(255)</w:t>
            </w:r>
          </w:p>
        </w:tc>
        <w:tc>
          <w:tcPr>
            <w:tcW w:w="4081" w:type="dxa"/>
            <w:noWrap/>
          </w:tcPr>
          <w:p w14:paraId="7D6B010D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Наименование компании помощника</w:t>
            </w:r>
          </w:p>
        </w:tc>
      </w:tr>
      <w:tr w:rsidR="006F3EC4" w:rsidRPr="00960EEB" w14:paraId="316394F0" w14:textId="77777777" w:rsidTr="0023392E">
        <w:trPr>
          <w:trHeight w:val="255"/>
        </w:trPr>
        <w:tc>
          <w:tcPr>
            <w:tcW w:w="3119" w:type="dxa"/>
            <w:noWrap/>
          </w:tcPr>
          <w:p w14:paraId="5F87660D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DIVISION</w:t>
            </w:r>
          </w:p>
        </w:tc>
        <w:tc>
          <w:tcPr>
            <w:tcW w:w="1717" w:type="dxa"/>
            <w:noWrap/>
          </w:tcPr>
          <w:p w14:paraId="6862F6A8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VARCHAR2(255)</w:t>
            </w:r>
          </w:p>
        </w:tc>
        <w:tc>
          <w:tcPr>
            <w:tcW w:w="4081" w:type="dxa"/>
            <w:noWrap/>
          </w:tcPr>
          <w:p w14:paraId="379D877D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Отдел</w:t>
            </w:r>
          </w:p>
        </w:tc>
      </w:tr>
      <w:tr w:rsidR="006F3EC4" w:rsidRPr="00960EEB" w14:paraId="4744DA4E" w14:textId="77777777" w:rsidTr="0023392E">
        <w:trPr>
          <w:trHeight w:val="255"/>
        </w:trPr>
        <w:tc>
          <w:tcPr>
            <w:tcW w:w="3119" w:type="dxa"/>
            <w:noWrap/>
          </w:tcPr>
          <w:p w14:paraId="54557C73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TITLE</w:t>
            </w:r>
          </w:p>
        </w:tc>
        <w:tc>
          <w:tcPr>
            <w:tcW w:w="1717" w:type="dxa"/>
            <w:noWrap/>
          </w:tcPr>
          <w:p w14:paraId="6E9429A2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VARCHAR2(255)</w:t>
            </w:r>
          </w:p>
        </w:tc>
        <w:tc>
          <w:tcPr>
            <w:tcW w:w="4081" w:type="dxa"/>
            <w:noWrap/>
          </w:tcPr>
          <w:p w14:paraId="450E0E3C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Должность</w:t>
            </w:r>
          </w:p>
        </w:tc>
      </w:tr>
      <w:tr w:rsidR="006F3EC4" w:rsidRPr="00960EEB" w14:paraId="35F1283F" w14:textId="77777777" w:rsidTr="0023392E">
        <w:trPr>
          <w:trHeight w:val="255"/>
        </w:trPr>
        <w:tc>
          <w:tcPr>
            <w:tcW w:w="3119" w:type="dxa"/>
            <w:noWrap/>
          </w:tcPr>
          <w:p w14:paraId="676A3B0B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ISMAIN</w:t>
            </w:r>
          </w:p>
        </w:tc>
        <w:tc>
          <w:tcPr>
            <w:tcW w:w="1717" w:type="dxa"/>
            <w:noWrap/>
          </w:tcPr>
          <w:p w14:paraId="71680550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VARCHAR2(1)</w:t>
            </w:r>
          </w:p>
        </w:tc>
        <w:tc>
          <w:tcPr>
            <w:tcW w:w="4081" w:type="dxa"/>
            <w:noWrap/>
          </w:tcPr>
          <w:p w14:paraId="3EA0B29E" w14:textId="219FF64D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Признак</w:t>
            </w:r>
            <w:r w:rsidR="0023392E">
              <w:rPr>
                <w:rFonts w:ascii="Arial" w:hAnsi="Arial" w:cs="Arial"/>
                <w:color w:val="000000"/>
                <w:sz w:val="18"/>
                <w:szCs w:val="18"/>
              </w:rPr>
              <w:t xml:space="preserve"> помощника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 xml:space="preserve"> «Основной»</w:t>
            </w:r>
          </w:p>
        </w:tc>
      </w:tr>
      <w:tr w:rsidR="006F3EC4" w:rsidRPr="00960EEB" w14:paraId="40F69653" w14:textId="77777777" w:rsidTr="0023392E">
        <w:trPr>
          <w:trHeight w:val="255"/>
        </w:trPr>
        <w:tc>
          <w:tcPr>
            <w:tcW w:w="3119" w:type="dxa"/>
            <w:noWrap/>
          </w:tcPr>
          <w:p w14:paraId="609F4377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NOTES</w:t>
            </w:r>
          </w:p>
        </w:tc>
        <w:tc>
          <w:tcPr>
            <w:tcW w:w="1717" w:type="dxa"/>
            <w:noWrap/>
          </w:tcPr>
          <w:p w14:paraId="58EC0EC3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VARCHAR2(4000)</w:t>
            </w:r>
          </w:p>
        </w:tc>
        <w:tc>
          <w:tcPr>
            <w:tcW w:w="4081" w:type="dxa"/>
            <w:noWrap/>
          </w:tcPr>
          <w:p w14:paraId="72FF2335" w14:textId="77777777" w:rsidR="006F3EC4" w:rsidRPr="006F3EC4" w:rsidRDefault="006F3EC4" w:rsidP="00D67C03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 xml:space="preserve">Комментарии к </w:t>
            </w:r>
            <w:r w:rsidR="00D67C03">
              <w:rPr>
                <w:rFonts w:ascii="Arial" w:hAnsi="Arial" w:cs="Arial"/>
                <w:color w:val="000000"/>
                <w:sz w:val="18"/>
                <w:szCs w:val="18"/>
              </w:rPr>
              <w:t>помощнику</w:t>
            </w:r>
          </w:p>
        </w:tc>
      </w:tr>
    </w:tbl>
    <w:p w14:paraId="5C89C21B" w14:textId="77777777" w:rsidR="002C3C48" w:rsidRPr="00B1414C" w:rsidRDefault="002C3C48" w:rsidP="002C3C48">
      <w:pPr>
        <w:pStyle w:val="2"/>
        <w:rPr>
          <w:lang w:val="en-US"/>
        </w:rPr>
      </w:pPr>
      <w:bookmarkStart w:id="213" w:name="_Toc25317547"/>
      <w:r>
        <w:t>Новая</w:t>
      </w:r>
      <w:r w:rsidRPr="00B1414C">
        <w:rPr>
          <w:lang w:val="en-US"/>
        </w:rPr>
        <w:t xml:space="preserve"> </w:t>
      </w:r>
      <w:r>
        <w:t>таблица</w:t>
      </w:r>
      <w:r w:rsidRPr="00B1414C">
        <w:rPr>
          <w:lang w:val="en-US"/>
        </w:rPr>
        <w:t xml:space="preserve"> </w:t>
      </w:r>
      <w:r w:rsidRPr="00AE0B10">
        <w:rPr>
          <w:lang w:val="en-US"/>
        </w:rPr>
        <w:t>FB_COMPANIESGROUP</w:t>
      </w:r>
      <w:bookmarkEnd w:id="213"/>
    </w:p>
    <w:p w14:paraId="2BE87886" w14:textId="77777777" w:rsidR="002C3C48" w:rsidRPr="00800C23" w:rsidRDefault="002C3C48" w:rsidP="002C3C48">
      <w:pPr>
        <w:ind w:firstLine="0"/>
      </w:pPr>
      <w:r>
        <w:t>Таблица содержит информацию</w:t>
      </w:r>
      <w:r w:rsidRPr="00D112D7">
        <w:t xml:space="preserve"> </w:t>
      </w:r>
      <w:r>
        <w:t>о</w:t>
      </w:r>
      <w:r w:rsidRPr="00D112D7">
        <w:t xml:space="preserve"> </w:t>
      </w:r>
      <w:r>
        <w:t>группах клиентов.</w:t>
      </w:r>
    </w:p>
    <w:tbl>
      <w:tblPr>
        <w:tblStyle w:val="af4"/>
        <w:tblW w:w="8884" w:type="dxa"/>
        <w:tblInd w:w="108" w:type="dxa"/>
        <w:tblLook w:val="04A0" w:firstRow="1" w:lastRow="0" w:firstColumn="1" w:lastColumn="0" w:noHBand="0" w:noVBand="1"/>
      </w:tblPr>
      <w:tblGrid>
        <w:gridCol w:w="3119"/>
        <w:gridCol w:w="1684"/>
        <w:gridCol w:w="4081"/>
      </w:tblGrid>
      <w:tr w:rsidR="002C3C48" w:rsidRPr="005716B9" w14:paraId="67DD7DBA" w14:textId="77777777" w:rsidTr="00195F74">
        <w:trPr>
          <w:tblHeader/>
        </w:trPr>
        <w:tc>
          <w:tcPr>
            <w:tcW w:w="3119" w:type="dxa"/>
            <w:shd w:val="clear" w:color="auto" w:fill="D9D9D9" w:themeFill="background1" w:themeFillShade="D9"/>
          </w:tcPr>
          <w:p w14:paraId="10648A0B" w14:textId="77777777" w:rsidR="002C3C48" w:rsidRPr="0045233C" w:rsidRDefault="002C3C48" w:rsidP="00195F74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Поле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14:paraId="7C1087E8" w14:textId="77777777" w:rsidR="002C3C48" w:rsidRPr="0045233C" w:rsidRDefault="002C3C48" w:rsidP="00195F74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Тип</w:t>
            </w:r>
          </w:p>
        </w:tc>
        <w:tc>
          <w:tcPr>
            <w:tcW w:w="4081" w:type="dxa"/>
            <w:shd w:val="clear" w:color="auto" w:fill="D9D9D9" w:themeFill="background1" w:themeFillShade="D9"/>
          </w:tcPr>
          <w:p w14:paraId="213ACD2A" w14:textId="77777777" w:rsidR="002C3C48" w:rsidRPr="0045233C" w:rsidRDefault="002C3C48" w:rsidP="00195F74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Описание</w:t>
            </w:r>
          </w:p>
        </w:tc>
      </w:tr>
      <w:tr w:rsidR="002C3C48" w:rsidRPr="0090685F" w14:paraId="0F1300B5" w14:textId="77777777" w:rsidTr="00195F74">
        <w:trPr>
          <w:trHeight w:val="255"/>
        </w:trPr>
        <w:tc>
          <w:tcPr>
            <w:tcW w:w="3119" w:type="dxa"/>
            <w:noWrap/>
          </w:tcPr>
          <w:p w14:paraId="372D2EA0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414C">
              <w:rPr>
                <w:rFonts w:ascii="Arial" w:hAnsi="Arial" w:cs="Arial"/>
                <w:color w:val="000000"/>
                <w:sz w:val="18"/>
                <w:szCs w:val="18"/>
              </w:rPr>
              <w:t>FB_COMPANIESGROUPID</w:t>
            </w:r>
          </w:p>
        </w:tc>
        <w:tc>
          <w:tcPr>
            <w:tcW w:w="1684" w:type="dxa"/>
            <w:noWrap/>
          </w:tcPr>
          <w:p w14:paraId="5B6272BC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81" w:type="dxa"/>
            <w:noWrap/>
          </w:tcPr>
          <w:p w14:paraId="6AD8827E" w14:textId="77777777" w:rsidR="002C3C48" w:rsidRPr="00B1414C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ID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группы клиентов</w:t>
            </w:r>
          </w:p>
        </w:tc>
      </w:tr>
      <w:tr w:rsidR="002C3C48" w:rsidRPr="0090685F" w14:paraId="2209D1B1" w14:textId="77777777" w:rsidTr="00195F74">
        <w:trPr>
          <w:trHeight w:val="255"/>
        </w:trPr>
        <w:tc>
          <w:tcPr>
            <w:tcW w:w="3119" w:type="dxa"/>
            <w:noWrap/>
          </w:tcPr>
          <w:p w14:paraId="670EC6A4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414C">
              <w:rPr>
                <w:rFonts w:ascii="Arial" w:hAnsi="Arial" w:cs="Arial"/>
                <w:color w:val="000000"/>
                <w:sz w:val="18"/>
                <w:szCs w:val="18"/>
              </w:rPr>
              <w:t>CREATEUSER</w:t>
            </w:r>
          </w:p>
        </w:tc>
        <w:tc>
          <w:tcPr>
            <w:tcW w:w="1684" w:type="dxa"/>
            <w:noWrap/>
          </w:tcPr>
          <w:p w14:paraId="3CE765D5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81" w:type="dxa"/>
            <w:noWrap/>
          </w:tcPr>
          <w:p w14:paraId="143A7792" w14:textId="77777777" w:rsidR="002C3C48" w:rsidRPr="00B1414C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2C3C48" w:rsidRPr="0090685F" w14:paraId="2F92FAE8" w14:textId="77777777" w:rsidTr="00195F74">
        <w:trPr>
          <w:trHeight w:val="255"/>
        </w:trPr>
        <w:tc>
          <w:tcPr>
            <w:tcW w:w="3119" w:type="dxa"/>
            <w:noWrap/>
          </w:tcPr>
          <w:p w14:paraId="6DBE28DF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414C">
              <w:rPr>
                <w:rFonts w:ascii="Arial" w:hAnsi="Arial" w:cs="Arial"/>
                <w:color w:val="000000"/>
                <w:sz w:val="18"/>
                <w:szCs w:val="18"/>
              </w:rPr>
              <w:t>CREATEDATE</w:t>
            </w:r>
          </w:p>
        </w:tc>
        <w:tc>
          <w:tcPr>
            <w:tcW w:w="1684" w:type="dxa"/>
            <w:noWrap/>
          </w:tcPr>
          <w:p w14:paraId="3332EE58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4081" w:type="dxa"/>
            <w:noWrap/>
          </w:tcPr>
          <w:p w14:paraId="43EE7F35" w14:textId="77777777" w:rsidR="002C3C48" w:rsidRPr="00B1414C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2C3C48" w:rsidRPr="0090685F" w14:paraId="11843478" w14:textId="77777777" w:rsidTr="00195F74">
        <w:trPr>
          <w:trHeight w:val="255"/>
        </w:trPr>
        <w:tc>
          <w:tcPr>
            <w:tcW w:w="3119" w:type="dxa"/>
            <w:noWrap/>
          </w:tcPr>
          <w:p w14:paraId="34B06A47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414C">
              <w:rPr>
                <w:rFonts w:ascii="Arial" w:hAnsi="Arial" w:cs="Arial"/>
                <w:color w:val="000000"/>
                <w:sz w:val="18"/>
                <w:szCs w:val="18"/>
              </w:rPr>
              <w:t>MODIFYUSER</w:t>
            </w:r>
          </w:p>
        </w:tc>
        <w:tc>
          <w:tcPr>
            <w:tcW w:w="1684" w:type="dxa"/>
            <w:noWrap/>
          </w:tcPr>
          <w:p w14:paraId="6EE9F105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81" w:type="dxa"/>
            <w:noWrap/>
          </w:tcPr>
          <w:p w14:paraId="1FD034BF" w14:textId="77777777" w:rsidR="002C3C48" w:rsidRPr="00B1414C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2C3C48" w:rsidRPr="0090685F" w14:paraId="4D5D1851" w14:textId="77777777" w:rsidTr="00195F74">
        <w:trPr>
          <w:trHeight w:val="255"/>
        </w:trPr>
        <w:tc>
          <w:tcPr>
            <w:tcW w:w="3119" w:type="dxa"/>
            <w:noWrap/>
          </w:tcPr>
          <w:p w14:paraId="17DD9219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414C">
              <w:rPr>
                <w:rFonts w:ascii="Arial" w:hAnsi="Arial" w:cs="Arial"/>
                <w:color w:val="000000"/>
                <w:sz w:val="18"/>
                <w:szCs w:val="18"/>
              </w:rPr>
              <w:t>MODIFYDATE</w:t>
            </w:r>
          </w:p>
        </w:tc>
        <w:tc>
          <w:tcPr>
            <w:tcW w:w="1684" w:type="dxa"/>
            <w:noWrap/>
          </w:tcPr>
          <w:p w14:paraId="2A3A8CE5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 xml:space="preserve">DATE </w:t>
            </w:r>
          </w:p>
        </w:tc>
        <w:tc>
          <w:tcPr>
            <w:tcW w:w="4081" w:type="dxa"/>
            <w:noWrap/>
          </w:tcPr>
          <w:p w14:paraId="233BEF6E" w14:textId="77777777" w:rsidR="002C3C48" w:rsidRPr="00B1414C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2C3C48" w:rsidRPr="0090685F" w14:paraId="7705C75F" w14:textId="77777777" w:rsidTr="00195F74">
        <w:trPr>
          <w:trHeight w:val="255"/>
        </w:trPr>
        <w:tc>
          <w:tcPr>
            <w:tcW w:w="3119" w:type="dxa"/>
            <w:noWrap/>
          </w:tcPr>
          <w:p w14:paraId="077AAE9A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414C">
              <w:rPr>
                <w:rFonts w:ascii="Arial" w:hAnsi="Arial" w:cs="Arial"/>
                <w:color w:val="000000"/>
                <w:sz w:val="18"/>
                <w:szCs w:val="18"/>
              </w:rPr>
              <w:t>GROUPTYPE</w:t>
            </w:r>
          </w:p>
        </w:tc>
        <w:tc>
          <w:tcPr>
            <w:tcW w:w="1684" w:type="dxa"/>
            <w:noWrap/>
          </w:tcPr>
          <w:p w14:paraId="0888EEE4" w14:textId="77777777" w:rsidR="002C3C48" w:rsidRPr="00B1414C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VARCHAR2(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256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)</w:t>
            </w:r>
          </w:p>
        </w:tc>
        <w:tc>
          <w:tcPr>
            <w:tcW w:w="4081" w:type="dxa"/>
            <w:noWrap/>
          </w:tcPr>
          <w:p w14:paraId="08414300" w14:textId="77777777" w:rsidR="002C3C48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Тип группы клиентов:</w:t>
            </w:r>
          </w:p>
          <w:p w14:paraId="4AB403E2" w14:textId="77777777" w:rsidR="002C3C48" w:rsidRPr="00B1414C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- Неформальная группа</w:t>
            </w:r>
          </w:p>
        </w:tc>
      </w:tr>
      <w:tr w:rsidR="002C3C48" w:rsidRPr="0090685F" w14:paraId="61C6AA12" w14:textId="77777777" w:rsidTr="00195F74">
        <w:trPr>
          <w:trHeight w:val="255"/>
        </w:trPr>
        <w:tc>
          <w:tcPr>
            <w:tcW w:w="3119" w:type="dxa"/>
            <w:noWrap/>
          </w:tcPr>
          <w:p w14:paraId="33BE7249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414C">
              <w:rPr>
                <w:rFonts w:ascii="Arial" w:hAnsi="Arial" w:cs="Arial"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1684" w:type="dxa"/>
            <w:noWrap/>
          </w:tcPr>
          <w:p w14:paraId="2C332E37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VARCHAR2(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512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)</w:t>
            </w:r>
          </w:p>
        </w:tc>
        <w:tc>
          <w:tcPr>
            <w:tcW w:w="4081" w:type="dxa"/>
            <w:noWrap/>
          </w:tcPr>
          <w:p w14:paraId="4280C9B3" w14:textId="77777777" w:rsidR="002C3C48" w:rsidRPr="00B1414C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Наименование группы клиентов.</w:t>
            </w:r>
          </w:p>
        </w:tc>
      </w:tr>
      <w:tr w:rsidR="002C3C48" w:rsidRPr="0090685F" w14:paraId="2E845891" w14:textId="77777777" w:rsidTr="00195F74">
        <w:trPr>
          <w:trHeight w:val="255"/>
        </w:trPr>
        <w:tc>
          <w:tcPr>
            <w:tcW w:w="3119" w:type="dxa"/>
            <w:noWrap/>
          </w:tcPr>
          <w:p w14:paraId="1D7770C6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414C">
              <w:rPr>
                <w:rFonts w:ascii="Arial" w:hAnsi="Arial" w:cs="Arial"/>
                <w:color w:val="000000"/>
                <w:sz w:val="18"/>
                <w:szCs w:val="18"/>
              </w:rPr>
              <w:t>PRIMARYACCOUNTID</w:t>
            </w:r>
          </w:p>
        </w:tc>
        <w:tc>
          <w:tcPr>
            <w:tcW w:w="1684" w:type="dxa"/>
            <w:noWrap/>
          </w:tcPr>
          <w:p w14:paraId="0A2E158E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</w:t>
            </w:r>
            <w:r w:rsidRPr="00C51B0B">
              <w:rPr>
                <w:rFonts w:ascii="Arial" w:hAnsi="Arial" w:cs="Arial"/>
                <w:color w:val="000000"/>
                <w:sz w:val="18"/>
                <w:szCs w:val="18"/>
              </w:rPr>
              <w:t>2(12)</w:t>
            </w:r>
          </w:p>
        </w:tc>
        <w:tc>
          <w:tcPr>
            <w:tcW w:w="4081" w:type="dxa"/>
            <w:noWrap/>
          </w:tcPr>
          <w:p w14:paraId="24FD8FDA" w14:textId="77777777" w:rsidR="002C3C48" w:rsidRPr="00B1414C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ID</w:t>
            </w:r>
            <w:r w:rsidRPr="00C51B0B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основного клиента группы</w:t>
            </w:r>
          </w:p>
        </w:tc>
      </w:tr>
    </w:tbl>
    <w:p w14:paraId="26467943" w14:textId="77777777" w:rsidR="002C3C48" w:rsidRPr="00C51B0B" w:rsidRDefault="002C3C48" w:rsidP="002C3C48">
      <w:pPr>
        <w:pStyle w:val="2"/>
      </w:pPr>
      <w:bookmarkStart w:id="214" w:name="_Toc25317548"/>
      <w:r>
        <w:t>Новая</w:t>
      </w:r>
      <w:r w:rsidRPr="00C51B0B">
        <w:t xml:space="preserve"> </w:t>
      </w:r>
      <w:r>
        <w:t>таблица</w:t>
      </w:r>
      <w:r w:rsidRPr="00C51B0B">
        <w:t xml:space="preserve"> </w:t>
      </w:r>
      <w:r w:rsidRPr="00AE0B10">
        <w:rPr>
          <w:lang w:val="en-US"/>
        </w:rPr>
        <w:t>FB</w:t>
      </w:r>
      <w:r w:rsidRPr="00C51B0B">
        <w:t>_</w:t>
      </w:r>
      <w:r w:rsidRPr="00AE0B10">
        <w:rPr>
          <w:lang w:val="en-US"/>
        </w:rPr>
        <w:t>COMPANIESGROUPLINK</w:t>
      </w:r>
      <w:bookmarkEnd w:id="214"/>
    </w:p>
    <w:p w14:paraId="78A6B6DC" w14:textId="77777777" w:rsidR="002C3C48" w:rsidRPr="00800C23" w:rsidRDefault="002C3C48" w:rsidP="002C3C48">
      <w:pPr>
        <w:ind w:firstLine="0"/>
      </w:pPr>
      <w:r>
        <w:t>Таблица содержит информацию</w:t>
      </w:r>
      <w:r w:rsidRPr="00D112D7">
        <w:t xml:space="preserve"> </w:t>
      </w:r>
      <w:r>
        <w:t>о</w:t>
      </w:r>
      <w:r w:rsidRPr="00D112D7">
        <w:t xml:space="preserve"> </w:t>
      </w:r>
      <w:r>
        <w:t>принадлежности клиентов к группам клиентов</w:t>
      </w:r>
    </w:p>
    <w:tbl>
      <w:tblPr>
        <w:tblStyle w:val="af4"/>
        <w:tblW w:w="8884" w:type="dxa"/>
        <w:tblInd w:w="108" w:type="dxa"/>
        <w:tblLook w:val="04A0" w:firstRow="1" w:lastRow="0" w:firstColumn="1" w:lastColumn="0" w:noHBand="0" w:noVBand="1"/>
      </w:tblPr>
      <w:tblGrid>
        <w:gridCol w:w="3119"/>
        <w:gridCol w:w="1684"/>
        <w:gridCol w:w="4081"/>
      </w:tblGrid>
      <w:tr w:rsidR="002C3C48" w:rsidRPr="005716B9" w14:paraId="72EBD040" w14:textId="77777777" w:rsidTr="00195F74">
        <w:trPr>
          <w:tblHeader/>
        </w:trPr>
        <w:tc>
          <w:tcPr>
            <w:tcW w:w="3119" w:type="dxa"/>
            <w:shd w:val="clear" w:color="auto" w:fill="D9D9D9" w:themeFill="background1" w:themeFillShade="D9"/>
          </w:tcPr>
          <w:p w14:paraId="2EC2069E" w14:textId="77777777" w:rsidR="002C3C48" w:rsidRPr="0045233C" w:rsidRDefault="002C3C48" w:rsidP="00195F74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Поле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14:paraId="64849611" w14:textId="77777777" w:rsidR="002C3C48" w:rsidRPr="0045233C" w:rsidRDefault="002C3C48" w:rsidP="00195F74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Тип</w:t>
            </w:r>
          </w:p>
        </w:tc>
        <w:tc>
          <w:tcPr>
            <w:tcW w:w="4081" w:type="dxa"/>
            <w:shd w:val="clear" w:color="auto" w:fill="D9D9D9" w:themeFill="background1" w:themeFillShade="D9"/>
          </w:tcPr>
          <w:p w14:paraId="4D7DECA2" w14:textId="77777777" w:rsidR="002C3C48" w:rsidRPr="0045233C" w:rsidRDefault="002C3C48" w:rsidP="00195F74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Описание</w:t>
            </w:r>
          </w:p>
        </w:tc>
      </w:tr>
      <w:tr w:rsidR="002C3C48" w:rsidRPr="0090685F" w14:paraId="13030AF4" w14:textId="77777777" w:rsidTr="00195F74">
        <w:trPr>
          <w:trHeight w:val="255"/>
        </w:trPr>
        <w:tc>
          <w:tcPr>
            <w:tcW w:w="3119" w:type="dxa"/>
            <w:noWrap/>
          </w:tcPr>
          <w:p w14:paraId="5BA11970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5545B">
              <w:rPr>
                <w:rFonts w:ascii="Arial" w:hAnsi="Arial" w:cs="Arial"/>
                <w:color w:val="000000"/>
                <w:sz w:val="18"/>
                <w:szCs w:val="18"/>
              </w:rPr>
              <w:t>FB_COMPANIESGROUPLINKID</w:t>
            </w:r>
          </w:p>
        </w:tc>
        <w:tc>
          <w:tcPr>
            <w:tcW w:w="1684" w:type="dxa"/>
            <w:noWrap/>
          </w:tcPr>
          <w:p w14:paraId="4E59D6FF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81" w:type="dxa"/>
            <w:noWrap/>
          </w:tcPr>
          <w:p w14:paraId="6799D165" w14:textId="77777777" w:rsidR="002C3C48" w:rsidRPr="00B1414C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Уникальный идентификатор записи</w:t>
            </w:r>
          </w:p>
        </w:tc>
      </w:tr>
      <w:tr w:rsidR="002C3C48" w:rsidRPr="0090685F" w14:paraId="12E4C540" w14:textId="77777777" w:rsidTr="00195F74">
        <w:trPr>
          <w:trHeight w:val="255"/>
        </w:trPr>
        <w:tc>
          <w:tcPr>
            <w:tcW w:w="3119" w:type="dxa"/>
            <w:noWrap/>
          </w:tcPr>
          <w:p w14:paraId="76C7DE65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5545B">
              <w:rPr>
                <w:rFonts w:ascii="Arial" w:hAnsi="Arial" w:cs="Arial"/>
                <w:color w:val="000000"/>
                <w:sz w:val="18"/>
                <w:szCs w:val="18"/>
              </w:rPr>
              <w:t>CREATEUSER</w:t>
            </w:r>
          </w:p>
        </w:tc>
        <w:tc>
          <w:tcPr>
            <w:tcW w:w="1684" w:type="dxa"/>
            <w:noWrap/>
          </w:tcPr>
          <w:p w14:paraId="6CABCBE3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81" w:type="dxa"/>
            <w:noWrap/>
          </w:tcPr>
          <w:p w14:paraId="15B9C5C5" w14:textId="77777777" w:rsidR="002C3C48" w:rsidRPr="00B1414C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2C3C48" w:rsidRPr="0090685F" w14:paraId="4114B702" w14:textId="77777777" w:rsidTr="00195F74">
        <w:trPr>
          <w:trHeight w:val="255"/>
        </w:trPr>
        <w:tc>
          <w:tcPr>
            <w:tcW w:w="3119" w:type="dxa"/>
            <w:noWrap/>
          </w:tcPr>
          <w:p w14:paraId="6D6FE1F1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5545B">
              <w:rPr>
                <w:rFonts w:ascii="Arial" w:hAnsi="Arial" w:cs="Arial"/>
                <w:color w:val="000000"/>
                <w:sz w:val="18"/>
                <w:szCs w:val="18"/>
              </w:rPr>
              <w:t>CREATEDATE</w:t>
            </w:r>
          </w:p>
        </w:tc>
        <w:tc>
          <w:tcPr>
            <w:tcW w:w="1684" w:type="dxa"/>
            <w:noWrap/>
          </w:tcPr>
          <w:p w14:paraId="783BD581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4081" w:type="dxa"/>
            <w:noWrap/>
          </w:tcPr>
          <w:p w14:paraId="2A7AB8EA" w14:textId="77777777" w:rsidR="002C3C48" w:rsidRPr="00B1414C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2C3C48" w:rsidRPr="0090685F" w14:paraId="2507C48F" w14:textId="77777777" w:rsidTr="00195F74">
        <w:trPr>
          <w:trHeight w:val="255"/>
        </w:trPr>
        <w:tc>
          <w:tcPr>
            <w:tcW w:w="3119" w:type="dxa"/>
            <w:noWrap/>
          </w:tcPr>
          <w:p w14:paraId="52BDA4F0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5545B">
              <w:rPr>
                <w:rFonts w:ascii="Arial" w:hAnsi="Arial" w:cs="Arial"/>
                <w:color w:val="000000"/>
                <w:sz w:val="18"/>
                <w:szCs w:val="18"/>
              </w:rPr>
              <w:t>MODIFYUSER</w:t>
            </w:r>
          </w:p>
        </w:tc>
        <w:tc>
          <w:tcPr>
            <w:tcW w:w="1684" w:type="dxa"/>
            <w:noWrap/>
          </w:tcPr>
          <w:p w14:paraId="506D6387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81" w:type="dxa"/>
            <w:noWrap/>
          </w:tcPr>
          <w:p w14:paraId="0F9011CE" w14:textId="77777777" w:rsidR="002C3C48" w:rsidRPr="00B1414C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2C3C48" w:rsidRPr="0090685F" w14:paraId="5B9B92D7" w14:textId="77777777" w:rsidTr="00195F74">
        <w:trPr>
          <w:trHeight w:val="255"/>
        </w:trPr>
        <w:tc>
          <w:tcPr>
            <w:tcW w:w="3119" w:type="dxa"/>
            <w:noWrap/>
          </w:tcPr>
          <w:p w14:paraId="360C68AF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5545B">
              <w:rPr>
                <w:rFonts w:ascii="Arial" w:hAnsi="Arial" w:cs="Arial"/>
                <w:color w:val="000000"/>
                <w:sz w:val="18"/>
                <w:szCs w:val="18"/>
              </w:rPr>
              <w:t>MODIFYDATE</w:t>
            </w:r>
          </w:p>
        </w:tc>
        <w:tc>
          <w:tcPr>
            <w:tcW w:w="1684" w:type="dxa"/>
            <w:noWrap/>
          </w:tcPr>
          <w:p w14:paraId="1518C709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 xml:space="preserve">DATE </w:t>
            </w:r>
          </w:p>
        </w:tc>
        <w:tc>
          <w:tcPr>
            <w:tcW w:w="4081" w:type="dxa"/>
            <w:noWrap/>
          </w:tcPr>
          <w:p w14:paraId="7298665B" w14:textId="77777777" w:rsidR="002C3C48" w:rsidRPr="00B1414C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2C3C48" w:rsidRPr="0090685F" w14:paraId="20D8BBCA" w14:textId="77777777" w:rsidTr="00195F74">
        <w:trPr>
          <w:trHeight w:val="255"/>
        </w:trPr>
        <w:tc>
          <w:tcPr>
            <w:tcW w:w="3119" w:type="dxa"/>
            <w:noWrap/>
          </w:tcPr>
          <w:p w14:paraId="7A5D1D97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5545B">
              <w:rPr>
                <w:rFonts w:ascii="Arial" w:hAnsi="Arial" w:cs="Arial"/>
                <w:color w:val="000000"/>
                <w:sz w:val="18"/>
                <w:szCs w:val="18"/>
              </w:rPr>
              <w:t>FB_COMPANIESGROUPID</w:t>
            </w:r>
          </w:p>
        </w:tc>
        <w:tc>
          <w:tcPr>
            <w:tcW w:w="1684" w:type="dxa"/>
            <w:noWrap/>
          </w:tcPr>
          <w:p w14:paraId="614521BD" w14:textId="77777777" w:rsidR="002C3C48" w:rsidRPr="0015545B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81" w:type="dxa"/>
            <w:noWrap/>
          </w:tcPr>
          <w:p w14:paraId="342C417A" w14:textId="77777777" w:rsidR="002C3C48" w:rsidRPr="00B1414C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ID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группы клиентов</w:t>
            </w:r>
          </w:p>
        </w:tc>
      </w:tr>
      <w:tr w:rsidR="002C3C48" w:rsidRPr="0090685F" w14:paraId="4D8C0291" w14:textId="77777777" w:rsidTr="00195F74">
        <w:trPr>
          <w:trHeight w:val="255"/>
        </w:trPr>
        <w:tc>
          <w:tcPr>
            <w:tcW w:w="3119" w:type="dxa"/>
            <w:noWrap/>
          </w:tcPr>
          <w:p w14:paraId="35A8FF63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5545B">
              <w:rPr>
                <w:rFonts w:ascii="Arial" w:hAnsi="Arial" w:cs="Arial"/>
                <w:color w:val="000000"/>
                <w:sz w:val="18"/>
                <w:szCs w:val="18"/>
              </w:rPr>
              <w:t>FROMID</w:t>
            </w:r>
          </w:p>
        </w:tc>
        <w:tc>
          <w:tcPr>
            <w:tcW w:w="1684" w:type="dxa"/>
            <w:noWrap/>
          </w:tcPr>
          <w:p w14:paraId="2F5A4BFD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81" w:type="dxa"/>
            <w:noWrap/>
          </w:tcPr>
          <w:p w14:paraId="3621E647" w14:textId="77777777" w:rsidR="002C3C48" w:rsidRPr="00307561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07561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ID</w:t>
            </w:r>
            <w:r w:rsidRPr="00307561">
              <w:rPr>
                <w:rFonts w:ascii="Arial" w:hAnsi="Arial" w:cs="Arial"/>
                <w:color w:val="000000"/>
                <w:sz w:val="18"/>
                <w:szCs w:val="18"/>
              </w:rPr>
              <w:t xml:space="preserve"> клиента для прямой связи</w:t>
            </w:r>
          </w:p>
        </w:tc>
      </w:tr>
      <w:tr w:rsidR="002C3C48" w:rsidRPr="0090685F" w14:paraId="1B92304F" w14:textId="77777777" w:rsidTr="00195F74">
        <w:trPr>
          <w:trHeight w:val="255"/>
        </w:trPr>
        <w:tc>
          <w:tcPr>
            <w:tcW w:w="3119" w:type="dxa"/>
            <w:noWrap/>
          </w:tcPr>
          <w:p w14:paraId="0F4B472D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5545B">
              <w:rPr>
                <w:rFonts w:ascii="Arial" w:hAnsi="Arial" w:cs="Arial"/>
                <w:color w:val="000000"/>
                <w:sz w:val="18"/>
                <w:szCs w:val="18"/>
              </w:rPr>
              <w:t>TOID</w:t>
            </w:r>
          </w:p>
        </w:tc>
        <w:tc>
          <w:tcPr>
            <w:tcW w:w="1684" w:type="dxa"/>
            <w:noWrap/>
          </w:tcPr>
          <w:p w14:paraId="55F63C4C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81" w:type="dxa"/>
            <w:noWrap/>
          </w:tcPr>
          <w:p w14:paraId="62741D3A" w14:textId="77777777" w:rsidR="002C3C48" w:rsidRPr="00307561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07561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ID</w:t>
            </w:r>
            <w:r w:rsidRPr="00307561">
              <w:rPr>
                <w:rFonts w:ascii="Arial" w:hAnsi="Arial" w:cs="Arial"/>
                <w:color w:val="000000"/>
                <w:sz w:val="18"/>
                <w:szCs w:val="18"/>
              </w:rPr>
              <w:t xml:space="preserve"> клиента для обратной связи</w:t>
            </w:r>
          </w:p>
        </w:tc>
      </w:tr>
      <w:tr w:rsidR="002C3C48" w:rsidRPr="0090685F" w14:paraId="025827D9" w14:textId="77777777" w:rsidTr="00195F74">
        <w:trPr>
          <w:trHeight w:val="255"/>
        </w:trPr>
        <w:tc>
          <w:tcPr>
            <w:tcW w:w="3119" w:type="dxa"/>
            <w:noWrap/>
          </w:tcPr>
          <w:p w14:paraId="5254124D" w14:textId="77777777" w:rsidR="002C3C48" w:rsidRPr="00B1414C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5545B">
              <w:rPr>
                <w:rFonts w:ascii="Arial" w:hAnsi="Arial" w:cs="Arial"/>
                <w:color w:val="000000"/>
                <w:sz w:val="18"/>
                <w:szCs w:val="18"/>
              </w:rPr>
              <w:t>FORWARDRELATION</w:t>
            </w:r>
          </w:p>
        </w:tc>
        <w:tc>
          <w:tcPr>
            <w:tcW w:w="1684" w:type="dxa"/>
            <w:noWrap/>
          </w:tcPr>
          <w:p w14:paraId="7E4EF860" w14:textId="77777777" w:rsidR="002C3C48" w:rsidRPr="0015545B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2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(12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8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4081" w:type="dxa"/>
            <w:noWrap/>
          </w:tcPr>
          <w:p w14:paraId="369B6400" w14:textId="77777777" w:rsidR="002C3C48" w:rsidRPr="0015545B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07561">
              <w:rPr>
                <w:rFonts w:ascii="Arial" w:hAnsi="Arial" w:cs="Arial"/>
                <w:color w:val="000000"/>
                <w:sz w:val="18"/>
                <w:szCs w:val="18"/>
              </w:rPr>
              <w:t>Вид прямой связи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(справочник </w:t>
            </w:r>
            <w:proofErr w:type="spellStart"/>
            <w:r w:rsidRPr="00A9548B">
              <w:rPr>
                <w:rFonts w:ascii="Arial" w:hAnsi="Arial" w:cs="Arial"/>
                <w:color w:val="000000"/>
                <w:sz w:val="18"/>
                <w:szCs w:val="18"/>
              </w:rPr>
              <w:t>FBClientGroupRelationshipKind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</w:p>
        </w:tc>
      </w:tr>
      <w:tr w:rsidR="002C3C48" w:rsidRPr="0090685F" w14:paraId="44520AFE" w14:textId="77777777" w:rsidTr="00195F74">
        <w:trPr>
          <w:trHeight w:val="255"/>
        </w:trPr>
        <w:tc>
          <w:tcPr>
            <w:tcW w:w="3119" w:type="dxa"/>
            <w:noWrap/>
          </w:tcPr>
          <w:p w14:paraId="0AFD6D20" w14:textId="77777777" w:rsidR="002C3C48" w:rsidRPr="00B1414C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5545B">
              <w:rPr>
                <w:rFonts w:ascii="Arial" w:hAnsi="Arial" w:cs="Arial"/>
                <w:color w:val="000000"/>
                <w:sz w:val="18"/>
                <w:szCs w:val="18"/>
              </w:rPr>
              <w:t>BACKRELATION</w:t>
            </w:r>
          </w:p>
        </w:tc>
        <w:tc>
          <w:tcPr>
            <w:tcW w:w="1684" w:type="dxa"/>
            <w:noWrap/>
          </w:tcPr>
          <w:p w14:paraId="37502E6F" w14:textId="77777777" w:rsidR="002C3C48" w:rsidRPr="0015545B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2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(12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8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4081" w:type="dxa"/>
            <w:noWrap/>
          </w:tcPr>
          <w:p w14:paraId="1A121F93" w14:textId="77777777" w:rsidR="002C3C48" w:rsidRPr="0015545B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07561">
              <w:rPr>
                <w:rFonts w:ascii="Arial" w:hAnsi="Arial" w:cs="Arial"/>
                <w:color w:val="000000"/>
                <w:sz w:val="18"/>
                <w:szCs w:val="18"/>
              </w:rPr>
              <w:t>Вид обратной связи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(справочник </w:t>
            </w:r>
            <w:proofErr w:type="spellStart"/>
            <w:r w:rsidRPr="00A9548B">
              <w:rPr>
                <w:rFonts w:ascii="Arial" w:hAnsi="Arial" w:cs="Arial"/>
                <w:color w:val="000000"/>
                <w:sz w:val="18"/>
                <w:szCs w:val="18"/>
              </w:rPr>
              <w:t>FBClientGroupRelationshipKind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</w:p>
        </w:tc>
      </w:tr>
      <w:tr w:rsidR="002C3C48" w:rsidRPr="0090685F" w14:paraId="30FD53F7" w14:textId="77777777" w:rsidTr="00195F74">
        <w:trPr>
          <w:trHeight w:val="255"/>
        </w:trPr>
        <w:tc>
          <w:tcPr>
            <w:tcW w:w="3119" w:type="dxa"/>
            <w:noWrap/>
          </w:tcPr>
          <w:p w14:paraId="1A7C7BC8" w14:textId="77777777" w:rsidR="002C3C48" w:rsidRPr="00B1414C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5545B"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FROMPACKAGEID</w:t>
            </w:r>
          </w:p>
        </w:tc>
        <w:tc>
          <w:tcPr>
            <w:tcW w:w="1684" w:type="dxa"/>
            <w:noWrap/>
          </w:tcPr>
          <w:p w14:paraId="34A56267" w14:textId="77777777" w:rsidR="002C3C48" w:rsidRPr="0015545B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2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(12)</w:t>
            </w:r>
          </w:p>
        </w:tc>
        <w:tc>
          <w:tcPr>
            <w:tcW w:w="4081" w:type="dxa"/>
            <w:noWrap/>
          </w:tcPr>
          <w:p w14:paraId="47BCCC7B" w14:textId="77777777" w:rsidR="002C3C48" w:rsidRPr="0015545B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07561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ID</w:t>
            </w:r>
            <w:r w:rsidRPr="00307561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пакета </w:t>
            </w:r>
            <w:r w:rsidRPr="00307561">
              <w:rPr>
                <w:rFonts w:ascii="Arial" w:hAnsi="Arial" w:cs="Arial"/>
                <w:color w:val="000000"/>
                <w:sz w:val="18"/>
                <w:szCs w:val="18"/>
              </w:rPr>
              <w:t>клиента для прямой связи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, на основании которого была установлена связь</w:t>
            </w:r>
          </w:p>
        </w:tc>
      </w:tr>
      <w:tr w:rsidR="002C3C48" w:rsidRPr="0090685F" w14:paraId="3D8B6903" w14:textId="77777777" w:rsidTr="00195F74">
        <w:trPr>
          <w:trHeight w:val="255"/>
        </w:trPr>
        <w:tc>
          <w:tcPr>
            <w:tcW w:w="3119" w:type="dxa"/>
            <w:noWrap/>
          </w:tcPr>
          <w:p w14:paraId="018AF6F0" w14:textId="77777777" w:rsidR="002C3C48" w:rsidRPr="00B1414C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5545B">
              <w:rPr>
                <w:rFonts w:ascii="Arial" w:hAnsi="Arial" w:cs="Arial"/>
                <w:color w:val="000000"/>
                <w:sz w:val="18"/>
                <w:szCs w:val="18"/>
              </w:rPr>
              <w:t>TOPACKAGEID</w:t>
            </w:r>
          </w:p>
        </w:tc>
        <w:tc>
          <w:tcPr>
            <w:tcW w:w="1684" w:type="dxa"/>
            <w:noWrap/>
          </w:tcPr>
          <w:p w14:paraId="4B2FFE3F" w14:textId="77777777" w:rsidR="002C3C48" w:rsidRPr="0015545B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2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 xml:space="preserve"> (12)</w:t>
            </w:r>
          </w:p>
        </w:tc>
        <w:tc>
          <w:tcPr>
            <w:tcW w:w="4081" w:type="dxa"/>
            <w:noWrap/>
          </w:tcPr>
          <w:p w14:paraId="0B39A569" w14:textId="77777777" w:rsidR="002C3C48" w:rsidRPr="0015545B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07561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ID</w:t>
            </w:r>
            <w:r w:rsidRPr="00307561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пакета </w:t>
            </w:r>
            <w:r w:rsidRPr="00307561">
              <w:rPr>
                <w:rFonts w:ascii="Arial" w:hAnsi="Arial" w:cs="Arial"/>
                <w:color w:val="000000"/>
                <w:sz w:val="18"/>
                <w:szCs w:val="18"/>
              </w:rPr>
              <w:t>клиента для обратной связи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, на основании которого была установлена связь</w:t>
            </w:r>
          </w:p>
        </w:tc>
      </w:tr>
    </w:tbl>
    <w:p w14:paraId="284876F3" w14:textId="0AAA2809" w:rsidR="002C3C48" w:rsidRPr="005744CC" w:rsidRDefault="002C3C48" w:rsidP="005744CC">
      <w:pPr>
        <w:pStyle w:val="2"/>
        <w:rPr>
          <w:lang w:val="en-US"/>
        </w:rPr>
      </w:pPr>
      <w:bookmarkStart w:id="215" w:name="_Toc25317549"/>
      <w:r w:rsidRPr="005744CC">
        <w:rPr>
          <w:strike/>
          <w:rPrChange w:id="216" w:author="Минин Илья" w:date="2020-03-06T15:42:00Z">
            <w:rPr/>
          </w:rPrChange>
        </w:rPr>
        <w:t>Новая</w:t>
      </w:r>
      <w:r w:rsidRPr="005744CC">
        <w:rPr>
          <w:strike/>
          <w:lang w:val="en-US"/>
          <w:rPrChange w:id="217" w:author="Минин Илья" w:date="2020-03-06T15:42:00Z">
            <w:rPr>
              <w:lang w:val="en-US"/>
            </w:rPr>
          </w:rPrChange>
        </w:rPr>
        <w:t xml:space="preserve"> </w:t>
      </w:r>
      <w:r w:rsidRPr="005744CC">
        <w:rPr>
          <w:strike/>
          <w:rPrChange w:id="218" w:author="Минин Илья" w:date="2020-03-06T15:42:00Z">
            <w:rPr/>
          </w:rPrChange>
        </w:rPr>
        <w:t>таблица</w:t>
      </w:r>
      <w:r w:rsidRPr="005744CC">
        <w:rPr>
          <w:strike/>
          <w:lang w:val="en-US"/>
          <w:rPrChange w:id="219" w:author="Минин Илья" w:date="2020-03-06T15:42:00Z">
            <w:rPr>
              <w:lang w:val="en-US"/>
            </w:rPr>
          </w:rPrChange>
        </w:rPr>
        <w:t xml:space="preserve"> FB_ACCCONTACT_COMM_SETTINGS</w:t>
      </w:r>
      <w:bookmarkEnd w:id="215"/>
      <w:ins w:id="220" w:author="Минин Илья" w:date="2020-03-06T15:42:00Z">
        <w:r w:rsidR="005744CC" w:rsidRPr="005744CC">
          <w:rPr>
            <w:strike/>
            <w:lang w:val="en-US"/>
            <w:rPrChange w:id="221" w:author="Минин Илья" w:date="2020-03-06T15:42:00Z">
              <w:rPr>
                <w:lang w:val="en-US"/>
              </w:rPr>
            </w:rPrChange>
          </w:rPr>
          <w:t xml:space="preserve"> </w:t>
        </w:r>
        <w:proofErr w:type="spellStart"/>
        <w:r w:rsidR="005744CC" w:rsidRPr="005744CC">
          <w:rPr>
            <w:color w:val="FF0000"/>
            <w:lang w:val="en-US"/>
            <w:rPrChange w:id="222" w:author="Минин Илья" w:date="2020-03-06T15:42:00Z">
              <w:rPr>
                <w:lang w:val="en-US"/>
              </w:rPr>
            </w:rPrChange>
          </w:rPr>
          <w:t>AccNewsletter</w:t>
        </w:r>
      </w:ins>
      <w:proofErr w:type="spellEnd"/>
    </w:p>
    <w:p w14:paraId="7F082077" w14:textId="77777777" w:rsidR="002C3C48" w:rsidRPr="00660FBB" w:rsidRDefault="002C3C48" w:rsidP="002C3C48">
      <w:pPr>
        <w:ind w:firstLine="0"/>
      </w:pPr>
      <w:r>
        <w:t>Таблица содержит информацию</w:t>
      </w:r>
      <w:r w:rsidRPr="00D112D7">
        <w:t xml:space="preserve"> </w:t>
      </w:r>
      <w:r>
        <w:t>о статусах согласия на коммуникацию для каналов коммуникации клиента</w:t>
      </w:r>
    </w:p>
    <w:tbl>
      <w:tblPr>
        <w:tblStyle w:val="af4"/>
        <w:tblW w:w="9237" w:type="dxa"/>
        <w:tblInd w:w="108" w:type="dxa"/>
        <w:tblLook w:val="04A0" w:firstRow="1" w:lastRow="0" w:firstColumn="1" w:lastColumn="0" w:noHBand="0" w:noVBand="1"/>
      </w:tblPr>
      <w:tblGrid>
        <w:gridCol w:w="3578"/>
        <w:gridCol w:w="1655"/>
        <w:gridCol w:w="4004"/>
      </w:tblGrid>
      <w:tr w:rsidR="002C3C48" w:rsidRPr="005716B9" w14:paraId="2CA298F2" w14:textId="77777777" w:rsidTr="00195F74">
        <w:trPr>
          <w:tblHeader/>
        </w:trPr>
        <w:tc>
          <w:tcPr>
            <w:tcW w:w="3578" w:type="dxa"/>
            <w:shd w:val="clear" w:color="auto" w:fill="D9D9D9" w:themeFill="background1" w:themeFillShade="D9"/>
          </w:tcPr>
          <w:p w14:paraId="75D26D6A" w14:textId="77777777" w:rsidR="002C3C48" w:rsidRPr="0045233C" w:rsidRDefault="002C3C48" w:rsidP="00195F74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Поле</w:t>
            </w:r>
          </w:p>
        </w:tc>
        <w:tc>
          <w:tcPr>
            <w:tcW w:w="1655" w:type="dxa"/>
            <w:shd w:val="clear" w:color="auto" w:fill="D9D9D9" w:themeFill="background1" w:themeFillShade="D9"/>
          </w:tcPr>
          <w:p w14:paraId="24BC62D6" w14:textId="77777777" w:rsidR="002C3C48" w:rsidRPr="0045233C" w:rsidRDefault="002C3C48" w:rsidP="00195F74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Тип</w:t>
            </w:r>
          </w:p>
        </w:tc>
        <w:tc>
          <w:tcPr>
            <w:tcW w:w="4004" w:type="dxa"/>
            <w:shd w:val="clear" w:color="auto" w:fill="D9D9D9" w:themeFill="background1" w:themeFillShade="D9"/>
          </w:tcPr>
          <w:p w14:paraId="6A2871CC" w14:textId="77777777" w:rsidR="002C3C48" w:rsidRPr="0045233C" w:rsidRDefault="002C3C48" w:rsidP="00195F74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Описание</w:t>
            </w:r>
          </w:p>
        </w:tc>
      </w:tr>
      <w:tr w:rsidR="002C3C48" w:rsidRPr="0090685F" w14:paraId="2B53FB05" w14:textId="77777777" w:rsidTr="00195F74">
        <w:trPr>
          <w:trHeight w:val="255"/>
        </w:trPr>
        <w:tc>
          <w:tcPr>
            <w:tcW w:w="3578" w:type="dxa"/>
            <w:noWrap/>
          </w:tcPr>
          <w:p w14:paraId="74D23CB9" w14:textId="77777777" w:rsidR="002C3C48" w:rsidRPr="005744CC" w:rsidRDefault="002C3C48" w:rsidP="00195F74">
            <w:pPr>
              <w:ind w:firstLine="0"/>
              <w:jc w:val="left"/>
              <w:rPr>
                <w:rFonts w:ascii="Arial" w:hAnsi="Arial" w:cs="Arial"/>
                <w:strike/>
                <w:color w:val="000000"/>
                <w:sz w:val="18"/>
                <w:szCs w:val="18"/>
                <w:lang w:val="en-US"/>
                <w:rPrChange w:id="223" w:author="Минин Илья" w:date="2020-03-06T15:46:00Z">
                  <w:rPr>
                    <w:rFonts w:ascii="Arial" w:hAnsi="Arial" w:cs="Arial"/>
                    <w:color w:val="000000"/>
                    <w:sz w:val="18"/>
                    <w:szCs w:val="18"/>
                  </w:rPr>
                </w:rPrChange>
              </w:rPr>
            </w:pPr>
            <w:r w:rsidRPr="005744CC">
              <w:rPr>
                <w:rFonts w:ascii="Arial" w:hAnsi="Arial" w:cs="Arial"/>
                <w:strike/>
                <w:color w:val="000000"/>
                <w:sz w:val="18"/>
                <w:szCs w:val="18"/>
                <w:lang w:val="en-US"/>
                <w:rPrChange w:id="224" w:author="Минин Илья" w:date="2020-03-06T15:46:00Z">
                  <w:rPr>
                    <w:rFonts w:ascii="Arial" w:hAnsi="Arial" w:cs="Arial"/>
                    <w:color w:val="000000"/>
                    <w:sz w:val="18"/>
                    <w:szCs w:val="18"/>
                  </w:rPr>
                </w:rPrChange>
              </w:rPr>
              <w:t>FB_ACCCONTACT_COMM_</w:t>
            </w:r>
          </w:p>
          <w:p w14:paraId="407089FB" w14:textId="2628DE55" w:rsidR="002C3C48" w:rsidRPr="005744CC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  <w:rPrChange w:id="225" w:author="Минин Илья" w:date="2020-03-06T15:46:00Z">
                  <w:rPr>
                    <w:rFonts w:ascii="Arial" w:hAnsi="Arial" w:cs="Arial"/>
                    <w:color w:val="000000"/>
                    <w:sz w:val="18"/>
                    <w:szCs w:val="18"/>
                  </w:rPr>
                </w:rPrChange>
              </w:rPr>
            </w:pPr>
            <w:r w:rsidRPr="005744CC">
              <w:rPr>
                <w:rFonts w:ascii="Arial" w:hAnsi="Arial" w:cs="Arial"/>
                <w:strike/>
                <w:color w:val="000000"/>
                <w:sz w:val="18"/>
                <w:szCs w:val="18"/>
                <w:lang w:val="en-US"/>
                <w:rPrChange w:id="226" w:author="Минин Илья" w:date="2020-03-06T15:46:00Z">
                  <w:rPr>
                    <w:rFonts w:ascii="Arial" w:hAnsi="Arial" w:cs="Arial"/>
                    <w:color w:val="000000"/>
                    <w:sz w:val="18"/>
                    <w:szCs w:val="18"/>
                  </w:rPr>
                </w:rPrChange>
              </w:rPr>
              <w:t>SETTINGSID</w:t>
            </w:r>
            <w:ins w:id="227" w:author="Минин Илья" w:date="2020-03-06T15:46:00Z">
              <w:r w:rsidR="005744CC" w:rsidRPr="005744CC">
                <w:rPr>
                  <w:lang w:val="en-US"/>
                  <w:rPrChange w:id="228" w:author="Минин Илья" w:date="2020-03-06T15:46:00Z">
                    <w:rPr/>
                  </w:rPrChange>
                </w:rPr>
                <w:t xml:space="preserve"> </w:t>
              </w:r>
            </w:ins>
            <w:ins w:id="229" w:author="Минин Илья" w:date="2020-03-06T15:49:00Z">
              <w:r w:rsidR="005744CC" w:rsidRPr="005744CC">
                <w:rPr>
                  <w:rFonts w:ascii="Arial" w:hAnsi="Arial" w:cs="Arial"/>
                  <w:color w:val="FF0000"/>
                  <w:sz w:val="18"/>
                  <w:szCs w:val="18"/>
                  <w:lang w:val="en-US"/>
                </w:rPr>
                <w:t>ACC_NEWSLETTERID</w:t>
              </w:r>
            </w:ins>
          </w:p>
        </w:tc>
        <w:tc>
          <w:tcPr>
            <w:tcW w:w="1655" w:type="dxa"/>
            <w:noWrap/>
          </w:tcPr>
          <w:p w14:paraId="386A36EE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04" w:type="dxa"/>
            <w:noWrap/>
          </w:tcPr>
          <w:p w14:paraId="5DCA0CA5" w14:textId="77777777" w:rsidR="002C3C48" w:rsidRPr="00B1414C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Уникальный идентификатор записи</w:t>
            </w:r>
          </w:p>
        </w:tc>
      </w:tr>
      <w:tr w:rsidR="002C3C48" w:rsidRPr="0090685F" w14:paraId="4492BA54" w14:textId="77777777" w:rsidTr="00195F74">
        <w:trPr>
          <w:trHeight w:val="255"/>
        </w:trPr>
        <w:tc>
          <w:tcPr>
            <w:tcW w:w="3578" w:type="dxa"/>
            <w:noWrap/>
          </w:tcPr>
          <w:p w14:paraId="4FD1C9EE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FF6153">
              <w:rPr>
                <w:rFonts w:ascii="Arial" w:hAnsi="Arial" w:cs="Arial"/>
                <w:color w:val="000000"/>
                <w:sz w:val="18"/>
                <w:szCs w:val="18"/>
              </w:rPr>
              <w:t>CREATEUSER</w:t>
            </w:r>
          </w:p>
        </w:tc>
        <w:tc>
          <w:tcPr>
            <w:tcW w:w="1655" w:type="dxa"/>
            <w:noWrap/>
          </w:tcPr>
          <w:p w14:paraId="3E3C8481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04" w:type="dxa"/>
            <w:noWrap/>
          </w:tcPr>
          <w:p w14:paraId="32B428EC" w14:textId="77777777" w:rsidR="002C3C48" w:rsidRPr="00B1414C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2C3C48" w:rsidRPr="0090685F" w14:paraId="5B1BF6E1" w14:textId="77777777" w:rsidTr="00195F74">
        <w:trPr>
          <w:trHeight w:val="255"/>
        </w:trPr>
        <w:tc>
          <w:tcPr>
            <w:tcW w:w="3578" w:type="dxa"/>
            <w:noWrap/>
          </w:tcPr>
          <w:p w14:paraId="4C030520" w14:textId="77777777" w:rsidR="002C3C48" w:rsidRPr="0015545B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FF6153">
              <w:rPr>
                <w:rFonts w:ascii="Arial" w:hAnsi="Arial" w:cs="Arial"/>
                <w:color w:val="000000"/>
                <w:sz w:val="18"/>
                <w:szCs w:val="18"/>
              </w:rPr>
              <w:t>CREATEDATE</w:t>
            </w:r>
          </w:p>
        </w:tc>
        <w:tc>
          <w:tcPr>
            <w:tcW w:w="1655" w:type="dxa"/>
            <w:noWrap/>
          </w:tcPr>
          <w:p w14:paraId="2AE889F2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4004" w:type="dxa"/>
            <w:noWrap/>
          </w:tcPr>
          <w:p w14:paraId="3600E347" w14:textId="77777777" w:rsidR="002C3C48" w:rsidRPr="006F3EC4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2C3C48" w:rsidRPr="0090685F" w14:paraId="1DAD7207" w14:textId="77777777" w:rsidTr="00195F74">
        <w:trPr>
          <w:trHeight w:val="255"/>
        </w:trPr>
        <w:tc>
          <w:tcPr>
            <w:tcW w:w="3578" w:type="dxa"/>
            <w:noWrap/>
          </w:tcPr>
          <w:p w14:paraId="5ADAF8A4" w14:textId="77777777" w:rsidR="002C3C48" w:rsidRPr="0015545B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FF6153">
              <w:rPr>
                <w:rFonts w:ascii="Arial" w:hAnsi="Arial" w:cs="Arial"/>
                <w:color w:val="000000"/>
                <w:sz w:val="18"/>
                <w:szCs w:val="18"/>
              </w:rPr>
              <w:t>MODIFYUSER</w:t>
            </w:r>
          </w:p>
        </w:tc>
        <w:tc>
          <w:tcPr>
            <w:tcW w:w="1655" w:type="dxa"/>
            <w:noWrap/>
          </w:tcPr>
          <w:p w14:paraId="1D81A2CB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04" w:type="dxa"/>
            <w:noWrap/>
          </w:tcPr>
          <w:p w14:paraId="114EF8DA" w14:textId="77777777" w:rsidR="002C3C48" w:rsidRPr="006F3EC4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2C3C48" w:rsidRPr="0090685F" w14:paraId="563D3C3E" w14:textId="77777777" w:rsidTr="00195F74">
        <w:trPr>
          <w:trHeight w:val="255"/>
        </w:trPr>
        <w:tc>
          <w:tcPr>
            <w:tcW w:w="3578" w:type="dxa"/>
            <w:noWrap/>
          </w:tcPr>
          <w:p w14:paraId="21FC3E2D" w14:textId="77777777" w:rsidR="002C3C48" w:rsidRPr="0015545B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FF6153">
              <w:rPr>
                <w:rFonts w:ascii="Arial" w:hAnsi="Arial" w:cs="Arial"/>
                <w:color w:val="000000"/>
                <w:sz w:val="18"/>
                <w:szCs w:val="18"/>
              </w:rPr>
              <w:t>MODIFYDATE</w:t>
            </w:r>
          </w:p>
        </w:tc>
        <w:tc>
          <w:tcPr>
            <w:tcW w:w="1655" w:type="dxa"/>
            <w:noWrap/>
          </w:tcPr>
          <w:p w14:paraId="64EA10B3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4004" w:type="dxa"/>
            <w:noWrap/>
          </w:tcPr>
          <w:p w14:paraId="028F8064" w14:textId="77777777" w:rsidR="002C3C48" w:rsidRPr="006F3EC4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2C3C48" w:rsidRPr="0090685F" w14:paraId="6200DB90" w14:textId="77777777" w:rsidTr="00195F74">
        <w:trPr>
          <w:trHeight w:val="255"/>
        </w:trPr>
        <w:tc>
          <w:tcPr>
            <w:tcW w:w="3578" w:type="dxa"/>
            <w:noWrap/>
          </w:tcPr>
          <w:p w14:paraId="063CEE0C" w14:textId="30212B1A" w:rsidR="002C3C48" w:rsidRPr="005744CC" w:rsidRDefault="002C3C48" w:rsidP="005744CC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  <w:rPrChange w:id="230" w:author="Минин Илья" w:date="2020-03-06T15:50:00Z">
                  <w:rPr>
                    <w:rFonts w:ascii="Arial" w:hAnsi="Arial" w:cs="Arial"/>
                    <w:color w:val="000000"/>
                    <w:sz w:val="18"/>
                    <w:szCs w:val="18"/>
                  </w:rPr>
                </w:rPrChange>
              </w:rPr>
              <w:pPrChange w:id="231" w:author="Минин Илья" w:date="2020-03-06T15:50:00Z">
                <w:pPr>
                  <w:ind w:firstLine="0"/>
                  <w:jc w:val="left"/>
                </w:pPr>
              </w:pPrChange>
            </w:pPr>
            <w:r w:rsidRPr="00393E81">
              <w:rPr>
                <w:rFonts w:ascii="Arial" w:hAnsi="Arial" w:cs="Arial"/>
                <w:color w:val="FF0000"/>
                <w:sz w:val="18"/>
                <w:szCs w:val="18"/>
                <w:rPrChange w:id="232" w:author="Минин Илья" w:date="2020-03-06T15:52:00Z">
                  <w:rPr>
                    <w:rFonts w:ascii="Arial" w:hAnsi="Arial" w:cs="Arial"/>
                    <w:color w:val="000000"/>
                    <w:sz w:val="18"/>
                    <w:szCs w:val="18"/>
                  </w:rPr>
                </w:rPrChange>
              </w:rPr>
              <w:t>ACC_CONTACT_INFOID</w:t>
            </w:r>
            <w:ins w:id="233" w:author="Минин Илья" w:date="2020-03-06T15:47:00Z">
              <w:r w:rsidR="005744CC" w:rsidRPr="00393E81">
                <w:rPr>
                  <w:rFonts w:ascii="Arial" w:hAnsi="Arial" w:cs="Arial"/>
                  <w:color w:val="FF0000"/>
                  <w:sz w:val="18"/>
                  <w:szCs w:val="18"/>
                  <w:lang w:val="en-US"/>
                  <w:rPrChange w:id="234" w:author="Минин Илья" w:date="2020-03-06T15:52:00Z">
                    <w:rPr>
                      <w:rFonts w:ascii="Arial" w:hAnsi="Arial" w:cs="Arial"/>
                      <w:strike/>
                      <w:color w:val="000000"/>
                      <w:sz w:val="18"/>
                      <w:szCs w:val="18"/>
                      <w:lang w:val="en-US"/>
                    </w:rPr>
                  </w:rPrChange>
                </w:rPr>
                <w:t xml:space="preserve"> </w:t>
              </w:r>
            </w:ins>
          </w:p>
        </w:tc>
        <w:tc>
          <w:tcPr>
            <w:tcW w:w="1655" w:type="dxa"/>
            <w:noWrap/>
          </w:tcPr>
          <w:p w14:paraId="6A84EC78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04" w:type="dxa"/>
            <w:noWrap/>
          </w:tcPr>
          <w:p w14:paraId="08709495" w14:textId="3053326C" w:rsidR="002C3C48" w:rsidRPr="00FF6153" w:rsidRDefault="002C3C48" w:rsidP="006C1DA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ID</w:t>
            </w:r>
            <w:r w:rsidRPr="006C1DA9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контакта для коммуникации</w:t>
            </w:r>
            <w:r w:rsidR="006C1DA9">
              <w:rPr>
                <w:rFonts w:ascii="Arial" w:hAnsi="Arial" w:cs="Arial"/>
                <w:color w:val="000000"/>
                <w:sz w:val="18"/>
                <w:szCs w:val="18"/>
              </w:rPr>
              <w:t xml:space="preserve">. Ссылка на ключ в таблице </w:t>
            </w:r>
            <w:r w:rsidR="006C1DA9" w:rsidRPr="006C1DA9">
              <w:rPr>
                <w:rFonts w:ascii="Arial" w:hAnsi="Arial" w:cs="Arial"/>
                <w:color w:val="000000"/>
                <w:sz w:val="18"/>
                <w:szCs w:val="18"/>
              </w:rPr>
              <w:t>ACC_CONTACT_INFO</w:t>
            </w:r>
            <w:r w:rsidR="006C1DA9"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</w:tr>
      <w:tr w:rsidR="002C3C48" w:rsidRPr="0090685F" w14:paraId="419916D6" w14:textId="77777777" w:rsidTr="00195F74">
        <w:trPr>
          <w:trHeight w:val="255"/>
        </w:trPr>
        <w:tc>
          <w:tcPr>
            <w:tcW w:w="3578" w:type="dxa"/>
            <w:noWrap/>
          </w:tcPr>
          <w:p w14:paraId="3B8B8D98" w14:textId="77777777" w:rsidR="002C3C48" w:rsidRDefault="002C3C48" w:rsidP="00195F74">
            <w:pPr>
              <w:ind w:firstLine="0"/>
              <w:jc w:val="left"/>
              <w:rPr>
                <w:ins w:id="235" w:author="Минин Илья" w:date="2020-03-06T15:51:00Z"/>
                <w:rFonts w:ascii="Arial" w:hAnsi="Arial" w:cs="Arial"/>
                <w:strike/>
                <w:color w:val="000000"/>
                <w:sz w:val="18"/>
                <w:szCs w:val="18"/>
              </w:rPr>
            </w:pPr>
            <w:r w:rsidRPr="00393E81">
              <w:rPr>
                <w:rFonts w:ascii="Arial" w:hAnsi="Arial" w:cs="Arial"/>
                <w:strike/>
                <w:color w:val="000000"/>
                <w:sz w:val="18"/>
                <w:szCs w:val="18"/>
                <w:rPrChange w:id="236" w:author="Минин Илья" w:date="2020-03-06T15:51:00Z">
                  <w:rPr>
                    <w:rFonts w:ascii="Arial" w:hAnsi="Arial" w:cs="Arial"/>
                    <w:color w:val="000000"/>
                    <w:sz w:val="18"/>
                    <w:szCs w:val="18"/>
                  </w:rPr>
                </w:rPrChange>
              </w:rPr>
              <w:t>COMMUNICATIONTYPE</w:t>
            </w:r>
          </w:p>
          <w:p w14:paraId="55F40F6F" w14:textId="7EAB0541" w:rsidR="00393E81" w:rsidRPr="00393E81" w:rsidRDefault="00393E81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rPrChange w:id="237" w:author="Минин Илья" w:date="2020-03-06T15:52:00Z">
                  <w:rPr>
                    <w:rFonts w:ascii="Arial" w:hAnsi="Arial" w:cs="Arial"/>
                    <w:color w:val="000000"/>
                    <w:sz w:val="18"/>
                    <w:szCs w:val="18"/>
                  </w:rPr>
                </w:rPrChange>
              </w:rPr>
            </w:pPr>
            <w:ins w:id="238" w:author="Минин Илья" w:date="2020-03-06T15:51:00Z">
              <w:r w:rsidRPr="00393E81">
                <w:rPr>
                  <w:rFonts w:ascii="Arial" w:hAnsi="Arial" w:cs="Arial"/>
                  <w:color w:val="FF0000"/>
                  <w:sz w:val="18"/>
                  <w:szCs w:val="18"/>
                  <w:rPrChange w:id="239" w:author="Минин Илья" w:date="2020-03-06T15:52:00Z">
                    <w:rPr>
                      <w:rFonts w:ascii="Arial" w:hAnsi="Arial" w:cs="Arial"/>
                      <w:strike/>
                      <w:color w:val="000000"/>
                      <w:sz w:val="18"/>
                      <w:szCs w:val="18"/>
                    </w:rPr>
                  </w:rPrChange>
                </w:rPr>
                <w:t>DELIVERY_TYPE</w:t>
              </w:r>
            </w:ins>
          </w:p>
        </w:tc>
        <w:tc>
          <w:tcPr>
            <w:tcW w:w="1655" w:type="dxa"/>
            <w:noWrap/>
          </w:tcPr>
          <w:p w14:paraId="0F00F34A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</w:t>
            </w:r>
            <w:r w:rsidRPr="006C1DA9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(12</w:t>
            </w:r>
            <w:r w:rsidRPr="006C1DA9">
              <w:rPr>
                <w:rFonts w:ascii="Arial" w:hAnsi="Arial" w:cs="Arial"/>
                <w:color w:val="000000"/>
                <w:sz w:val="18"/>
                <w:szCs w:val="18"/>
              </w:rPr>
              <w:t>8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4004" w:type="dxa"/>
            <w:noWrap/>
          </w:tcPr>
          <w:p w14:paraId="328208D1" w14:textId="77777777" w:rsidR="002C3C48" w:rsidRPr="006F3EC4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Тип коммуникации. Код справочника </w:t>
            </w:r>
            <w:proofErr w:type="spellStart"/>
            <w:r w:rsidRPr="00E02B61">
              <w:rPr>
                <w:rFonts w:ascii="Arial" w:hAnsi="Arial" w:cs="Arial"/>
                <w:color w:val="000000"/>
                <w:sz w:val="18"/>
                <w:szCs w:val="18"/>
              </w:rPr>
              <w:t>FBCommunicationType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</w:tr>
      <w:tr w:rsidR="002C3C48" w:rsidRPr="0090685F" w14:paraId="0F83CBD8" w14:textId="77777777" w:rsidTr="00195F74">
        <w:trPr>
          <w:trHeight w:val="255"/>
        </w:trPr>
        <w:tc>
          <w:tcPr>
            <w:tcW w:w="3578" w:type="dxa"/>
            <w:noWrap/>
          </w:tcPr>
          <w:p w14:paraId="290DF293" w14:textId="42D8671F" w:rsidR="002C3C48" w:rsidRPr="006502E4" w:rsidRDefault="002C3C48" w:rsidP="00195F74">
            <w:pPr>
              <w:ind w:firstLine="0"/>
              <w:jc w:val="left"/>
              <w:rPr>
                <w:rFonts w:ascii="Arial" w:hAnsi="Arial" w:cs="Arial"/>
                <w:strike/>
                <w:color w:val="000000"/>
                <w:sz w:val="18"/>
                <w:szCs w:val="18"/>
                <w:lang w:val="en-US"/>
                <w:rPrChange w:id="240" w:author="Минин Илья" w:date="2020-03-06T15:51:00Z">
                  <w:rPr>
                    <w:rFonts w:ascii="Arial" w:hAnsi="Arial" w:cs="Arial"/>
                    <w:color w:val="000000"/>
                    <w:sz w:val="18"/>
                    <w:szCs w:val="18"/>
                  </w:rPr>
                </w:rPrChange>
              </w:rPr>
            </w:pPr>
            <w:r w:rsidRPr="006502E4">
              <w:rPr>
                <w:rFonts w:ascii="Arial" w:hAnsi="Arial" w:cs="Arial"/>
                <w:strike/>
                <w:color w:val="000000"/>
                <w:sz w:val="18"/>
                <w:szCs w:val="18"/>
                <w:rPrChange w:id="241" w:author="Минин Илья" w:date="2020-03-06T15:51:00Z">
                  <w:rPr>
                    <w:rFonts w:ascii="Arial" w:hAnsi="Arial" w:cs="Arial"/>
                    <w:color w:val="000000"/>
                    <w:sz w:val="18"/>
                    <w:szCs w:val="18"/>
                  </w:rPr>
                </w:rPrChange>
              </w:rPr>
              <w:t>COMMUNICATIONSTATUS</w:t>
            </w:r>
            <w:ins w:id="242" w:author="Минин Илья" w:date="2020-03-06T15:51:00Z">
              <w:r w:rsidR="006502E4">
                <w:rPr>
                  <w:rFonts w:ascii="Arial" w:hAnsi="Arial" w:cs="Arial"/>
                  <w:strike/>
                  <w:color w:val="000000"/>
                  <w:sz w:val="18"/>
                  <w:szCs w:val="18"/>
                  <w:lang w:val="en-US"/>
                </w:rPr>
                <w:t xml:space="preserve"> </w:t>
              </w:r>
              <w:r w:rsidR="006502E4" w:rsidRPr="006502E4">
                <w:rPr>
                  <w:rFonts w:ascii="Arial" w:hAnsi="Arial" w:cs="Arial"/>
                  <w:color w:val="FF0000"/>
                  <w:sz w:val="18"/>
                  <w:szCs w:val="18"/>
                  <w:lang w:val="en-US"/>
                  <w:rPrChange w:id="243" w:author="Минин Илья" w:date="2020-03-06T15:51:00Z">
                    <w:rPr>
                      <w:rFonts w:ascii="Arial" w:hAnsi="Arial" w:cs="Arial"/>
                      <w:strike/>
                      <w:color w:val="000000"/>
                      <w:sz w:val="18"/>
                      <w:szCs w:val="18"/>
                      <w:lang w:val="en-US"/>
                    </w:rPr>
                  </w:rPrChange>
                </w:rPr>
                <w:t>SUBSCRIPTION</w:t>
              </w:r>
            </w:ins>
          </w:p>
        </w:tc>
        <w:tc>
          <w:tcPr>
            <w:tcW w:w="1655" w:type="dxa"/>
            <w:noWrap/>
          </w:tcPr>
          <w:p w14:paraId="171FBB49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</w:t>
            </w:r>
            <w:r w:rsidRPr="00E02B61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(12</w:t>
            </w:r>
            <w:r w:rsidRPr="00E02B61">
              <w:rPr>
                <w:rFonts w:ascii="Arial" w:hAnsi="Arial" w:cs="Arial"/>
                <w:color w:val="000000"/>
                <w:sz w:val="18"/>
                <w:szCs w:val="18"/>
              </w:rPr>
              <w:t>8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4004" w:type="dxa"/>
            <w:noWrap/>
          </w:tcPr>
          <w:p w14:paraId="376096BE" w14:textId="77777777" w:rsidR="002C3C48" w:rsidRPr="006F3EC4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Статус согласия/отказа для типа коммуникации. Код справочника </w:t>
            </w:r>
            <w:proofErr w:type="spellStart"/>
            <w:r w:rsidRPr="00E02B61">
              <w:rPr>
                <w:rFonts w:ascii="Arial" w:hAnsi="Arial" w:cs="Arial"/>
                <w:color w:val="000000"/>
                <w:sz w:val="18"/>
                <w:szCs w:val="18"/>
              </w:rPr>
              <w:t>FBCommunicationStatus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</w:tr>
      <w:tr w:rsidR="005744CC" w:rsidRPr="0090685F" w14:paraId="7EC43D54" w14:textId="77777777" w:rsidTr="00195F74">
        <w:trPr>
          <w:trHeight w:val="255"/>
          <w:ins w:id="244" w:author="Минин Илья" w:date="2020-03-06T15:50:00Z"/>
        </w:trPr>
        <w:tc>
          <w:tcPr>
            <w:tcW w:w="3578" w:type="dxa"/>
            <w:noWrap/>
          </w:tcPr>
          <w:p w14:paraId="43D0525B" w14:textId="4621B8EA" w:rsidR="005744CC" w:rsidRPr="00FF6153" w:rsidRDefault="005744CC" w:rsidP="00195F74">
            <w:pPr>
              <w:ind w:firstLine="0"/>
              <w:jc w:val="left"/>
              <w:rPr>
                <w:ins w:id="245" w:author="Минин Илья" w:date="2020-03-06T15:50:00Z"/>
                <w:rFonts w:ascii="Arial" w:hAnsi="Arial" w:cs="Arial"/>
                <w:color w:val="000000"/>
                <w:sz w:val="18"/>
                <w:szCs w:val="18"/>
              </w:rPr>
            </w:pPr>
            <w:ins w:id="246" w:author="Минин Илья" w:date="2020-03-06T15:50:00Z">
              <w:r w:rsidRPr="005744CC">
                <w:rPr>
                  <w:rFonts w:ascii="Arial" w:hAnsi="Arial" w:cs="Arial"/>
                  <w:color w:val="FF0000"/>
                  <w:sz w:val="18"/>
                  <w:szCs w:val="18"/>
                  <w:rPrChange w:id="247" w:author="Минин Илья" w:date="2020-03-06T15:50:00Z">
                    <w:rPr>
                      <w:rFonts w:ascii="Arial" w:hAnsi="Arial" w:cs="Arial"/>
                      <w:color w:val="000000"/>
                      <w:sz w:val="18"/>
                      <w:szCs w:val="18"/>
                    </w:rPr>
                  </w:rPrChange>
                </w:rPr>
                <w:t>ACCOUNTID</w:t>
              </w:r>
            </w:ins>
          </w:p>
        </w:tc>
        <w:tc>
          <w:tcPr>
            <w:tcW w:w="1655" w:type="dxa"/>
            <w:noWrap/>
          </w:tcPr>
          <w:p w14:paraId="29F44181" w14:textId="77777777" w:rsidR="005744CC" w:rsidRDefault="005744CC" w:rsidP="00195F74">
            <w:pPr>
              <w:ind w:firstLine="0"/>
              <w:jc w:val="left"/>
              <w:rPr>
                <w:ins w:id="248" w:author="Минин Илья" w:date="2020-03-06T15:50:00Z"/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004" w:type="dxa"/>
            <w:noWrap/>
          </w:tcPr>
          <w:p w14:paraId="1A81C08A" w14:textId="77777777" w:rsidR="005744CC" w:rsidRDefault="005744CC" w:rsidP="00195F74">
            <w:pPr>
              <w:spacing w:after="0"/>
              <w:ind w:firstLine="0"/>
              <w:jc w:val="left"/>
              <w:rPr>
                <w:ins w:id="249" w:author="Минин Илья" w:date="2020-03-06T15:50:00Z"/>
                <w:rFonts w:ascii="Arial" w:hAnsi="Arial" w:cs="Arial"/>
                <w:color w:val="000000"/>
                <w:sz w:val="18"/>
                <w:szCs w:val="18"/>
              </w:rPr>
            </w:pPr>
          </w:p>
        </w:tc>
      </w:tr>
    </w:tbl>
    <w:p w14:paraId="02C1B866" w14:textId="0C8217FD" w:rsidR="00086E70" w:rsidRPr="00660FBB" w:rsidRDefault="00086E70" w:rsidP="003276BB">
      <w:pPr>
        <w:pStyle w:val="2"/>
        <w:rPr>
          <w:lang w:val="en-US"/>
        </w:rPr>
      </w:pPr>
      <w:bookmarkStart w:id="250" w:name="_Toc25317550"/>
      <w:r>
        <w:t>Новая</w:t>
      </w:r>
      <w:r w:rsidRPr="00660FBB">
        <w:rPr>
          <w:lang w:val="en-US"/>
        </w:rPr>
        <w:t xml:space="preserve"> </w:t>
      </w:r>
      <w:r>
        <w:t>таблица</w:t>
      </w:r>
      <w:r w:rsidRPr="00660FBB">
        <w:rPr>
          <w:lang w:val="en-US"/>
        </w:rPr>
        <w:t xml:space="preserve"> </w:t>
      </w:r>
      <w:r w:rsidR="003276BB" w:rsidRPr="003276BB">
        <w:rPr>
          <w:lang w:val="en-US"/>
        </w:rPr>
        <w:t>FB_SEGMENTATION</w:t>
      </w:r>
      <w:bookmarkEnd w:id="250"/>
    </w:p>
    <w:p w14:paraId="5CCBE16B" w14:textId="4855ADC8" w:rsidR="00086E70" w:rsidRPr="003276BB" w:rsidRDefault="00086E70" w:rsidP="00086E70">
      <w:pPr>
        <w:ind w:firstLine="0"/>
      </w:pPr>
      <w:r>
        <w:t>Таблица содержит информацию</w:t>
      </w:r>
      <w:r w:rsidRPr="00D112D7">
        <w:t xml:space="preserve"> </w:t>
      </w:r>
      <w:r>
        <w:t xml:space="preserve">о </w:t>
      </w:r>
      <w:r w:rsidR="003276BB">
        <w:t>сегментации клиентов</w:t>
      </w:r>
    </w:p>
    <w:tbl>
      <w:tblPr>
        <w:tblStyle w:val="af4"/>
        <w:tblW w:w="9237" w:type="dxa"/>
        <w:tblInd w:w="108" w:type="dxa"/>
        <w:tblLook w:val="04A0" w:firstRow="1" w:lastRow="0" w:firstColumn="1" w:lastColumn="0" w:noHBand="0" w:noVBand="1"/>
      </w:tblPr>
      <w:tblGrid>
        <w:gridCol w:w="3578"/>
        <w:gridCol w:w="1655"/>
        <w:gridCol w:w="4004"/>
      </w:tblGrid>
      <w:tr w:rsidR="00086E70" w:rsidRPr="005716B9" w14:paraId="2CC139B5" w14:textId="77777777" w:rsidTr="00816744">
        <w:trPr>
          <w:tblHeader/>
        </w:trPr>
        <w:tc>
          <w:tcPr>
            <w:tcW w:w="3578" w:type="dxa"/>
            <w:shd w:val="clear" w:color="auto" w:fill="D9D9D9" w:themeFill="background1" w:themeFillShade="D9"/>
          </w:tcPr>
          <w:p w14:paraId="1493A0D7" w14:textId="77777777" w:rsidR="00086E70" w:rsidRPr="0045233C" w:rsidRDefault="00086E70" w:rsidP="00816744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Поле</w:t>
            </w:r>
          </w:p>
        </w:tc>
        <w:tc>
          <w:tcPr>
            <w:tcW w:w="1655" w:type="dxa"/>
            <w:shd w:val="clear" w:color="auto" w:fill="D9D9D9" w:themeFill="background1" w:themeFillShade="D9"/>
          </w:tcPr>
          <w:p w14:paraId="7E8E0FD9" w14:textId="77777777" w:rsidR="00086E70" w:rsidRPr="0045233C" w:rsidRDefault="00086E70" w:rsidP="00816744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Тип</w:t>
            </w:r>
          </w:p>
        </w:tc>
        <w:tc>
          <w:tcPr>
            <w:tcW w:w="4004" w:type="dxa"/>
            <w:shd w:val="clear" w:color="auto" w:fill="D9D9D9" w:themeFill="background1" w:themeFillShade="D9"/>
          </w:tcPr>
          <w:p w14:paraId="2B02FD6E" w14:textId="77777777" w:rsidR="00086E70" w:rsidRPr="0045233C" w:rsidRDefault="00086E70" w:rsidP="00816744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Описание</w:t>
            </w:r>
          </w:p>
        </w:tc>
      </w:tr>
      <w:tr w:rsidR="003276BB" w:rsidRPr="0090685F" w14:paraId="378DDF27" w14:textId="77777777" w:rsidTr="00816744">
        <w:trPr>
          <w:trHeight w:val="255"/>
        </w:trPr>
        <w:tc>
          <w:tcPr>
            <w:tcW w:w="3578" w:type="dxa"/>
            <w:noWrap/>
          </w:tcPr>
          <w:p w14:paraId="362B1444" w14:textId="29F06A2B" w:rsidR="003276BB" w:rsidRPr="006F3EC4" w:rsidRDefault="003276BB" w:rsidP="003276BB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276BB">
              <w:rPr>
                <w:rFonts w:ascii="Arial" w:hAnsi="Arial" w:cs="Arial"/>
                <w:color w:val="000000"/>
                <w:sz w:val="18"/>
                <w:szCs w:val="18"/>
              </w:rPr>
              <w:t>FB_SEGMENTATIONID</w:t>
            </w:r>
          </w:p>
        </w:tc>
        <w:tc>
          <w:tcPr>
            <w:tcW w:w="1655" w:type="dxa"/>
            <w:noWrap/>
          </w:tcPr>
          <w:p w14:paraId="2DB54FD1" w14:textId="663354EA" w:rsidR="003276BB" w:rsidRPr="006F3EC4" w:rsidRDefault="003276BB" w:rsidP="003276BB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04" w:type="dxa"/>
            <w:noWrap/>
          </w:tcPr>
          <w:p w14:paraId="1FC3D9F9" w14:textId="5A4D730B" w:rsidR="003276BB" w:rsidRPr="00B1414C" w:rsidRDefault="003276BB" w:rsidP="003276BB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Уникальный идентификатор записи</w:t>
            </w:r>
          </w:p>
        </w:tc>
      </w:tr>
      <w:tr w:rsidR="003276BB" w:rsidRPr="0090685F" w14:paraId="30F06686" w14:textId="77777777" w:rsidTr="00816744">
        <w:trPr>
          <w:trHeight w:val="255"/>
        </w:trPr>
        <w:tc>
          <w:tcPr>
            <w:tcW w:w="3578" w:type="dxa"/>
            <w:noWrap/>
          </w:tcPr>
          <w:p w14:paraId="58B6AFC3" w14:textId="0725C0F3" w:rsidR="003276BB" w:rsidRPr="006F3EC4" w:rsidRDefault="003276BB" w:rsidP="003276BB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276BB">
              <w:rPr>
                <w:rFonts w:ascii="Arial" w:hAnsi="Arial" w:cs="Arial"/>
                <w:color w:val="000000"/>
                <w:sz w:val="18"/>
                <w:szCs w:val="18"/>
              </w:rPr>
              <w:t>CREATEUSER</w:t>
            </w:r>
          </w:p>
        </w:tc>
        <w:tc>
          <w:tcPr>
            <w:tcW w:w="1655" w:type="dxa"/>
            <w:noWrap/>
          </w:tcPr>
          <w:p w14:paraId="7381A873" w14:textId="68434542" w:rsidR="003276BB" w:rsidRPr="006F3EC4" w:rsidRDefault="003276BB" w:rsidP="003276BB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04" w:type="dxa"/>
            <w:noWrap/>
          </w:tcPr>
          <w:p w14:paraId="50283119" w14:textId="77C4F420" w:rsidR="003276BB" w:rsidRPr="00B1414C" w:rsidRDefault="003276BB" w:rsidP="003276BB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3276BB" w:rsidRPr="0090685F" w14:paraId="56203352" w14:textId="77777777" w:rsidTr="00816744">
        <w:trPr>
          <w:trHeight w:val="255"/>
        </w:trPr>
        <w:tc>
          <w:tcPr>
            <w:tcW w:w="3578" w:type="dxa"/>
            <w:noWrap/>
          </w:tcPr>
          <w:p w14:paraId="1199DF60" w14:textId="4E67EF23" w:rsidR="003276BB" w:rsidRPr="0015545B" w:rsidRDefault="003276BB" w:rsidP="003276BB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276BB">
              <w:rPr>
                <w:rFonts w:ascii="Arial" w:hAnsi="Arial" w:cs="Arial"/>
                <w:color w:val="000000"/>
                <w:sz w:val="18"/>
                <w:szCs w:val="18"/>
              </w:rPr>
              <w:t>CREATEDATE</w:t>
            </w:r>
          </w:p>
        </w:tc>
        <w:tc>
          <w:tcPr>
            <w:tcW w:w="1655" w:type="dxa"/>
            <w:noWrap/>
          </w:tcPr>
          <w:p w14:paraId="571B1E4C" w14:textId="59D67931" w:rsidR="003276BB" w:rsidRPr="006F3EC4" w:rsidRDefault="003276BB" w:rsidP="003276BB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4004" w:type="dxa"/>
            <w:noWrap/>
          </w:tcPr>
          <w:p w14:paraId="46661AD5" w14:textId="13F43986" w:rsidR="003276BB" w:rsidRPr="006F3EC4" w:rsidRDefault="003276BB" w:rsidP="003276BB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3276BB" w:rsidRPr="0090685F" w14:paraId="512D2C3A" w14:textId="77777777" w:rsidTr="00816744">
        <w:trPr>
          <w:trHeight w:val="255"/>
        </w:trPr>
        <w:tc>
          <w:tcPr>
            <w:tcW w:w="3578" w:type="dxa"/>
            <w:noWrap/>
          </w:tcPr>
          <w:p w14:paraId="2C5DB7BE" w14:textId="044DE8C9" w:rsidR="003276BB" w:rsidRPr="0015545B" w:rsidRDefault="003276BB" w:rsidP="003276BB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276BB">
              <w:rPr>
                <w:rFonts w:ascii="Arial" w:hAnsi="Arial" w:cs="Arial"/>
                <w:color w:val="000000"/>
                <w:sz w:val="18"/>
                <w:szCs w:val="18"/>
              </w:rPr>
              <w:t>MODIFYUSER</w:t>
            </w:r>
          </w:p>
        </w:tc>
        <w:tc>
          <w:tcPr>
            <w:tcW w:w="1655" w:type="dxa"/>
            <w:noWrap/>
          </w:tcPr>
          <w:p w14:paraId="225EBD88" w14:textId="1B4F92AA" w:rsidR="003276BB" w:rsidRPr="006F3EC4" w:rsidRDefault="003276BB" w:rsidP="003276BB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04" w:type="dxa"/>
            <w:noWrap/>
          </w:tcPr>
          <w:p w14:paraId="2799C527" w14:textId="56BA3416" w:rsidR="003276BB" w:rsidRPr="006F3EC4" w:rsidRDefault="003276BB" w:rsidP="003276BB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3276BB" w:rsidRPr="0090685F" w14:paraId="4E7E1128" w14:textId="77777777" w:rsidTr="00816744">
        <w:trPr>
          <w:trHeight w:val="255"/>
        </w:trPr>
        <w:tc>
          <w:tcPr>
            <w:tcW w:w="3578" w:type="dxa"/>
            <w:noWrap/>
          </w:tcPr>
          <w:p w14:paraId="4D069CB7" w14:textId="3BE81D0B" w:rsidR="003276BB" w:rsidRPr="0015545B" w:rsidRDefault="003276BB" w:rsidP="003276BB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276BB">
              <w:rPr>
                <w:rFonts w:ascii="Arial" w:hAnsi="Arial" w:cs="Arial"/>
                <w:color w:val="000000"/>
                <w:sz w:val="18"/>
                <w:szCs w:val="18"/>
              </w:rPr>
              <w:t>MODIFYDATE</w:t>
            </w:r>
          </w:p>
        </w:tc>
        <w:tc>
          <w:tcPr>
            <w:tcW w:w="1655" w:type="dxa"/>
            <w:noWrap/>
          </w:tcPr>
          <w:p w14:paraId="11B6E4B0" w14:textId="406D0FE7" w:rsidR="003276BB" w:rsidRPr="006F3EC4" w:rsidRDefault="003276BB" w:rsidP="003276BB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4004" w:type="dxa"/>
            <w:noWrap/>
          </w:tcPr>
          <w:p w14:paraId="306FDD00" w14:textId="3307D794" w:rsidR="003276BB" w:rsidRPr="006F3EC4" w:rsidRDefault="003276BB" w:rsidP="003276BB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3276BB" w:rsidRPr="0090685F" w14:paraId="476CB624" w14:textId="77777777" w:rsidTr="00816744">
        <w:trPr>
          <w:trHeight w:val="255"/>
        </w:trPr>
        <w:tc>
          <w:tcPr>
            <w:tcW w:w="3578" w:type="dxa"/>
            <w:noWrap/>
          </w:tcPr>
          <w:p w14:paraId="5565024C" w14:textId="52AF0769" w:rsidR="003276BB" w:rsidRPr="00FF6153" w:rsidRDefault="003276BB" w:rsidP="003276BB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276BB">
              <w:rPr>
                <w:rFonts w:ascii="Arial" w:hAnsi="Arial" w:cs="Arial"/>
                <w:color w:val="000000"/>
                <w:sz w:val="18"/>
                <w:szCs w:val="18"/>
              </w:rPr>
              <w:t>ACCOUNTID</w:t>
            </w:r>
          </w:p>
        </w:tc>
        <w:tc>
          <w:tcPr>
            <w:tcW w:w="1655" w:type="dxa"/>
            <w:noWrap/>
          </w:tcPr>
          <w:p w14:paraId="1F16047D" w14:textId="69B1352F" w:rsidR="003276BB" w:rsidRPr="006F3EC4" w:rsidRDefault="003276BB" w:rsidP="003276BB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04" w:type="dxa"/>
            <w:noWrap/>
          </w:tcPr>
          <w:p w14:paraId="2AB6F1F3" w14:textId="72A54C2F" w:rsidR="003276BB" w:rsidRPr="003276BB" w:rsidRDefault="003276BB" w:rsidP="003276BB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ID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Клиента</w:t>
            </w:r>
          </w:p>
        </w:tc>
      </w:tr>
      <w:tr w:rsidR="003276BB" w:rsidRPr="0090685F" w14:paraId="68DF3D59" w14:textId="77777777" w:rsidTr="00816744">
        <w:trPr>
          <w:trHeight w:val="255"/>
        </w:trPr>
        <w:tc>
          <w:tcPr>
            <w:tcW w:w="3578" w:type="dxa"/>
            <w:noWrap/>
          </w:tcPr>
          <w:p w14:paraId="30946C21" w14:textId="1FBC2DE0" w:rsidR="003276BB" w:rsidRPr="0015545B" w:rsidRDefault="003276BB" w:rsidP="003276BB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276BB">
              <w:rPr>
                <w:rFonts w:ascii="Arial" w:hAnsi="Arial" w:cs="Arial"/>
                <w:color w:val="000000"/>
                <w:sz w:val="18"/>
                <w:szCs w:val="18"/>
              </w:rPr>
              <w:t>SEGMENTATIONTYPE</w:t>
            </w:r>
          </w:p>
        </w:tc>
        <w:tc>
          <w:tcPr>
            <w:tcW w:w="1655" w:type="dxa"/>
            <w:noWrap/>
          </w:tcPr>
          <w:p w14:paraId="4904FACA" w14:textId="0F3915FE" w:rsidR="003276BB" w:rsidRPr="006F3EC4" w:rsidRDefault="003276BB" w:rsidP="003276BB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</w:t>
            </w:r>
            <w:r w:rsidRPr="006C1DA9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(12</w:t>
            </w:r>
            <w:r w:rsidRPr="006C1DA9">
              <w:rPr>
                <w:rFonts w:ascii="Arial" w:hAnsi="Arial" w:cs="Arial"/>
                <w:color w:val="000000"/>
                <w:sz w:val="18"/>
                <w:szCs w:val="18"/>
              </w:rPr>
              <w:t>8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4004" w:type="dxa"/>
            <w:noWrap/>
          </w:tcPr>
          <w:p w14:paraId="5BD5D242" w14:textId="6FF78724" w:rsidR="003276BB" w:rsidRDefault="003276BB" w:rsidP="003276BB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Тип сегментации. </w:t>
            </w:r>
          </w:p>
          <w:p w14:paraId="5F15F830" w14:textId="34F0124E" w:rsidR="003276BB" w:rsidRPr="006F3EC4" w:rsidRDefault="003276BB" w:rsidP="003276BB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Код справочника </w:t>
            </w:r>
            <w:proofErr w:type="spellStart"/>
            <w:r w:rsidRPr="003276BB">
              <w:rPr>
                <w:rFonts w:ascii="Arial" w:hAnsi="Arial" w:cs="Arial"/>
                <w:color w:val="000000"/>
                <w:sz w:val="18"/>
                <w:szCs w:val="18"/>
              </w:rPr>
              <w:t>FBSegmentationType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</w:tr>
      <w:tr w:rsidR="003276BB" w:rsidRPr="0090685F" w14:paraId="3CB67113" w14:textId="77777777" w:rsidTr="00816744">
        <w:trPr>
          <w:trHeight w:val="255"/>
        </w:trPr>
        <w:tc>
          <w:tcPr>
            <w:tcW w:w="3578" w:type="dxa"/>
            <w:noWrap/>
          </w:tcPr>
          <w:p w14:paraId="57417F75" w14:textId="11389EFA" w:rsidR="003276BB" w:rsidRPr="0015545B" w:rsidRDefault="003276BB" w:rsidP="003276BB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276BB">
              <w:rPr>
                <w:rFonts w:ascii="Arial" w:hAnsi="Arial" w:cs="Arial"/>
                <w:color w:val="000000"/>
                <w:sz w:val="18"/>
                <w:szCs w:val="18"/>
              </w:rPr>
              <w:t>SEGMENT</w:t>
            </w:r>
          </w:p>
        </w:tc>
        <w:tc>
          <w:tcPr>
            <w:tcW w:w="1655" w:type="dxa"/>
            <w:noWrap/>
          </w:tcPr>
          <w:p w14:paraId="06C39C93" w14:textId="2F491744" w:rsidR="003276BB" w:rsidRPr="006F3EC4" w:rsidRDefault="003276BB" w:rsidP="00C26283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</w:t>
            </w:r>
            <w:r w:rsidRPr="006C1DA9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(</w:t>
            </w:r>
            <w:r w:rsidR="00C26283">
              <w:rPr>
                <w:rFonts w:ascii="Arial" w:hAnsi="Arial" w:cs="Arial"/>
                <w:color w:val="000000"/>
                <w:sz w:val="18"/>
                <w:szCs w:val="18"/>
              </w:rPr>
              <w:t>256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4004" w:type="dxa"/>
            <w:noWrap/>
          </w:tcPr>
          <w:p w14:paraId="195A6A8D" w14:textId="49EF7AAE" w:rsidR="003276BB" w:rsidRPr="006F3EC4" w:rsidRDefault="00C26283" w:rsidP="003276BB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Значение сегмента.</w:t>
            </w:r>
          </w:p>
        </w:tc>
      </w:tr>
    </w:tbl>
    <w:p w14:paraId="22110A38" w14:textId="359C5027" w:rsidR="00086E70" w:rsidRDefault="00D22D18" w:rsidP="00D22D18">
      <w:pPr>
        <w:pStyle w:val="2"/>
        <w:rPr>
          <w:lang w:val="en-US"/>
        </w:rPr>
      </w:pPr>
      <w:bookmarkStart w:id="251" w:name="_Toc25317551"/>
      <w:r>
        <w:t>Новая</w:t>
      </w:r>
      <w:r w:rsidRPr="00660FBB">
        <w:rPr>
          <w:lang w:val="en-US"/>
        </w:rPr>
        <w:t xml:space="preserve"> </w:t>
      </w:r>
      <w:r>
        <w:t>таблица</w:t>
      </w:r>
      <w:r w:rsidRPr="00660FBB">
        <w:rPr>
          <w:lang w:val="en-US"/>
        </w:rPr>
        <w:t xml:space="preserve"> </w:t>
      </w:r>
      <w:r w:rsidRPr="00D22D18">
        <w:rPr>
          <w:lang w:val="en-US"/>
        </w:rPr>
        <w:t>FB_SEGMENTDETAIL</w:t>
      </w:r>
      <w:bookmarkEnd w:id="251"/>
    </w:p>
    <w:p w14:paraId="79860CCA" w14:textId="473FE85D" w:rsidR="00D22D18" w:rsidRPr="003276BB" w:rsidRDefault="00D22D18" w:rsidP="00D22D18">
      <w:pPr>
        <w:ind w:firstLine="0"/>
      </w:pPr>
      <w:r>
        <w:t xml:space="preserve">Таблица содержит </w:t>
      </w:r>
      <w:r w:rsidR="00FE6DFA">
        <w:t xml:space="preserve">детальную </w:t>
      </w:r>
      <w:r>
        <w:t>информацию</w:t>
      </w:r>
      <w:r w:rsidRPr="00D112D7">
        <w:t xml:space="preserve"> </w:t>
      </w:r>
      <w:r>
        <w:t>о параметр</w:t>
      </w:r>
      <w:r w:rsidR="00FE6DFA">
        <w:t>ах</w:t>
      </w:r>
      <w:r>
        <w:t xml:space="preserve"> </w:t>
      </w:r>
      <w:r w:rsidR="00FE6DFA">
        <w:t xml:space="preserve">некоторых </w:t>
      </w:r>
      <w:r>
        <w:t>сегментов в рамках модуля сегментации клиентов</w:t>
      </w:r>
    </w:p>
    <w:tbl>
      <w:tblPr>
        <w:tblStyle w:val="af4"/>
        <w:tblW w:w="9237" w:type="dxa"/>
        <w:tblInd w:w="108" w:type="dxa"/>
        <w:tblLook w:val="04A0" w:firstRow="1" w:lastRow="0" w:firstColumn="1" w:lastColumn="0" w:noHBand="0" w:noVBand="1"/>
      </w:tblPr>
      <w:tblGrid>
        <w:gridCol w:w="3578"/>
        <w:gridCol w:w="1655"/>
        <w:gridCol w:w="4004"/>
      </w:tblGrid>
      <w:tr w:rsidR="00D22D18" w:rsidRPr="005716B9" w14:paraId="41710B8B" w14:textId="77777777" w:rsidTr="00816744">
        <w:trPr>
          <w:tblHeader/>
        </w:trPr>
        <w:tc>
          <w:tcPr>
            <w:tcW w:w="3578" w:type="dxa"/>
            <w:shd w:val="clear" w:color="auto" w:fill="D9D9D9" w:themeFill="background1" w:themeFillShade="D9"/>
          </w:tcPr>
          <w:p w14:paraId="19A6F541" w14:textId="77777777" w:rsidR="00D22D18" w:rsidRPr="0045233C" w:rsidRDefault="00D22D18" w:rsidP="00816744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Поле</w:t>
            </w:r>
          </w:p>
        </w:tc>
        <w:tc>
          <w:tcPr>
            <w:tcW w:w="1655" w:type="dxa"/>
            <w:shd w:val="clear" w:color="auto" w:fill="D9D9D9" w:themeFill="background1" w:themeFillShade="D9"/>
          </w:tcPr>
          <w:p w14:paraId="351B9083" w14:textId="77777777" w:rsidR="00D22D18" w:rsidRPr="0045233C" w:rsidRDefault="00D22D18" w:rsidP="00816744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Тип</w:t>
            </w:r>
          </w:p>
        </w:tc>
        <w:tc>
          <w:tcPr>
            <w:tcW w:w="4004" w:type="dxa"/>
            <w:shd w:val="clear" w:color="auto" w:fill="D9D9D9" w:themeFill="background1" w:themeFillShade="D9"/>
          </w:tcPr>
          <w:p w14:paraId="7D83B984" w14:textId="77777777" w:rsidR="00D22D18" w:rsidRPr="0045233C" w:rsidRDefault="00D22D18" w:rsidP="00816744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Описание</w:t>
            </w:r>
          </w:p>
        </w:tc>
      </w:tr>
      <w:tr w:rsidR="00D22D18" w:rsidRPr="0090685F" w14:paraId="785BEB67" w14:textId="77777777" w:rsidTr="00816744">
        <w:trPr>
          <w:trHeight w:val="255"/>
        </w:trPr>
        <w:tc>
          <w:tcPr>
            <w:tcW w:w="3578" w:type="dxa"/>
            <w:noWrap/>
          </w:tcPr>
          <w:p w14:paraId="28D4A073" w14:textId="22BFAF09" w:rsidR="00D22D18" w:rsidRPr="006F3EC4" w:rsidRDefault="00D22D18" w:rsidP="0081674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22D18">
              <w:rPr>
                <w:rFonts w:ascii="Arial" w:hAnsi="Arial" w:cs="Arial"/>
                <w:color w:val="000000"/>
                <w:sz w:val="18"/>
                <w:szCs w:val="18"/>
              </w:rPr>
              <w:t>FB_SEGMENTDETAILID</w:t>
            </w:r>
          </w:p>
        </w:tc>
        <w:tc>
          <w:tcPr>
            <w:tcW w:w="1655" w:type="dxa"/>
            <w:noWrap/>
          </w:tcPr>
          <w:p w14:paraId="001C242A" w14:textId="77777777" w:rsidR="00D22D18" w:rsidRPr="006F3EC4" w:rsidRDefault="00D22D18" w:rsidP="0081674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04" w:type="dxa"/>
            <w:noWrap/>
          </w:tcPr>
          <w:p w14:paraId="52A3FE34" w14:textId="77777777" w:rsidR="00D22D18" w:rsidRPr="00B1414C" w:rsidRDefault="00D22D18" w:rsidP="0081674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Уникальный идентификатор записи</w:t>
            </w:r>
          </w:p>
        </w:tc>
      </w:tr>
      <w:tr w:rsidR="00D22D18" w:rsidRPr="0090685F" w14:paraId="3EDD3161" w14:textId="77777777" w:rsidTr="00816744">
        <w:trPr>
          <w:trHeight w:val="255"/>
        </w:trPr>
        <w:tc>
          <w:tcPr>
            <w:tcW w:w="3578" w:type="dxa"/>
            <w:noWrap/>
          </w:tcPr>
          <w:p w14:paraId="7962C6D3" w14:textId="77777777" w:rsidR="00D22D18" w:rsidRPr="006F3EC4" w:rsidRDefault="00D22D18" w:rsidP="0081674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276BB">
              <w:rPr>
                <w:rFonts w:ascii="Arial" w:hAnsi="Arial" w:cs="Arial"/>
                <w:color w:val="000000"/>
                <w:sz w:val="18"/>
                <w:szCs w:val="18"/>
              </w:rPr>
              <w:t>CREATEUSER</w:t>
            </w:r>
          </w:p>
        </w:tc>
        <w:tc>
          <w:tcPr>
            <w:tcW w:w="1655" w:type="dxa"/>
            <w:noWrap/>
          </w:tcPr>
          <w:p w14:paraId="5D7288F5" w14:textId="77777777" w:rsidR="00D22D18" w:rsidRPr="006F3EC4" w:rsidRDefault="00D22D18" w:rsidP="0081674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04" w:type="dxa"/>
            <w:noWrap/>
          </w:tcPr>
          <w:p w14:paraId="0DFD0609" w14:textId="77777777" w:rsidR="00D22D18" w:rsidRPr="00B1414C" w:rsidRDefault="00D22D18" w:rsidP="0081674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D22D18" w:rsidRPr="0090685F" w14:paraId="586AF481" w14:textId="77777777" w:rsidTr="00816744">
        <w:trPr>
          <w:trHeight w:val="255"/>
        </w:trPr>
        <w:tc>
          <w:tcPr>
            <w:tcW w:w="3578" w:type="dxa"/>
            <w:noWrap/>
          </w:tcPr>
          <w:p w14:paraId="46BC3339" w14:textId="77777777" w:rsidR="00D22D18" w:rsidRPr="0015545B" w:rsidRDefault="00D22D18" w:rsidP="0081674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276BB">
              <w:rPr>
                <w:rFonts w:ascii="Arial" w:hAnsi="Arial" w:cs="Arial"/>
                <w:color w:val="000000"/>
                <w:sz w:val="18"/>
                <w:szCs w:val="18"/>
              </w:rPr>
              <w:t>CREATEDATE</w:t>
            </w:r>
          </w:p>
        </w:tc>
        <w:tc>
          <w:tcPr>
            <w:tcW w:w="1655" w:type="dxa"/>
            <w:noWrap/>
          </w:tcPr>
          <w:p w14:paraId="3D05FB82" w14:textId="77777777" w:rsidR="00D22D18" w:rsidRPr="006F3EC4" w:rsidRDefault="00D22D18" w:rsidP="0081674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4004" w:type="dxa"/>
            <w:noWrap/>
          </w:tcPr>
          <w:p w14:paraId="298E6FFD" w14:textId="77777777" w:rsidR="00D22D18" w:rsidRPr="006F3EC4" w:rsidRDefault="00D22D18" w:rsidP="0081674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D22D18" w:rsidRPr="0090685F" w14:paraId="48C8A9D1" w14:textId="77777777" w:rsidTr="00816744">
        <w:trPr>
          <w:trHeight w:val="255"/>
        </w:trPr>
        <w:tc>
          <w:tcPr>
            <w:tcW w:w="3578" w:type="dxa"/>
            <w:noWrap/>
          </w:tcPr>
          <w:p w14:paraId="1A32F087" w14:textId="77777777" w:rsidR="00D22D18" w:rsidRPr="0015545B" w:rsidRDefault="00D22D18" w:rsidP="0081674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276BB"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MODIFYUSER</w:t>
            </w:r>
          </w:p>
        </w:tc>
        <w:tc>
          <w:tcPr>
            <w:tcW w:w="1655" w:type="dxa"/>
            <w:noWrap/>
          </w:tcPr>
          <w:p w14:paraId="2F422198" w14:textId="77777777" w:rsidR="00D22D18" w:rsidRPr="006F3EC4" w:rsidRDefault="00D22D18" w:rsidP="0081674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04" w:type="dxa"/>
            <w:noWrap/>
          </w:tcPr>
          <w:p w14:paraId="170F80B0" w14:textId="77777777" w:rsidR="00D22D18" w:rsidRPr="006F3EC4" w:rsidRDefault="00D22D18" w:rsidP="0081674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D22D18" w:rsidRPr="0090685F" w14:paraId="0F7FD992" w14:textId="77777777" w:rsidTr="00816744">
        <w:trPr>
          <w:trHeight w:val="255"/>
        </w:trPr>
        <w:tc>
          <w:tcPr>
            <w:tcW w:w="3578" w:type="dxa"/>
            <w:noWrap/>
          </w:tcPr>
          <w:p w14:paraId="55279483" w14:textId="77777777" w:rsidR="00D22D18" w:rsidRPr="0015545B" w:rsidRDefault="00D22D18" w:rsidP="0081674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276BB">
              <w:rPr>
                <w:rFonts w:ascii="Arial" w:hAnsi="Arial" w:cs="Arial"/>
                <w:color w:val="000000"/>
                <w:sz w:val="18"/>
                <w:szCs w:val="18"/>
              </w:rPr>
              <w:t>MODIFYDATE</w:t>
            </w:r>
          </w:p>
        </w:tc>
        <w:tc>
          <w:tcPr>
            <w:tcW w:w="1655" w:type="dxa"/>
            <w:noWrap/>
          </w:tcPr>
          <w:p w14:paraId="6A793A68" w14:textId="77777777" w:rsidR="00D22D18" w:rsidRPr="006F3EC4" w:rsidRDefault="00D22D18" w:rsidP="0081674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4004" w:type="dxa"/>
            <w:noWrap/>
          </w:tcPr>
          <w:p w14:paraId="47C2994C" w14:textId="77777777" w:rsidR="00D22D18" w:rsidRPr="006F3EC4" w:rsidRDefault="00D22D18" w:rsidP="0081674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D22D18" w:rsidRPr="0090685F" w14:paraId="7AEB4FA3" w14:textId="77777777" w:rsidTr="00816744">
        <w:trPr>
          <w:trHeight w:val="255"/>
        </w:trPr>
        <w:tc>
          <w:tcPr>
            <w:tcW w:w="3578" w:type="dxa"/>
            <w:noWrap/>
          </w:tcPr>
          <w:p w14:paraId="36CA6B2A" w14:textId="2D0320EB" w:rsidR="00D22D18" w:rsidRPr="00FF6153" w:rsidRDefault="00D22D18" w:rsidP="0081674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22D18">
              <w:rPr>
                <w:rFonts w:ascii="Arial" w:hAnsi="Arial" w:cs="Arial"/>
                <w:color w:val="000000"/>
                <w:sz w:val="18"/>
                <w:szCs w:val="18"/>
              </w:rPr>
              <w:t>FB_SEGMENTATIONID</w:t>
            </w:r>
          </w:p>
        </w:tc>
        <w:tc>
          <w:tcPr>
            <w:tcW w:w="1655" w:type="dxa"/>
            <w:noWrap/>
          </w:tcPr>
          <w:p w14:paraId="0E7DFBC8" w14:textId="11DD259C" w:rsidR="00D22D18" w:rsidRPr="006F3EC4" w:rsidRDefault="00D22D18" w:rsidP="0081674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04" w:type="dxa"/>
            <w:noWrap/>
          </w:tcPr>
          <w:p w14:paraId="1230F31D" w14:textId="09ABAE22" w:rsidR="00D22D18" w:rsidRPr="00D22D18" w:rsidRDefault="00D22D18" w:rsidP="00D22D18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ID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сегмента клиента</w:t>
            </w:r>
          </w:p>
        </w:tc>
      </w:tr>
      <w:tr w:rsidR="00691F9D" w:rsidRPr="0090685F" w14:paraId="728A9031" w14:textId="77777777" w:rsidTr="00816744">
        <w:trPr>
          <w:trHeight w:val="255"/>
        </w:trPr>
        <w:tc>
          <w:tcPr>
            <w:tcW w:w="3578" w:type="dxa"/>
            <w:noWrap/>
          </w:tcPr>
          <w:p w14:paraId="305B1195" w14:textId="13B1EE9A" w:rsidR="00691F9D" w:rsidRPr="0015545B" w:rsidRDefault="00691F9D" w:rsidP="00691F9D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22D18">
              <w:rPr>
                <w:rFonts w:ascii="Arial" w:hAnsi="Arial" w:cs="Arial"/>
                <w:color w:val="000000"/>
                <w:sz w:val="18"/>
                <w:szCs w:val="18"/>
              </w:rPr>
              <w:t>SEGMENTATIONTYPE</w:t>
            </w:r>
          </w:p>
        </w:tc>
        <w:tc>
          <w:tcPr>
            <w:tcW w:w="1655" w:type="dxa"/>
            <w:noWrap/>
          </w:tcPr>
          <w:p w14:paraId="30BE543A" w14:textId="4D2D34B4" w:rsidR="00691F9D" w:rsidRPr="006F3EC4" w:rsidRDefault="00691F9D" w:rsidP="00691F9D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</w:t>
            </w:r>
            <w:r w:rsidRPr="006C1DA9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(12</w:t>
            </w:r>
            <w:r w:rsidRPr="006C1DA9">
              <w:rPr>
                <w:rFonts w:ascii="Arial" w:hAnsi="Arial" w:cs="Arial"/>
                <w:color w:val="000000"/>
                <w:sz w:val="18"/>
                <w:szCs w:val="18"/>
              </w:rPr>
              <w:t>8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4004" w:type="dxa"/>
            <w:noWrap/>
          </w:tcPr>
          <w:p w14:paraId="5A4BCCCF" w14:textId="77777777" w:rsidR="00691F9D" w:rsidRDefault="00691F9D" w:rsidP="00691F9D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Тип сегментации. </w:t>
            </w:r>
          </w:p>
          <w:p w14:paraId="16B9D770" w14:textId="28FCFEDC" w:rsidR="00691F9D" w:rsidRPr="006F3EC4" w:rsidRDefault="00691F9D" w:rsidP="00691F9D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Код справочника </w:t>
            </w:r>
            <w:proofErr w:type="spellStart"/>
            <w:r w:rsidRPr="003276BB">
              <w:rPr>
                <w:rFonts w:ascii="Arial" w:hAnsi="Arial" w:cs="Arial"/>
                <w:color w:val="000000"/>
                <w:sz w:val="18"/>
                <w:szCs w:val="18"/>
              </w:rPr>
              <w:t>FBSegmentationType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</w:tr>
      <w:tr w:rsidR="00691F9D" w:rsidRPr="0090685F" w14:paraId="29639E93" w14:textId="77777777" w:rsidTr="00816744">
        <w:trPr>
          <w:trHeight w:val="255"/>
        </w:trPr>
        <w:tc>
          <w:tcPr>
            <w:tcW w:w="3578" w:type="dxa"/>
            <w:noWrap/>
          </w:tcPr>
          <w:p w14:paraId="6C286B06" w14:textId="2C1B3EEC" w:rsidR="00691F9D" w:rsidRPr="0015545B" w:rsidRDefault="00691F9D" w:rsidP="00691F9D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22D18">
              <w:rPr>
                <w:rFonts w:ascii="Arial" w:hAnsi="Arial" w:cs="Arial"/>
                <w:color w:val="000000"/>
                <w:sz w:val="18"/>
                <w:szCs w:val="18"/>
              </w:rPr>
              <w:t>VIPSTATUS</w:t>
            </w:r>
          </w:p>
        </w:tc>
        <w:tc>
          <w:tcPr>
            <w:tcW w:w="1655" w:type="dxa"/>
            <w:noWrap/>
          </w:tcPr>
          <w:p w14:paraId="659EACE1" w14:textId="25ACF5F7" w:rsidR="00691F9D" w:rsidRPr="00691F9D" w:rsidRDefault="00691F9D" w:rsidP="00691F9D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</w:t>
            </w:r>
            <w:r w:rsidRPr="006C1DA9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(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4004" w:type="dxa"/>
            <w:noWrap/>
          </w:tcPr>
          <w:p w14:paraId="789FC3C4" w14:textId="77777777" w:rsidR="00691F9D" w:rsidRDefault="00691F9D" w:rsidP="00691F9D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Значение признака сегмента «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VIP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».</w:t>
            </w:r>
          </w:p>
          <w:p w14:paraId="135B1C91" w14:textId="6C72FAD3" w:rsidR="00691F9D" w:rsidRPr="00691F9D" w:rsidRDefault="00691F9D" w:rsidP="00691F9D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Возможные значения: Да/Нет. </w:t>
            </w:r>
          </w:p>
        </w:tc>
      </w:tr>
      <w:tr w:rsidR="00691F9D" w:rsidRPr="0090685F" w14:paraId="1ACAB612" w14:textId="77777777" w:rsidTr="00816744">
        <w:trPr>
          <w:trHeight w:val="255"/>
        </w:trPr>
        <w:tc>
          <w:tcPr>
            <w:tcW w:w="3578" w:type="dxa"/>
            <w:noWrap/>
          </w:tcPr>
          <w:p w14:paraId="051C7C50" w14:textId="24262373" w:rsidR="00691F9D" w:rsidRPr="0015545B" w:rsidRDefault="00691F9D" w:rsidP="00691F9D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22D18">
              <w:rPr>
                <w:rFonts w:ascii="Arial" w:hAnsi="Arial" w:cs="Arial"/>
                <w:color w:val="000000"/>
                <w:sz w:val="18"/>
                <w:szCs w:val="18"/>
              </w:rPr>
              <w:t>VIPASSIGNMENTDATE</w:t>
            </w:r>
          </w:p>
        </w:tc>
        <w:tc>
          <w:tcPr>
            <w:tcW w:w="1655" w:type="dxa"/>
            <w:noWrap/>
          </w:tcPr>
          <w:p w14:paraId="30D9BA97" w14:textId="4A5720E5" w:rsidR="00691F9D" w:rsidRPr="006F3EC4" w:rsidRDefault="00A45F2D" w:rsidP="00691F9D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4004" w:type="dxa"/>
            <w:noWrap/>
          </w:tcPr>
          <w:p w14:paraId="2BD80F2B" w14:textId="2A41478C" w:rsidR="00691F9D" w:rsidRPr="00421733" w:rsidRDefault="00421733" w:rsidP="00691F9D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Дата установки признака 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VIP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</w:tr>
      <w:tr w:rsidR="00691F9D" w:rsidRPr="0090685F" w14:paraId="6E1D6711" w14:textId="77777777" w:rsidTr="00816744">
        <w:trPr>
          <w:trHeight w:val="255"/>
        </w:trPr>
        <w:tc>
          <w:tcPr>
            <w:tcW w:w="3578" w:type="dxa"/>
            <w:noWrap/>
          </w:tcPr>
          <w:p w14:paraId="45DFED94" w14:textId="7286B962" w:rsidR="00691F9D" w:rsidRPr="00421733" w:rsidRDefault="00691F9D" w:rsidP="00691F9D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D22D18">
              <w:rPr>
                <w:rFonts w:ascii="Arial" w:hAnsi="Arial" w:cs="Arial"/>
                <w:color w:val="000000"/>
                <w:sz w:val="18"/>
                <w:szCs w:val="18"/>
              </w:rPr>
              <w:t>VIPASSIGNMENTUSER</w:t>
            </w:r>
            <w:r w:rsidR="00421733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ID</w:t>
            </w:r>
          </w:p>
        </w:tc>
        <w:tc>
          <w:tcPr>
            <w:tcW w:w="1655" w:type="dxa"/>
            <w:noWrap/>
          </w:tcPr>
          <w:p w14:paraId="3AAA149E" w14:textId="511A66BC" w:rsidR="00691F9D" w:rsidRPr="006F3EC4" w:rsidRDefault="00A45F2D" w:rsidP="00691F9D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04" w:type="dxa"/>
            <w:noWrap/>
          </w:tcPr>
          <w:p w14:paraId="29E5C0AD" w14:textId="53494081" w:rsidR="00691F9D" w:rsidRPr="006F3EC4" w:rsidRDefault="00421733" w:rsidP="00421733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ID</w:t>
            </w:r>
            <w:r w:rsidRPr="00421733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записи в таблице 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USERINFO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. Ссылка на пользователя, установившего признак 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VIP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</w:tr>
      <w:tr w:rsidR="00691F9D" w:rsidRPr="0090685F" w14:paraId="5663CA8F" w14:textId="77777777" w:rsidTr="00816744">
        <w:trPr>
          <w:trHeight w:val="255"/>
        </w:trPr>
        <w:tc>
          <w:tcPr>
            <w:tcW w:w="3578" w:type="dxa"/>
            <w:noWrap/>
          </w:tcPr>
          <w:p w14:paraId="48CAA3F5" w14:textId="2725DC72" w:rsidR="00691F9D" w:rsidRPr="00421733" w:rsidRDefault="00691F9D" w:rsidP="00691F9D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D22D18">
              <w:rPr>
                <w:rFonts w:ascii="Arial" w:hAnsi="Arial" w:cs="Arial"/>
                <w:color w:val="000000"/>
                <w:sz w:val="18"/>
                <w:szCs w:val="18"/>
              </w:rPr>
              <w:t>VIPASSIGNMENTFILE</w:t>
            </w:r>
            <w:r w:rsidR="00421733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ID</w:t>
            </w:r>
          </w:p>
        </w:tc>
        <w:tc>
          <w:tcPr>
            <w:tcW w:w="1655" w:type="dxa"/>
            <w:noWrap/>
          </w:tcPr>
          <w:p w14:paraId="2100C719" w14:textId="7CE41615" w:rsidR="00691F9D" w:rsidRPr="006F3EC4" w:rsidRDefault="00A45F2D" w:rsidP="00691F9D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04" w:type="dxa"/>
            <w:noWrap/>
          </w:tcPr>
          <w:p w14:paraId="35E2BC6F" w14:textId="55D7F2BB" w:rsidR="00691F9D" w:rsidRPr="00421733" w:rsidRDefault="00421733" w:rsidP="00691F9D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ID</w:t>
            </w:r>
            <w:r w:rsidRPr="00421733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записи в таблице 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ATTACHMENT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. Ссылка на файл вложения.</w:t>
            </w:r>
          </w:p>
        </w:tc>
      </w:tr>
    </w:tbl>
    <w:p w14:paraId="3FF09987" w14:textId="77777777" w:rsidR="00D22D18" w:rsidRDefault="00D22D18" w:rsidP="00D22D18">
      <w:pPr>
        <w:ind w:firstLine="0"/>
      </w:pPr>
    </w:p>
    <w:p w14:paraId="43B1C2DE" w14:textId="11805E93" w:rsidR="004C6850" w:rsidRDefault="004C6850" w:rsidP="005744CC">
      <w:pPr>
        <w:pStyle w:val="2"/>
        <w:rPr>
          <w:lang w:val="en-US"/>
        </w:rPr>
      </w:pPr>
      <w:bookmarkStart w:id="252" w:name="_Toc25317552"/>
      <w:r w:rsidRPr="005744CC">
        <w:rPr>
          <w:strike/>
          <w:rPrChange w:id="253" w:author="Минин Илья" w:date="2020-03-06T15:41:00Z">
            <w:rPr/>
          </w:rPrChange>
        </w:rPr>
        <w:t>Новая</w:t>
      </w:r>
      <w:r w:rsidRPr="005744CC">
        <w:rPr>
          <w:strike/>
          <w:lang w:val="en-US"/>
          <w:rPrChange w:id="254" w:author="Минин Илья" w:date="2020-03-06T15:41:00Z">
            <w:rPr>
              <w:lang w:val="en-US"/>
            </w:rPr>
          </w:rPrChange>
        </w:rPr>
        <w:t xml:space="preserve"> </w:t>
      </w:r>
      <w:r w:rsidRPr="005744CC">
        <w:rPr>
          <w:strike/>
          <w:rPrChange w:id="255" w:author="Минин Илья" w:date="2020-03-06T15:41:00Z">
            <w:rPr/>
          </w:rPrChange>
        </w:rPr>
        <w:t>таблица</w:t>
      </w:r>
      <w:r w:rsidRPr="005744CC">
        <w:rPr>
          <w:strike/>
          <w:lang w:val="en-US"/>
          <w:rPrChange w:id="256" w:author="Минин Илья" w:date="2020-03-06T15:41:00Z">
            <w:rPr>
              <w:lang w:val="en-US"/>
            </w:rPr>
          </w:rPrChange>
        </w:rPr>
        <w:t xml:space="preserve"> FB_CONTACT_INFO</w:t>
      </w:r>
      <w:bookmarkEnd w:id="252"/>
      <w:ins w:id="257" w:author="Минин Илья" w:date="2020-03-06T15:41:00Z">
        <w:r w:rsidR="005744CC" w:rsidRPr="005744CC">
          <w:rPr>
            <w:strike/>
            <w:color w:val="FF0000"/>
            <w:lang w:val="en-US"/>
            <w:rPrChange w:id="258" w:author="Минин Илья" w:date="2020-03-06T15:42:00Z">
              <w:rPr>
                <w:lang w:val="en-US"/>
              </w:rPr>
            </w:rPrChange>
          </w:rPr>
          <w:t xml:space="preserve"> </w:t>
        </w:r>
        <w:proofErr w:type="spellStart"/>
        <w:r w:rsidR="005744CC" w:rsidRPr="005744CC">
          <w:rPr>
            <w:color w:val="FF0000"/>
            <w:lang w:val="en-US"/>
            <w:rPrChange w:id="259" w:author="Минин Илья" w:date="2020-03-06T15:42:00Z">
              <w:rPr>
                <w:lang w:val="en-US"/>
              </w:rPr>
            </w:rPrChange>
          </w:rPr>
          <w:t>AccContactInfo</w:t>
        </w:r>
      </w:ins>
      <w:proofErr w:type="spellEnd"/>
    </w:p>
    <w:p w14:paraId="4E97F6F4" w14:textId="5FEAD25F" w:rsidR="004C6850" w:rsidRDefault="004C6850" w:rsidP="004C6850">
      <w:pPr>
        <w:ind w:firstLine="0"/>
      </w:pPr>
      <w:r>
        <w:t>Таблица содержит детальную информацию о контактных данных Клиентов</w:t>
      </w:r>
      <w:r w:rsidR="00A77D29">
        <w:t xml:space="preserve"> и их помощников</w:t>
      </w:r>
    </w:p>
    <w:tbl>
      <w:tblPr>
        <w:tblStyle w:val="af4"/>
        <w:tblW w:w="9237" w:type="dxa"/>
        <w:tblInd w:w="108" w:type="dxa"/>
        <w:tblLook w:val="04A0" w:firstRow="1" w:lastRow="0" w:firstColumn="1" w:lastColumn="0" w:noHBand="0" w:noVBand="1"/>
      </w:tblPr>
      <w:tblGrid>
        <w:gridCol w:w="3578"/>
        <w:gridCol w:w="1838"/>
        <w:gridCol w:w="3821"/>
      </w:tblGrid>
      <w:tr w:rsidR="004C6850" w:rsidRPr="005716B9" w14:paraId="424BB8F9" w14:textId="77777777" w:rsidTr="00051053">
        <w:trPr>
          <w:tblHeader/>
        </w:trPr>
        <w:tc>
          <w:tcPr>
            <w:tcW w:w="3578" w:type="dxa"/>
            <w:shd w:val="clear" w:color="auto" w:fill="D9D9D9" w:themeFill="background1" w:themeFillShade="D9"/>
          </w:tcPr>
          <w:p w14:paraId="292BD18E" w14:textId="77777777" w:rsidR="004C6850" w:rsidRPr="0045233C" w:rsidRDefault="004C6850" w:rsidP="008C2396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Поле</w:t>
            </w:r>
          </w:p>
        </w:tc>
        <w:tc>
          <w:tcPr>
            <w:tcW w:w="1838" w:type="dxa"/>
            <w:shd w:val="clear" w:color="auto" w:fill="D9D9D9" w:themeFill="background1" w:themeFillShade="D9"/>
          </w:tcPr>
          <w:p w14:paraId="1112F09B" w14:textId="77777777" w:rsidR="004C6850" w:rsidRPr="0045233C" w:rsidRDefault="004C6850" w:rsidP="008C2396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Тип</w:t>
            </w:r>
          </w:p>
        </w:tc>
        <w:tc>
          <w:tcPr>
            <w:tcW w:w="3821" w:type="dxa"/>
            <w:shd w:val="clear" w:color="auto" w:fill="D9D9D9" w:themeFill="background1" w:themeFillShade="D9"/>
          </w:tcPr>
          <w:p w14:paraId="1EA530BE" w14:textId="77777777" w:rsidR="004C6850" w:rsidRPr="0045233C" w:rsidRDefault="004C6850" w:rsidP="008C2396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Описание</w:t>
            </w:r>
          </w:p>
        </w:tc>
      </w:tr>
      <w:tr w:rsidR="004C6850" w:rsidRPr="0090685F" w14:paraId="52C92349" w14:textId="77777777" w:rsidTr="00051053">
        <w:trPr>
          <w:trHeight w:val="255"/>
        </w:trPr>
        <w:tc>
          <w:tcPr>
            <w:tcW w:w="3578" w:type="dxa"/>
            <w:noWrap/>
          </w:tcPr>
          <w:p w14:paraId="6E03FB07" w14:textId="10CD583C" w:rsidR="004C6850" w:rsidRPr="007C5972" w:rsidRDefault="004C6850" w:rsidP="008C2396">
            <w:pPr>
              <w:ind w:firstLine="0"/>
              <w:jc w:val="left"/>
              <w:rPr>
                <w:rFonts w:ascii="Arial" w:hAnsi="Arial" w:cs="Arial"/>
                <w:strike/>
                <w:color w:val="000000"/>
                <w:sz w:val="18"/>
                <w:szCs w:val="18"/>
                <w:lang w:val="en-US"/>
                <w:rPrChange w:id="260" w:author="Минин Илья" w:date="2020-03-06T15:54:00Z">
                  <w:rPr>
                    <w:rFonts w:ascii="Arial" w:hAnsi="Arial" w:cs="Arial"/>
                    <w:color w:val="000000"/>
                    <w:sz w:val="18"/>
                    <w:szCs w:val="18"/>
                  </w:rPr>
                </w:rPrChange>
              </w:rPr>
            </w:pPr>
            <w:r w:rsidRPr="007C5972">
              <w:rPr>
                <w:rFonts w:ascii="Arial" w:hAnsi="Arial" w:cs="Arial"/>
                <w:strike/>
                <w:color w:val="000000"/>
                <w:sz w:val="18"/>
                <w:szCs w:val="18"/>
                <w:lang w:val="en-US"/>
                <w:rPrChange w:id="261" w:author="Минин Илья" w:date="2020-03-06T15:54:00Z">
                  <w:rPr>
                    <w:rFonts w:ascii="Arial" w:hAnsi="Arial" w:cs="Arial"/>
                    <w:color w:val="000000"/>
                    <w:sz w:val="18"/>
                    <w:szCs w:val="18"/>
                  </w:rPr>
                </w:rPrChange>
              </w:rPr>
              <w:t>FB_CONTACT_INFOID</w:t>
            </w:r>
            <w:ins w:id="262" w:author="Минин Илья" w:date="2020-03-06T15:54:00Z">
              <w:r w:rsidR="007C5972">
                <w:rPr>
                  <w:rFonts w:ascii="Arial" w:hAnsi="Arial" w:cs="Arial"/>
                  <w:strike/>
                  <w:color w:val="000000"/>
                  <w:sz w:val="18"/>
                  <w:szCs w:val="18"/>
                  <w:lang w:val="en-US"/>
                </w:rPr>
                <w:t xml:space="preserve"> </w:t>
              </w:r>
              <w:r w:rsidR="007C5972" w:rsidRPr="007C5972">
                <w:rPr>
                  <w:rFonts w:ascii="Arial" w:hAnsi="Arial" w:cs="Arial"/>
                  <w:color w:val="FF0000"/>
                  <w:sz w:val="18"/>
                  <w:szCs w:val="18"/>
                  <w:lang w:val="en-US"/>
                  <w:rPrChange w:id="263" w:author="Минин Илья" w:date="2020-03-06T15:54:00Z">
                    <w:rPr>
                      <w:rFonts w:ascii="Arial" w:hAnsi="Arial" w:cs="Arial"/>
                      <w:strike/>
                      <w:color w:val="000000"/>
                      <w:sz w:val="18"/>
                      <w:szCs w:val="18"/>
                      <w:lang w:val="en-US"/>
                    </w:rPr>
                  </w:rPrChange>
                </w:rPr>
                <w:t>ACC_CONTACT_INFOID</w:t>
              </w:r>
            </w:ins>
          </w:p>
        </w:tc>
        <w:tc>
          <w:tcPr>
            <w:tcW w:w="1838" w:type="dxa"/>
            <w:noWrap/>
          </w:tcPr>
          <w:p w14:paraId="29C21BD4" w14:textId="77777777" w:rsidR="004C6850" w:rsidRPr="006F3EC4" w:rsidRDefault="004C6850" w:rsidP="008C2396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3821" w:type="dxa"/>
            <w:noWrap/>
          </w:tcPr>
          <w:p w14:paraId="16B2573B" w14:textId="77777777" w:rsidR="004C6850" w:rsidRPr="00B1414C" w:rsidRDefault="004C6850" w:rsidP="008C2396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Уникальный идентификатор записи</w:t>
            </w:r>
          </w:p>
        </w:tc>
      </w:tr>
      <w:tr w:rsidR="004C6850" w:rsidRPr="0090685F" w14:paraId="466F8F01" w14:textId="77777777" w:rsidTr="00051053">
        <w:trPr>
          <w:trHeight w:val="255"/>
        </w:trPr>
        <w:tc>
          <w:tcPr>
            <w:tcW w:w="3578" w:type="dxa"/>
            <w:noWrap/>
          </w:tcPr>
          <w:p w14:paraId="095B91D9" w14:textId="77777777" w:rsidR="004C6850" w:rsidRPr="006F3EC4" w:rsidRDefault="004C6850" w:rsidP="008C2396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276BB">
              <w:rPr>
                <w:rFonts w:ascii="Arial" w:hAnsi="Arial" w:cs="Arial"/>
                <w:color w:val="000000"/>
                <w:sz w:val="18"/>
                <w:szCs w:val="18"/>
              </w:rPr>
              <w:t>CREATEUSER</w:t>
            </w:r>
          </w:p>
        </w:tc>
        <w:tc>
          <w:tcPr>
            <w:tcW w:w="1838" w:type="dxa"/>
            <w:noWrap/>
          </w:tcPr>
          <w:p w14:paraId="18F6DBA5" w14:textId="77777777" w:rsidR="004C6850" w:rsidRPr="006F3EC4" w:rsidRDefault="004C6850" w:rsidP="008C2396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3821" w:type="dxa"/>
            <w:noWrap/>
          </w:tcPr>
          <w:p w14:paraId="51550A0E" w14:textId="77777777" w:rsidR="004C6850" w:rsidRPr="00B1414C" w:rsidRDefault="004C6850" w:rsidP="008C2396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4C6850" w:rsidRPr="0090685F" w14:paraId="46D5C909" w14:textId="77777777" w:rsidTr="00051053">
        <w:trPr>
          <w:trHeight w:val="255"/>
        </w:trPr>
        <w:tc>
          <w:tcPr>
            <w:tcW w:w="3578" w:type="dxa"/>
            <w:noWrap/>
          </w:tcPr>
          <w:p w14:paraId="40CE03FD" w14:textId="77777777" w:rsidR="004C6850" w:rsidRPr="0015545B" w:rsidRDefault="004C6850" w:rsidP="008C2396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276BB">
              <w:rPr>
                <w:rFonts w:ascii="Arial" w:hAnsi="Arial" w:cs="Arial"/>
                <w:color w:val="000000"/>
                <w:sz w:val="18"/>
                <w:szCs w:val="18"/>
              </w:rPr>
              <w:t>CREATEDATE</w:t>
            </w:r>
          </w:p>
        </w:tc>
        <w:tc>
          <w:tcPr>
            <w:tcW w:w="1838" w:type="dxa"/>
            <w:noWrap/>
          </w:tcPr>
          <w:p w14:paraId="3A7BC698" w14:textId="77777777" w:rsidR="004C6850" w:rsidRPr="006F3EC4" w:rsidRDefault="004C6850" w:rsidP="008C2396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3821" w:type="dxa"/>
            <w:noWrap/>
          </w:tcPr>
          <w:p w14:paraId="397E8C36" w14:textId="77777777" w:rsidR="004C6850" w:rsidRPr="006F3EC4" w:rsidRDefault="004C6850" w:rsidP="008C2396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4C6850" w:rsidRPr="0090685F" w14:paraId="54997B85" w14:textId="77777777" w:rsidTr="00051053">
        <w:trPr>
          <w:trHeight w:val="255"/>
        </w:trPr>
        <w:tc>
          <w:tcPr>
            <w:tcW w:w="3578" w:type="dxa"/>
            <w:noWrap/>
          </w:tcPr>
          <w:p w14:paraId="128E3ACF" w14:textId="77777777" w:rsidR="004C6850" w:rsidRPr="0015545B" w:rsidRDefault="004C6850" w:rsidP="008C2396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276BB">
              <w:rPr>
                <w:rFonts w:ascii="Arial" w:hAnsi="Arial" w:cs="Arial"/>
                <w:color w:val="000000"/>
                <w:sz w:val="18"/>
                <w:szCs w:val="18"/>
              </w:rPr>
              <w:t>MODIFY</w:t>
            </w:r>
            <w:bookmarkStart w:id="264" w:name="_GoBack"/>
            <w:bookmarkEnd w:id="264"/>
            <w:r w:rsidRPr="003276BB">
              <w:rPr>
                <w:rFonts w:ascii="Arial" w:hAnsi="Arial" w:cs="Arial"/>
                <w:color w:val="000000"/>
                <w:sz w:val="18"/>
                <w:szCs w:val="18"/>
              </w:rPr>
              <w:t>USER</w:t>
            </w:r>
          </w:p>
        </w:tc>
        <w:tc>
          <w:tcPr>
            <w:tcW w:w="1838" w:type="dxa"/>
            <w:noWrap/>
          </w:tcPr>
          <w:p w14:paraId="7572D72F" w14:textId="77777777" w:rsidR="004C6850" w:rsidRPr="006F3EC4" w:rsidRDefault="004C6850" w:rsidP="008C2396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3821" w:type="dxa"/>
            <w:noWrap/>
          </w:tcPr>
          <w:p w14:paraId="51B62AEC" w14:textId="77777777" w:rsidR="004C6850" w:rsidRPr="006F3EC4" w:rsidRDefault="004C6850" w:rsidP="008C2396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4C6850" w:rsidRPr="0090685F" w14:paraId="61C0944D" w14:textId="77777777" w:rsidTr="00051053">
        <w:trPr>
          <w:trHeight w:val="255"/>
        </w:trPr>
        <w:tc>
          <w:tcPr>
            <w:tcW w:w="3578" w:type="dxa"/>
            <w:noWrap/>
          </w:tcPr>
          <w:p w14:paraId="1F248AB7" w14:textId="77777777" w:rsidR="004C6850" w:rsidRPr="0015545B" w:rsidRDefault="004C6850" w:rsidP="008C2396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276BB">
              <w:rPr>
                <w:rFonts w:ascii="Arial" w:hAnsi="Arial" w:cs="Arial"/>
                <w:color w:val="000000"/>
                <w:sz w:val="18"/>
                <w:szCs w:val="18"/>
              </w:rPr>
              <w:t>MODIFYDATE</w:t>
            </w:r>
          </w:p>
        </w:tc>
        <w:tc>
          <w:tcPr>
            <w:tcW w:w="1838" w:type="dxa"/>
            <w:noWrap/>
          </w:tcPr>
          <w:p w14:paraId="57EA4973" w14:textId="77777777" w:rsidR="004C6850" w:rsidRPr="006F3EC4" w:rsidRDefault="004C6850" w:rsidP="008C2396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3821" w:type="dxa"/>
            <w:noWrap/>
          </w:tcPr>
          <w:p w14:paraId="521098BE" w14:textId="77777777" w:rsidR="004C6850" w:rsidRPr="006F3EC4" w:rsidRDefault="004C6850" w:rsidP="008C2396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4C6850" w:rsidRPr="0090685F" w14:paraId="2BAE98C5" w14:textId="77777777" w:rsidTr="00051053">
        <w:trPr>
          <w:trHeight w:val="255"/>
        </w:trPr>
        <w:tc>
          <w:tcPr>
            <w:tcW w:w="3578" w:type="dxa"/>
            <w:noWrap/>
          </w:tcPr>
          <w:p w14:paraId="340641AA" w14:textId="3E86E915" w:rsidR="004C6850" w:rsidRPr="00FF6153" w:rsidRDefault="004C6850" w:rsidP="008C2396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7C5972">
              <w:rPr>
                <w:rFonts w:ascii="Arial" w:hAnsi="Arial" w:cs="Arial"/>
                <w:color w:val="FF0000"/>
                <w:sz w:val="18"/>
                <w:szCs w:val="18"/>
                <w:rPrChange w:id="265" w:author="Минин Илья" w:date="2020-03-06T15:54:00Z">
                  <w:rPr>
                    <w:rFonts w:ascii="Arial" w:hAnsi="Arial" w:cs="Arial"/>
                    <w:color w:val="000000"/>
                    <w:sz w:val="18"/>
                    <w:szCs w:val="18"/>
                  </w:rPr>
                </w:rPrChange>
              </w:rPr>
              <w:t>ACCOUNTID</w:t>
            </w:r>
          </w:p>
        </w:tc>
        <w:tc>
          <w:tcPr>
            <w:tcW w:w="1838" w:type="dxa"/>
            <w:noWrap/>
          </w:tcPr>
          <w:p w14:paraId="6F11DB9D" w14:textId="77777777" w:rsidR="004C6850" w:rsidRPr="006F3EC4" w:rsidRDefault="004C6850" w:rsidP="008C2396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3821" w:type="dxa"/>
            <w:noWrap/>
          </w:tcPr>
          <w:p w14:paraId="1B231378" w14:textId="58A89DA6" w:rsidR="004C6850" w:rsidRPr="00D22D18" w:rsidRDefault="004C6850" w:rsidP="004C6850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ID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клиента</w:t>
            </w:r>
          </w:p>
        </w:tc>
      </w:tr>
      <w:tr w:rsidR="00F82DA3" w:rsidRPr="0090685F" w14:paraId="07C56FE1" w14:textId="77777777" w:rsidTr="00051053">
        <w:trPr>
          <w:trHeight w:val="255"/>
        </w:trPr>
        <w:tc>
          <w:tcPr>
            <w:tcW w:w="3578" w:type="dxa"/>
            <w:noWrap/>
          </w:tcPr>
          <w:p w14:paraId="18686E2C" w14:textId="5412B0BC" w:rsidR="00F82DA3" w:rsidRPr="004C6850" w:rsidRDefault="00F82DA3" w:rsidP="008C2396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F82DA3">
              <w:rPr>
                <w:rFonts w:ascii="Arial" w:hAnsi="Arial" w:cs="Arial"/>
                <w:color w:val="000000"/>
                <w:sz w:val="18"/>
                <w:szCs w:val="18"/>
              </w:rPr>
              <w:t>ACCOUNT_ASSISTANTID</w:t>
            </w:r>
          </w:p>
        </w:tc>
        <w:tc>
          <w:tcPr>
            <w:tcW w:w="1838" w:type="dxa"/>
            <w:noWrap/>
          </w:tcPr>
          <w:p w14:paraId="79575517" w14:textId="583FAED1" w:rsidR="00F82DA3" w:rsidRPr="006F3EC4" w:rsidRDefault="00F82DA3" w:rsidP="008C2396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3821" w:type="dxa"/>
            <w:noWrap/>
          </w:tcPr>
          <w:p w14:paraId="26683BA8" w14:textId="5AC5988D" w:rsidR="00F82DA3" w:rsidRDefault="00F82DA3" w:rsidP="00F82DA3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ID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помощника клиента</w:t>
            </w:r>
          </w:p>
        </w:tc>
      </w:tr>
      <w:tr w:rsidR="004C6850" w:rsidRPr="0090685F" w14:paraId="44CF844D" w14:textId="77777777" w:rsidTr="00051053">
        <w:trPr>
          <w:trHeight w:val="255"/>
        </w:trPr>
        <w:tc>
          <w:tcPr>
            <w:tcW w:w="3578" w:type="dxa"/>
            <w:noWrap/>
          </w:tcPr>
          <w:p w14:paraId="64277D8E" w14:textId="69915EBB" w:rsidR="004C6850" w:rsidRPr="001671F6" w:rsidRDefault="004C6850" w:rsidP="008C2396">
            <w:pPr>
              <w:ind w:firstLine="0"/>
              <w:jc w:val="left"/>
              <w:rPr>
                <w:rFonts w:ascii="Arial" w:hAnsi="Arial" w:cs="Arial"/>
                <w:color w:val="FF0000"/>
                <w:sz w:val="18"/>
                <w:szCs w:val="18"/>
                <w:lang w:val="en-US"/>
                <w:rPrChange w:id="266" w:author="Минин Илья" w:date="2020-03-06T15:57:00Z">
                  <w:rPr>
                    <w:rFonts w:ascii="Arial" w:hAnsi="Arial" w:cs="Arial"/>
                    <w:color w:val="000000"/>
                    <w:sz w:val="18"/>
                    <w:szCs w:val="18"/>
                  </w:rPr>
                </w:rPrChange>
              </w:rPr>
            </w:pPr>
            <w:r w:rsidRPr="001671F6">
              <w:rPr>
                <w:rFonts w:ascii="Arial" w:hAnsi="Arial" w:cs="Arial"/>
                <w:color w:val="FF0000"/>
                <w:sz w:val="18"/>
                <w:szCs w:val="18"/>
                <w:rPrChange w:id="267" w:author="Минин Илья" w:date="2020-03-06T15:57:00Z">
                  <w:rPr>
                    <w:rFonts w:ascii="Arial" w:hAnsi="Arial" w:cs="Arial"/>
                    <w:color w:val="000000"/>
                    <w:sz w:val="18"/>
                    <w:szCs w:val="18"/>
                  </w:rPr>
                </w:rPrChange>
              </w:rPr>
              <w:t>CONTACT_TYPE</w:t>
            </w:r>
            <w:ins w:id="268" w:author="Минин Илья" w:date="2020-03-06T15:17:00Z">
              <w:r w:rsidR="00606DE8" w:rsidRPr="001671F6">
                <w:rPr>
                  <w:rFonts w:ascii="Arial" w:hAnsi="Arial" w:cs="Arial"/>
                  <w:color w:val="FF0000"/>
                  <w:sz w:val="18"/>
                  <w:szCs w:val="18"/>
                  <w:lang w:val="en-US"/>
                  <w:rPrChange w:id="269" w:author="Минин Илья" w:date="2020-03-06T15:57:00Z">
                    <w:rPr>
                      <w:rFonts w:ascii="Arial" w:hAnsi="Arial" w:cs="Arial"/>
                      <w:color w:val="000000"/>
                      <w:sz w:val="18"/>
                      <w:szCs w:val="18"/>
                      <w:lang w:val="en-US"/>
                    </w:rPr>
                  </w:rPrChange>
                </w:rPr>
                <w:t xml:space="preserve"> ()</w:t>
              </w:r>
            </w:ins>
          </w:p>
        </w:tc>
        <w:tc>
          <w:tcPr>
            <w:tcW w:w="1838" w:type="dxa"/>
            <w:noWrap/>
          </w:tcPr>
          <w:p w14:paraId="5A088F12" w14:textId="77777777" w:rsidR="004C6850" w:rsidRPr="006F3EC4" w:rsidRDefault="004C6850" w:rsidP="008C2396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</w:t>
            </w:r>
            <w:r w:rsidRPr="006C1DA9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(12</w:t>
            </w:r>
            <w:r w:rsidRPr="006C1DA9">
              <w:rPr>
                <w:rFonts w:ascii="Arial" w:hAnsi="Arial" w:cs="Arial"/>
                <w:color w:val="000000"/>
                <w:sz w:val="18"/>
                <w:szCs w:val="18"/>
              </w:rPr>
              <w:t>8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3821" w:type="dxa"/>
            <w:noWrap/>
          </w:tcPr>
          <w:p w14:paraId="721C5AAD" w14:textId="4652B1EA" w:rsidR="004C6850" w:rsidRPr="006F3EC4" w:rsidRDefault="004C6850" w:rsidP="008C2396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Тип контакта (телефон, 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email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и проч.)</w:t>
            </w:r>
          </w:p>
        </w:tc>
      </w:tr>
      <w:tr w:rsidR="004C6850" w:rsidRPr="0090685F" w14:paraId="08DC212F" w14:textId="77777777" w:rsidTr="00051053">
        <w:trPr>
          <w:trHeight w:val="255"/>
        </w:trPr>
        <w:tc>
          <w:tcPr>
            <w:tcW w:w="3578" w:type="dxa"/>
            <w:noWrap/>
          </w:tcPr>
          <w:p w14:paraId="681355B6" w14:textId="7619C10D" w:rsidR="004C6850" w:rsidRPr="001671F6" w:rsidRDefault="004C6850" w:rsidP="008C2396">
            <w:pPr>
              <w:ind w:firstLine="0"/>
              <w:jc w:val="left"/>
              <w:rPr>
                <w:rFonts w:ascii="Arial" w:hAnsi="Arial" w:cs="Arial"/>
                <w:color w:val="FF0000"/>
                <w:sz w:val="18"/>
                <w:szCs w:val="18"/>
                <w:lang w:val="en-US"/>
                <w:rPrChange w:id="270" w:author="Минин Илья" w:date="2020-03-06T15:57:00Z">
                  <w:rPr>
                    <w:rFonts w:ascii="Arial" w:hAnsi="Arial" w:cs="Arial"/>
                    <w:color w:val="000000"/>
                    <w:sz w:val="18"/>
                    <w:szCs w:val="18"/>
                  </w:rPr>
                </w:rPrChange>
              </w:rPr>
            </w:pPr>
            <w:r w:rsidRPr="001671F6">
              <w:rPr>
                <w:rFonts w:ascii="Arial" w:hAnsi="Arial" w:cs="Arial"/>
                <w:color w:val="FF0000"/>
                <w:sz w:val="18"/>
                <w:szCs w:val="18"/>
                <w:rPrChange w:id="271" w:author="Минин Илья" w:date="2020-03-06T15:57:00Z">
                  <w:rPr>
                    <w:rFonts w:ascii="Arial" w:hAnsi="Arial" w:cs="Arial"/>
                    <w:color w:val="000000"/>
                    <w:sz w:val="18"/>
                    <w:szCs w:val="18"/>
                  </w:rPr>
                </w:rPrChange>
              </w:rPr>
              <w:t>CONTACT_VALUE</w:t>
            </w:r>
            <w:ins w:id="272" w:author="Минин Илья" w:date="2020-03-06T15:17:00Z">
              <w:r w:rsidR="00606DE8" w:rsidRPr="001671F6">
                <w:rPr>
                  <w:rFonts w:ascii="Arial" w:hAnsi="Arial" w:cs="Arial"/>
                  <w:color w:val="FF0000"/>
                  <w:sz w:val="18"/>
                  <w:szCs w:val="18"/>
                  <w:lang w:val="en-US"/>
                  <w:rPrChange w:id="273" w:author="Минин Илья" w:date="2020-03-06T15:57:00Z">
                    <w:rPr>
                      <w:rFonts w:ascii="Arial" w:hAnsi="Arial" w:cs="Arial"/>
                      <w:color w:val="000000"/>
                      <w:sz w:val="18"/>
                      <w:szCs w:val="18"/>
                      <w:lang w:val="en-US"/>
                    </w:rPr>
                  </w:rPrChange>
                </w:rPr>
                <w:t xml:space="preserve"> ()</w:t>
              </w:r>
            </w:ins>
          </w:p>
        </w:tc>
        <w:tc>
          <w:tcPr>
            <w:tcW w:w="1838" w:type="dxa"/>
            <w:noWrap/>
          </w:tcPr>
          <w:p w14:paraId="48CC1BDB" w14:textId="727558F8" w:rsidR="004C6850" w:rsidRPr="00691F9D" w:rsidRDefault="004C6850" w:rsidP="004C6850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</w:t>
            </w:r>
            <w:r w:rsidRPr="006C1DA9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(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255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3821" w:type="dxa"/>
            <w:noWrap/>
          </w:tcPr>
          <w:p w14:paraId="3F3FACFC" w14:textId="6D803320" w:rsidR="004C6850" w:rsidRPr="00691F9D" w:rsidRDefault="004C6850" w:rsidP="008C2396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Значение контакта</w:t>
            </w:r>
          </w:p>
        </w:tc>
      </w:tr>
      <w:tr w:rsidR="004C6850" w:rsidRPr="0090685F" w14:paraId="41763BD8" w14:textId="77777777" w:rsidTr="00051053">
        <w:trPr>
          <w:trHeight w:val="255"/>
        </w:trPr>
        <w:tc>
          <w:tcPr>
            <w:tcW w:w="3578" w:type="dxa"/>
            <w:noWrap/>
          </w:tcPr>
          <w:p w14:paraId="7FF1AF2F" w14:textId="28CB9F81" w:rsidR="004C6850" w:rsidRPr="0015545B" w:rsidRDefault="004C6850" w:rsidP="008C2396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4C6850">
              <w:rPr>
                <w:rFonts w:ascii="Arial" w:hAnsi="Arial" w:cs="Arial"/>
                <w:color w:val="000000"/>
                <w:sz w:val="18"/>
                <w:szCs w:val="18"/>
              </w:rPr>
              <w:t>IS_MAIN</w:t>
            </w:r>
          </w:p>
        </w:tc>
        <w:tc>
          <w:tcPr>
            <w:tcW w:w="1838" w:type="dxa"/>
            <w:noWrap/>
          </w:tcPr>
          <w:p w14:paraId="75DA973B" w14:textId="0CA891CD" w:rsidR="004C6850" w:rsidRPr="006F3EC4" w:rsidRDefault="004C6850" w:rsidP="004C6850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CHAR(1)</w:t>
            </w:r>
          </w:p>
        </w:tc>
        <w:tc>
          <w:tcPr>
            <w:tcW w:w="3821" w:type="dxa"/>
            <w:noWrap/>
          </w:tcPr>
          <w:p w14:paraId="5DE8A7B2" w14:textId="53AE9C79" w:rsidR="004C6850" w:rsidRPr="00421733" w:rsidRDefault="004C6850" w:rsidP="008C2396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Признак контакта «Основной»</w:t>
            </w:r>
          </w:p>
        </w:tc>
      </w:tr>
      <w:tr w:rsidR="004C6850" w:rsidRPr="0090685F" w14:paraId="3B1498CF" w14:textId="77777777" w:rsidTr="00051053">
        <w:trPr>
          <w:trHeight w:val="255"/>
        </w:trPr>
        <w:tc>
          <w:tcPr>
            <w:tcW w:w="3578" w:type="dxa"/>
            <w:noWrap/>
          </w:tcPr>
          <w:p w14:paraId="6FE2A1B0" w14:textId="28762ECA" w:rsidR="004C6850" w:rsidRPr="00421733" w:rsidRDefault="004C6850" w:rsidP="008C2396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4C6850">
              <w:rPr>
                <w:rFonts w:ascii="Arial" w:hAnsi="Arial" w:cs="Arial"/>
                <w:color w:val="000000"/>
                <w:sz w:val="18"/>
                <w:szCs w:val="18"/>
              </w:rPr>
              <w:t>COMMENTS</w:t>
            </w:r>
          </w:p>
        </w:tc>
        <w:tc>
          <w:tcPr>
            <w:tcW w:w="1838" w:type="dxa"/>
            <w:noWrap/>
          </w:tcPr>
          <w:p w14:paraId="6461BD12" w14:textId="34EA1435" w:rsidR="004C6850" w:rsidRPr="006F3EC4" w:rsidRDefault="007B05B2" w:rsidP="007B05B2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</w:t>
            </w:r>
            <w:r w:rsidRPr="006C1DA9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 w:rsidR="004C6850" w:rsidRPr="006F3EC4">
              <w:rPr>
                <w:rFonts w:ascii="Arial" w:hAnsi="Arial" w:cs="Arial"/>
                <w:color w:val="000000"/>
                <w:sz w:val="18"/>
                <w:szCs w:val="18"/>
              </w:rPr>
              <w:t>(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4000</w:t>
            </w:r>
            <w:r w:rsidR="004C6850" w:rsidRPr="006F3EC4"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3821" w:type="dxa"/>
            <w:noWrap/>
          </w:tcPr>
          <w:p w14:paraId="149F372E" w14:textId="1CF9C08F" w:rsidR="004C6850" w:rsidRPr="006F3EC4" w:rsidRDefault="004C6850" w:rsidP="008C2396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Комментарии к контакту</w:t>
            </w:r>
          </w:p>
        </w:tc>
      </w:tr>
      <w:tr w:rsidR="004C6850" w:rsidRPr="0090685F" w14:paraId="1277E1A3" w14:textId="77777777" w:rsidTr="00051053">
        <w:trPr>
          <w:trHeight w:val="255"/>
        </w:trPr>
        <w:tc>
          <w:tcPr>
            <w:tcW w:w="3578" w:type="dxa"/>
            <w:noWrap/>
          </w:tcPr>
          <w:p w14:paraId="2037006A" w14:textId="686CA8B8" w:rsidR="004C6850" w:rsidRPr="00421733" w:rsidRDefault="00F82DA3" w:rsidP="008C2396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F82DA3">
              <w:rPr>
                <w:rFonts w:ascii="Arial" w:hAnsi="Arial" w:cs="Arial"/>
                <w:color w:val="000000"/>
                <w:sz w:val="18"/>
                <w:szCs w:val="18"/>
              </w:rPr>
              <w:t>SOURCE_NAME</w:t>
            </w:r>
          </w:p>
        </w:tc>
        <w:tc>
          <w:tcPr>
            <w:tcW w:w="1838" w:type="dxa"/>
            <w:noWrap/>
          </w:tcPr>
          <w:p w14:paraId="7917935C" w14:textId="070D0A6F" w:rsidR="004C6850" w:rsidRPr="006F3EC4" w:rsidRDefault="00051053" w:rsidP="007B05B2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</w:t>
            </w:r>
            <w:r w:rsidRPr="006C1DA9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  <w:r w:rsidR="004C6850" w:rsidRPr="006F3EC4">
              <w:rPr>
                <w:rFonts w:ascii="Arial" w:hAnsi="Arial" w:cs="Arial"/>
                <w:color w:val="000000"/>
                <w:sz w:val="18"/>
                <w:szCs w:val="18"/>
              </w:rPr>
              <w:t>(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255</w:t>
            </w:r>
            <w:r w:rsidR="004C6850" w:rsidRPr="006F3EC4"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3821" w:type="dxa"/>
            <w:noWrap/>
          </w:tcPr>
          <w:p w14:paraId="187D1ABF" w14:textId="287760F7" w:rsidR="004C6850" w:rsidRPr="00421733" w:rsidRDefault="00051053" w:rsidP="008C2396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Наименование</w:t>
            </w:r>
            <w:r w:rsidR="007B05B2">
              <w:rPr>
                <w:rFonts w:ascii="Arial" w:hAnsi="Arial" w:cs="Arial"/>
                <w:color w:val="000000"/>
                <w:sz w:val="18"/>
                <w:szCs w:val="18"/>
              </w:rPr>
              <w:t xml:space="preserve"> источника поступления контакта</w:t>
            </w:r>
          </w:p>
        </w:tc>
      </w:tr>
    </w:tbl>
    <w:p w14:paraId="2B9AF812" w14:textId="77777777" w:rsidR="00A934B7" w:rsidRDefault="00976F15" w:rsidP="00A934B7">
      <w:pPr>
        <w:pStyle w:val="2"/>
      </w:pPr>
      <w:bookmarkStart w:id="274" w:name="_Toc25317553"/>
      <w:r>
        <w:t>Расширение т</w:t>
      </w:r>
      <w:r w:rsidR="00A934B7">
        <w:t>аблиц</w:t>
      </w:r>
      <w:r>
        <w:t>ы</w:t>
      </w:r>
      <w:r w:rsidR="00B258B9">
        <w:t xml:space="preserve"> </w:t>
      </w:r>
      <w:r w:rsidR="00B258B9">
        <w:rPr>
          <w:lang w:val="en-US"/>
        </w:rPr>
        <w:t>ACCOUNT</w:t>
      </w:r>
      <w:r>
        <w:t>_</w:t>
      </w:r>
      <w:r>
        <w:rPr>
          <w:lang w:val="en-US"/>
        </w:rPr>
        <w:t>EXT</w:t>
      </w:r>
      <w:bookmarkEnd w:id="274"/>
    </w:p>
    <w:p w14:paraId="732B86B4" w14:textId="77777777" w:rsidR="00800C23" w:rsidRPr="00800C23" w:rsidRDefault="00800C23" w:rsidP="00C91CC6">
      <w:pPr>
        <w:ind w:firstLine="0"/>
      </w:pPr>
      <w:r>
        <w:t xml:space="preserve">Таблица содержит </w:t>
      </w:r>
      <w:r w:rsidR="00C355BA">
        <w:t xml:space="preserve">расширенную информацию по </w:t>
      </w:r>
      <w:r w:rsidR="006E14F4">
        <w:t>К</w:t>
      </w:r>
      <w:r w:rsidR="00C355BA">
        <w:t>лиенту</w:t>
      </w:r>
      <w:r>
        <w:t>.</w:t>
      </w:r>
    </w:p>
    <w:tbl>
      <w:tblPr>
        <w:tblStyle w:val="af4"/>
        <w:tblW w:w="8884" w:type="dxa"/>
        <w:tblInd w:w="108" w:type="dxa"/>
        <w:tblLook w:val="04A0" w:firstRow="1" w:lastRow="0" w:firstColumn="1" w:lastColumn="0" w:noHBand="0" w:noVBand="1"/>
      </w:tblPr>
      <w:tblGrid>
        <w:gridCol w:w="3119"/>
        <w:gridCol w:w="1684"/>
        <w:gridCol w:w="4081"/>
      </w:tblGrid>
      <w:tr w:rsidR="00800C23" w:rsidRPr="005716B9" w14:paraId="267836B3" w14:textId="77777777" w:rsidTr="00BF2349">
        <w:trPr>
          <w:tblHeader/>
        </w:trPr>
        <w:tc>
          <w:tcPr>
            <w:tcW w:w="3119" w:type="dxa"/>
            <w:shd w:val="clear" w:color="auto" w:fill="D9D9D9" w:themeFill="background1" w:themeFillShade="D9"/>
          </w:tcPr>
          <w:p w14:paraId="67DBA21F" w14:textId="77777777" w:rsidR="00800C23" w:rsidRPr="0045233C" w:rsidRDefault="00800C23" w:rsidP="003046D2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Поле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14:paraId="6FE76D7B" w14:textId="77777777" w:rsidR="00800C23" w:rsidRPr="0045233C" w:rsidRDefault="00800C23" w:rsidP="00BF2349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Тип</w:t>
            </w:r>
          </w:p>
        </w:tc>
        <w:tc>
          <w:tcPr>
            <w:tcW w:w="4081" w:type="dxa"/>
            <w:shd w:val="clear" w:color="auto" w:fill="D9D9D9" w:themeFill="background1" w:themeFillShade="D9"/>
          </w:tcPr>
          <w:p w14:paraId="1C5FE8F1" w14:textId="77777777" w:rsidR="00800C23" w:rsidRPr="00421733" w:rsidRDefault="00800C23" w:rsidP="003046D2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Описание</w:t>
            </w:r>
          </w:p>
        </w:tc>
      </w:tr>
      <w:tr w:rsidR="0090685F" w:rsidRPr="0090685F" w14:paraId="67A29467" w14:textId="77777777" w:rsidTr="00BF2349">
        <w:trPr>
          <w:trHeight w:val="255"/>
        </w:trPr>
        <w:tc>
          <w:tcPr>
            <w:tcW w:w="3119" w:type="dxa"/>
            <w:noWrap/>
            <w:hideMark/>
          </w:tcPr>
          <w:p w14:paraId="6CD74000" w14:textId="77777777" w:rsidR="0090685F" w:rsidRPr="00421733" w:rsidRDefault="00E30DE8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ClientID</w:t>
            </w:r>
            <w:proofErr w:type="spellEnd"/>
          </w:p>
        </w:tc>
        <w:tc>
          <w:tcPr>
            <w:tcW w:w="1684" w:type="dxa"/>
            <w:noWrap/>
            <w:hideMark/>
          </w:tcPr>
          <w:p w14:paraId="18BF2B13" w14:textId="77777777" w:rsidR="0090685F" w:rsidRPr="00421733" w:rsidRDefault="00370173" w:rsidP="00BF234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n</w:t>
            </w:r>
            <w:r w:rsidR="004A0000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umber</w:t>
            </w:r>
            <w:r w:rsidR="002F07E3" w:rsidRPr="00421733">
              <w:rPr>
                <w:rFonts w:ascii="Arial" w:hAnsi="Arial" w:cs="Arial"/>
                <w:color w:val="000000"/>
                <w:sz w:val="18"/>
                <w:szCs w:val="18"/>
              </w:rPr>
              <w:t>(22)</w:t>
            </w:r>
          </w:p>
        </w:tc>
        <w:tc>
          <w:tcPr>
            <w:tcW w:w="4081" w:type="dxa"/>
            <w:noWrap/>
            <w:hideMark/>
          </w:tcPr>
          <w:p w14:paraId="78E4411B" w14:textId="77777777" w:rsidR="0090685F" w:rsidRPr="00960EEB" w:rsidRDefault="0090685F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Номер клиента </w:t>
            </w:r>
          </w:p>
        </w:tc>
      </w:tr>
      <w:tr w:rsidR="0090685F" w:rsidRPr="0090685F" w14:paraId="793924BF" w14:textId="77777777" w:rsidTr="00BF2349">
        <w:trPr>
          <w:trHeight w:val="255"/>
        </w:trPr>
        <w:tc>
          <w:tcPr>
            <w:tcW w:w="3119" w:type="dxa"/>
            <w:noWrap/>
            <w:hideMark/>
          </w:tcPr>
          <w:p w14:paraId="63242D53" w14:textId="77777777" w:rsidR="0090685F" w:rsidRPr="00960EEB" w:rsidRDefault="0026663D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ClientGroupCount</w:t>
            </w:r>
            <w:proofErr w:type="spellEnd"/>
          </w:p>
        </w:tc>
        <w:tc>
          <w:tcPr>
            <w:tcW w:w="1684" w:type="dxa"/>
            <w:noWrap/>
            <w:hideMark/>
          </w:tcPr>
          <w:p w14:paraId="7DEBB74B" w14:textId="77777777" w:rsidR="0090685F" w:rsidRPr="00960EEB" w:rsidRDefault="00370173" w:rsidP="00BF234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n</w:t>
            </w:r>
            <w:r w:rsidR="0026663D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umber(22)</w:t>
            </w:r>
          </w:p>
        </w:tc>
        <w:tc>
          <w:tcPr>
            <w:tcW w:w="4081" w:type="dxa"/>
            <w:noWrap/>
            <w:hideMark/>
          </w:tcPr>
          <w:p w14:paraId="56E3B8E6" w14:textId="77777777" w:rsidR="0090685F" w:rsidRPr="00960EEB" w:rsidRDefault="002615EE" w:rsidP="002615EE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Количество участников г</w:t>
            </w:r>
            <w:r w:rsidR="0090685F" w:rsidRPr="00960EEB">
              <w:rPr>
                <w:rFonts w:ascii="Arial" w:hAnsi="Arial" w:cs="Arial"/>
                <w:color w:val="000000"/>
                <w:sz w:val="18"/>
                <w:szCs w:val="18"/>
              </w:rPr>
              <w:t>рупп</w:t>
            </w: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ы</w:t>
            </w:r>
            <w:r w:rsidR="0090685F"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к</w:t>
            </w:r>
            <w:r w:rsidR="0090685F"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лиента </w:t>
            </w:r>
          </w:p>
        </w:tc>
      </w:tr>
      <w:tr w:rsidR="0090685F" w:rsidRPr="0090685F" w14:paraId="53D29447" w14:textId="77777777" w:rsidTr="00BF2349">
        <w:trPr>
          <w:trHeight w:val="255"/>
        </w:trPr>
        <w:tc>
          <w:tcPr>
            <w:tcW w:w="3119" w:type="dxa"/>
            <w:noWrap/>
            <w:hideMark/>
          </w:tcPr>
          <w:p w14:paraId="2043A162" w14:textId="77777777" w:rsidR="0090685F" w:rsidRPr="00960EEB" w:rsidRDefault="00DB6748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IsThroughAssistantComm</w:t>
            </w:r>
            <w:proofErr w:type="spellEnd"/>
          </w:p>
        </w:tc>
        <w:tc>
          <w:tcPr>
            <w:tcW w:w="1684" w:type="dxa"/>
            <w:noWrap/>
            <w:hideMark/>
          </w:tcPr>
          <w:p w14:paraId="5D92F8F4" w14:textId="77777777" w:rsidR="0090685F" w:rsidRPr="00960EEB" w:rsidRDefault="00370173" w:rsidP="00BF234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</w:t>
            </w:r>
            <w:r w:rsidR="008C509A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archar 2</w:t>
            </w:r>
            <w:r w:rsidR="00DB6748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(1)</w:t>
            </w:r>
          </w:p>
        </w:tc>
        <w:tc>
          <w:tcPr>
            <w:tcW w:w="4081" w:type="dxa"/>
            <w:noWrap/>
            <w:hideMark/>
          </w:tcPr>
          <w:p w14:paraId="6A658600" w14:textId="77777777" w:rsidR="0090685F" w:rsidRPr="00D112D7" w:rsidRDefault="002615EE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Признак «</w:t>
            </w:r>
            <w:r w:rsidR="0090685F" w:rsidRPr="00960EEB">
              <w:rPr>
                <w:rFonts w:ascii="Arial" w:hAnsi="Arial" w:cs="Arial"/>
                <w:color w:val="000000"/>
                <w:sz w:val="18"/>
                <w:szCs w:val="18"/>
              </w:rPr>
              <w:t>Основное общение через помощника</w:t>
            </w: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»</w:t>
            </w:r>
            <w:r w:rsidR="0090685F"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 w:rsidR="0052295B" w:rsidRPr="00D112D7">
              <w:rPr>
                <w:rFonts w:ascii="Arial" w:hAnsi="Arial" w:cs="Arial"/>
                <w:color w:val="000000"/>
                <w:sz w:val="18"/>
                <w:szCs w:val="18"/>
              </w:rPr>
              <w:t>(</w:t>
            </w:r>
            <w:r w:rsidR="0052295B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T</w:t>
            </w:r>
            <w:r w:rsidR="0052295B" w:rsidRPr="00D112D7">
              <w:rPr>
                <w:rFonts w:ascii="Arial" w:hAnsi="Arial" w:cs="Arial"/>
                <w:color w:val="000000"/>
                <w:sz w:val="18"/>
                <w:szCs w:val="18"/>
              </w:rPr>
              <w:t>/</w:t>
            </w:r>
            <w:r w:rsidR="0052295B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F</w:t>
            </w:r>
            <w:r w:rsidR="0052295B" w:rsidRPr="00D112D7"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</w:p>
        </w:tc>
      </w:tr>
      <w:tr w:rsidR="00F976DB" w:rsidRPr="0090685F" w14:paraId="1E885D7B" w14:textId="77777777" w:rsidTr="00BF2349">
        <w:trPr>
          <w:trHeight w:val="255"/>
        </w:trPr>
        <w:tc>
          <w:tcPr>
            <w:tcW w:w="3119" w:type="dxa"/>
            <w:noWrap/>
            <w:hideMark/>
          </w:tcPr>
          <w:p w14:paraId="508F3F4F" w14:textId="77777777" w:rsidR="00F976DB" w:rsidRPr="00960EEB" w:rsidRDefault="00F976DB" w:rsidP="00F976DB">
            <w:pPr>
              <w:spacing w:after="0"/>
              <w:ind w:firstLine="0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FULL_ADDRESS</w:t>
            </w:r>
            <w:r w:rsidR="00B442AE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_CORRESP</w:t>
            </w:r>
          </w:p>
        </w:tc>
        <w:tc>
          <w:tcPr>
            <w:tcW w:w="1684" w:type="dxa"/>
            <w:noWrap/>
            <w:hideMark/>
          </w:tcPr>
          <w:p w14:paraId="227C9989" w14:textId="77777777" w:rsidR="00F976DB" w:rsidRPr="00960EEB" w:rsidRDefault="00370173" w:rsidP="00BF234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</w:t>
            </w:r>
            <w:r w:rsidR="008C509A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archar2</w:t>
            </w:r>
            <w:r w:rsidR="00F976DB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(4000)</w:t>
            </w:r>
          </w:p>
        </w:tc>
        <w:tc>
          <w:tcPr>
            <w:tcW w:w="4081" w:type="dxa"/>
            <w:noWrap/>
            <w:hideMark/>
          </w:tcPr>
          <w:p w14:paraId="211ADC76" w14:textId="77777777" w:rsidR="00F976DB" w:rsidRPr="00960EEB" w:rsidRDefault="002615EE" w:rsidP="002615EE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Полный адрес для корреспонденции</w:t>
            </w:r>
          </w:p>
        </w:tc>
      </w:tr>
      <w:tr w:rsidR="00F976DB" w:rsidRPr="0090685F" w14:paraId="570E7CF3" w14:textId="77777777" w:rsidTr="00BF2349">
        <w:trPr>
          <w:trHeight w:val="255"/>
        </w:trPr>
        <w:tc>
          <w:tcPr>
            <w:tcW w:w="3119" w:type="dxa"/>
            <w:noWrap/>
            <w:hideMark/>
          </w:tcPr>
          <w:p w14:paraId="7076FD84" w14:textId="77777777" w:rsidR="00F976DB" w:rsidRPr="00960EEB" w:rsidRDefault="00A9463C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MainClientCarInfo</w:t>
            </w:r>
            <w:proofErr w:type="spellEnd"/>
          </w:p>
        </w:tc>
        <w:tc>
          <w:tcPr>
            <w:tcW w:w="1684" w:type="dxa"/>
            <w:noWrap/>
            <w:hideMark/>
          </w:tcPr>
          <w:p w14:paraId="1FE895E2" w14:textId="77777777" w:rsidR="00F976DB" w:rsidRPr="00960EEB" w:rsidRDefault="00370173" w:rsidP="00BF234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</w:t>
            </w:r>
            <w:r w:rsidR="00A9463C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archar</w:t>
            </w:r>
            <w:r w:rsidR="008C509A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2</w:t>
            </w:r>
            <w:r w:rsidR="00A9463C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(128)</w:t>
            </w:r>
          </w:p>
        </w:tc>
        <w:tc>
          <w:tcPr>
            <w:tcW w:w="4081" w:type="dxa"/>
            <w:noWrap/>
            <w:hideMark/>
          </w:tcPr>
          <w:p w14:paraId="38CACC5A" w14:textId="77777777" w:rsidR="00F976DB" w:rsidRPr="00960EEB" w:rsidRDefault="00F976DB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Марка/номер машины </w:t>
            </w:r>
          </w:p>
        </w:tc>
      </w:tr>
      <w:tr w:rsidR="00F976DB" w:rsidRPr="0090685F" w14:paraId="0A29DFD7" w14:textId="77777777" w:rsidTr="00FD0A64">
        <w:trPr>
          <w:trHeight w:val="255"/>
        </w:trPr>
        <w:tc>
          <w:tcPr>
            <w:tcW w:w="3119" w:type="dxa"/>
            <w:noWrap/>
          </w:tcPr>
          <w:p w14:paraId="61DC5177" w14:textId="77777777" w:rsidR="00F976DB" w:rsidRPr="00960EEB" w:rsidRDefault="00E02357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ISPDL</w:t>
            </w:r>
          </w:p>
        </w:tc>
        <w:tc>
          <w:tcPr>
            <w:tcW w:w="1684" w:type="dxa"/>
            <w:noWrap/>
          </w:tcPr>
          <w:p w14:paraId="5C2E1E3E" w14:textId="77777777" w:rsidR="00F976DB" w:rsidRPr="00960EEB" w:rsidRDefault="005C26FD" w:rsidP="00BF234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 2(1)</w:t>
            </w:r>
          </w:p>
        </w:tc>
        <w:tc>
          <w:tcPr>
            <w:tcW w:w="4081" w:type="dxa"/>
            <w:noWrap/>
            <w:hideMark/>
          </w:tcPr>
          <w:p w14:paraId="704B0C75" w14:textId="77777777" w:rsidR="00F976DB" w:rsidRPr="00960EEB" w:rsidRDefault="002615EE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Признак «ПДЛ»</w:t>
            </w:r>
          </w:p>
        </w:tc>
      </w:tr>
      <w:tr w:rsidR="00F976DB" w:rsidRPr="0090685F" w14:paraId="086ECAE4" w14:textId="77777777" w:rsidTr="00FD0A64">
        <w:trPr>
          <w:trHeight w:val="255"/>
        </w:trPr>
        <w:tc>
          <w:tcPr>
            <w:tcW w:w="3119" w:type="dxa"/>
            <w:noWrap/>
          </w:tcPr>
          <w:p w14:paraId="037CEDFC" w14:textId="77777777" w:rsidR="00F976DB" w:rsidRPr="00960EEB" w:rsidRDefault="00E0028F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ISFATCA</w:t>
            </w:r>
          </w:p>
        </w:tc>
        <w:tc>
          <w:tcPr>
            <w:tcW w:w="1684" w:type="dxa"/>
            <w:noWrap/>
          </w:tcPr>
          <w:p w14:paraId="6AC29CD5" w14:textId="77777777" w:rsidR="00F976DB" w:rsidRPr="00960EEB" w:rsidRDefault="005C26FD" w:rsidP="00BF234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 2(1)</w:t>
            </w:r>
          </w:p>
        </w:tc>
        <w:tc>
          <w:tcPr>
            <w:tcW w:w="4081" w:type="dxa"/>
            <w:noWrap/>
            <w:hideMark/>
          </w:tcPr>
          <w:p w14:paraId="470791BD" w14:textId="77777777" w:rsidR="00F976DB" w:rsidRPr="00960EEB" w:rsidRDefault="002615EE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Признак «FATCA»</w:t>
            </w:r>
          </w:p>
        </w:tc>
      </w:tr>
      <w:tr w:rsidR="00F976DB" w:rsidRPr="0090685F" w14:paraId="7FD2533D" w14:textId="77777777" w:rsidTr="00FD0A64">
        <w:trPr>
          <w:trHeight w:val="255"/>
        </w:trPr>
        <w:tc>
          <w:tcPr>
            <w:tcW w:w="3119" w:type="dxa"/>
            <w:noWrap/>
          </w:tcPr>
          <w:p w14:paraId="1D6A4E65" w14:textId="77777777" w:rsidR="00F976DB" w:rsidRPr="00960EEB" w:rsidRDefault="00E0028F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ISCRS</w:t>
            </w:r>
          </w:p>
        </w:tc>
        <w:tc>
          <w:tcPr>
            <w:tcW w:w="1684" w:type="dxa"/>
            <w:noWrap/>
          </w:tcPr>
          <w:p w14:paraId="124E29B3" w14:textId="77777777" w:rsidR="00F976DB" w:rsidRPr="00960EEB" w:rsidRDefault="005C26FD" w:rsidP="00BF234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 2(1)</w:t>
            </w:r>
          </w:p>
        </w:tc>
        <w:tc>
          <w:tcPr>
            <w:tcW w:w="4081" w:type="dxa"/>
            <w:noWrap/>
            <w:hideMark/>
          </w:tcPr>
          <w:p w14:paraId="5BA2638F" w14:textId="77777777" w:rsidR="00F976DB" w:rsidRPr="00960EEB" w:rsidRDefault="002615EE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Признак «</w:t>
            </w:r>
            <w:r w:rsidR="00F976DB" w:rsidRPr="00960EEB">
              <w:rPr>
                <w:rFonts w:ascii="Arial" w:hAnsi="Arial" w:cs="Arial"/>
                <w:color w:val="000000"/>
                <w:sz w:val="18"/>
                <w:szCs w:val="18"/>
              </w:rPr>
              <w:t>CRS</w:t>
            </w: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»»</w:t>
            </w:r>
          </w:p>
        </w:tc>
      </w:tr>
      <w:tr w:rsidR="002229A3" w:rsidRPr="0090685F" w14:paraId="4048ED3D" w14:textId="77777777" w:rsidTr="00FD0A64">
        <w:trPr>
          <w:trHeight w:val="255"/>
        </w:trPr>
        <w:tc>
          <w:tcPr>
            <w:tcW w:w="3119" w:type="dxa"/>
            <w:noWrap/>
          </w:tcPr>
          <w:p w14:paraId="42D059C0" w14:textId="77777777" w:rsidR="002229A3" w:rsidRPr="00960EEB" w:rsidRDefault="002229A3" w:rsidP="002229A3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DOCUMENT_TYPE</w:t>
            </w:r>
          </w:p>
        </w:tc>
        <w:tc>
          <w:tcPr>
            <w:tcW w:w="1684" w:type="dxa"/>
            <w:noWrap/>
          </w:tcPr>
          <w:p w14:paraId="4E0FE7B3" w14:textId="77777777" w:rsidR="002229A3" w:rsidRPr="00960EEB" w:rsidRDefault="002229A3" w:rsidP="002229A3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 2 (128)</w:t>
            </w:r>
          </w:p>
        </w:tc>
        <w:tc>
          <w:tcPr>
            <w:tcW w:w="4081" w:type="dxa"/>
            <w:noWrap/>
            <w:hideMark/>
          </w:tcPr>
          <w:p w14:paraId="5338ACC5" w14:textId="77777777" w:rsidR="002229A3" w:rsidRPr="00960EEB" w:rsidRDefault="002229A3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Тип </w:t>
            </w:r>
            <w:r w:rsidR="00B03AF1"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основного </w:t>
            </w: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документа </w:t>
            </w:r>
            <w:r w:rsidR="00B03AF1" w:rsidRPr="00960EEB">
              <w:rPr>
                <w:rFonts w:ascii="Arial" w:hAnsi="Arial" w:cs="Arial"/>
                <w:color w:val="000000"/>
                <w:sz w:val="18"/>
                <w:szCs w:val="18"/>
              </w:rPr>
              <w:t>Клиента</w:t>
            </w:r>
          </w:p>
        </w:tc>
      </w:tr>
      <w:tr w:rsidR="00691C95" w:rsidRPr="0090685F" w14:paraId="769E806C" w14:textId="77777777" w:rsidTr="00FD0A64">
        <w:trPr>
          <w:trHeight w:val="255"/>
        </w:trPr>
        <w:tc>
          <w:tcPr>
            <w:tcW w:w="3119" w:type="dxa"/>
            <w:noWrap/>
          </w:tcPr>
          <w:p w14:paraId="48C217AC" w14:textId="77777777" w:rsidR="00691C95" w:rsidRPr="00960EEB" w:rsidRDefault="00691C95" w:rsidP="003F166B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DOCUMENT_SERIES</w:t>
            </w:r>
          </w:p>
        </w:tc>
        <w:tc>
          <w:tcPr>
            <w:tcW w:w="1684" w:type="dxa"/>
            <w:noWrap/>
          </w:tcPr>
          <w:p w14:paraId="59130B82" w14:textId="77777777" w:rsidR="00691C95" w:rsidRPr="00960EEB" w:rsidRDefault="00691C95" w:rsidP="00691C95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 2 (64)</w:t>
            </w:r>
          </w:p>
        </w:tc>
        <w:tc>
          <w:tcPr>
            <w:tcW w:w="4081" w:type="dxa"/>
            <w:noWrap/>
            <w:hideMark/>
          </w:tcPr>
          <w:p w14:paraId="4AAD54E4" w14:textId="77777777" w:rsidR="00691C95" w:rsidRPr="00960EEB" w:rsidRDefault="00691C95" w:rsidP="00D06D42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Серия</w:t>
            </w:r>
            <w:r w:rsidR="00D06D42"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 и</w:t>
            </w: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 номер </w:t>
            </w:r>
            <w:r w:rsidR="00D06D42" w:rsidRPr="00960EEB">
              <w:rPr>
                <w:rFonts w:ascii="Arial" w:hAnsi="Arial" w:cs="Arial"/>
                <w:color w:val="000000"/>
                <w:sz w:val="18"/>
                <w:szCs w:val="18"/>
              </w:rPr>
              <w:t>основного документа Клиента</w:t>
            </w:r>
          </w:p>
        </w:tc>
      </w:tr>
      <w:tr w:rsidR="00691C95" w:rsidRPr="0090685F" w14:paraId="5A8224DD" w14:textId="77777777" w:rsidTr="00FD0A64">
        <w:trPr>
          <w:trHeight w:val="255"/>
        </w:trPr>
        <w:tc>
          <w:tcPr>
            <w:tcW w:w="3119" w:type="dxa"/>
            <w:noWrap/>
          </w:tcPr>
          <w:p w14:paraId="39B1A805" w14:textId="77777777" w:rsidR="00691C95" w:rsidRPr="00960EEB" w:rsidRDefault="00E12810" w:rsidP="00E12810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IsCurrencyResident</w:t>
            </w:r>
            <w:proofErr w:type="spellEnd"/>
          </w:p>
        </w:tc>
        <w:tc>
          <w:tcPr>
            <w:tcW w:w="1684" w:type="dxa"/>
            <w:noWrap/>
          </w:tcPr>
          <w:p w14:paraId="6F879A29" w14:textId="77777777" w:rsidR="00691C95" w:rsidRPr="00960EEB" w:rsidRDefault="00925684" w:rsidP="0092568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 2 (1)</w:t>
            </w:r>
          </w:p>
        </w:tc>
        <w:tc>
          <w:tcPr>
            <w:tcW w:w="4081" w:type="dxa"/>
            <w:noWrap/>
            <w:hideMark/>
          </w:tcPr>
          <w:p w14:paraId="403208A3" w14:textId="77777777" w:rsidR="00691C95" w:rsidRPr="00960EEB" w:rsidRDefault="00881F53" w:rsidP="00881F53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Признак «</w:t>
            </w:r>
            <w:r w:rsidR="00691C95" w:rsidRPr="00960EEB">
              <w:rPr>
                <w:rFonts w:ascii="Arial" w:hAnsi="Arial" w:cs="Arial"/>
                <w:color w:val="000000"/>
                <w:sz w:val="18"/>
                <w:szCs w:val="18"/>
              </w:rPr>
              <w:t>Валютный резидент РФ</w:t>
            </w: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»</w:t>
            </w:r>
          </w:p>
        </w:tc>
      </w:tr>
      <w:tr w:rsidR="00691C95" w:rsidRPr="0090685F" w14:paraId="18D8F0F2" w14:textId="77777777" w:rsidTr="00FD0A64">
        <w:trPr>
          <w:trHeight w:val="255"/>
        </w:trPr>
        <w:tc>
          <w:tcPr>
            <w:tcW w:w="3119" w:type="dxa"/>
            <w:noWrap/>
          </w:tcPr>
          <w:p w14:paraId="4DCD0F58" w14:textId="77777777" w:rsidR="00691C95" w:rsidRPr="00960EEB" w:rsidRDefault="008215D4" w:rsidP="008215D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lastRenderedPageBreak/>
              <w:t>ForSpeakLanguage</w:t>
            </w:r>
            <w:proofErr w:type="spellEnd"/>
          </w:p>
        </w:tc>
        <w:tc>
          <w:tcPr>
            <w:tcW w:w="1684" w:type="dxa"/>
            <w:noWrap/>
          </w:tcPr>
          <w:p w14:paraId="4ED293BC" w14:textId="77777777" w:rsidR="00691C95" w:rsidRPr="00960EEB" w:rsidRDefault="00925684" w:rsidP="00151DCE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 2 (</w:t>
            </w:r>
            <w:r w:rsidR="00151DCE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32</w:t>
            </w: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)</w:t>
            </w:r>
          </w:p>
        </w:tc>
        <w:tc>
          <w:tcPr>
            <w:tcW w:w="4081" w:type="dxa"/>
            <w:noWrap/>
            <w:hideMark/>
          </w:tcPr>
          <w:p w14:paraId="7F7A7B4B" w14:textId="77777777" w:rsidR="00691C95" w:rsidRPr="00960EEB" w:rsidRDefault="00691C95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Язык для устной коммуникации</w:t>
            </w:r>
          </w:p>
        </w:tc>
      </w:tr>
      <w:tr w:rsidR="00691C95" w:rsidRPr="0090685F" w14:paraId="516E67ED" w14:textId="77777777" w:rsidTr="00FD0A64">
        <w:trPr>
          <w:trHeight w:val="255"/>
        </w:trPr>
        <w:tc>
          <w:tcPr>
            <w:tcW w:w="3119" w:type="dxa"/>
            <w:noWrap/>
          </w:tcPr>
          <w:p w14:paraId="55A041C3" w14:textId="77777777" w:rsidR="00691C95" w:rsidRPr="00960EEB" w:rsidRDefault="008215D4" w:rsidP="008215D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ForWriteLanguage</w:t>
            </w:r>
            <w:proofErr w:type="spellEnd"/>
          </w:p>
        </w:tc>
        <w:tc>
          <w:tcPr>
            <w:tcW w:w="1684" w:type="dxa"/>
            <w:noWrap/>
          </w:tcPr>
          <w:p w14:paraId="0007CB7B" w14:textId="77777777" w:rsidR="00691C95" w:rsidRPr="00960EEB" w:rsidRDefault="00925684" w:rsidP="00151DCE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 2 (</w:t>
            </w:r>
            <w:r w:rsidR="00151DCE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32</w:t>
            </w: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)</w:t>
            </w:r>
          </w:p>
        </w:tc>
        <w:tc>
          <w:tcPr>
            <w:tcW w:w="4081" w:type="dxa"/>
            <w:noWrap/>
            <w:hideMark/>
          </w:tcPr>
          <w:p w14:paraId="4615E7E7" w14:textId="77777777" w:rsidR="00691C95" w:rsidRPr="00960EEB" w:rsidRDefault="00691C95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Язык для письменной коммуникации </w:t>
            </w:r>
          </w:p>
        </w:tc>
      </w:tr>
      <w:tr w:rsidR="00691C95" w:rsidRPr="0090685F" w14:paraId="100A0E86" w14:textId="77777777" w:rsidTr="00FD0A64">
        <w:trPr>
          <w:trHeight w:val="255"/>
        </w:trPr>
        <w:tc>
          <w:tcPr>
            <w:tcW w:w="3119" w:type="dxa"/>
            <w:noWrap/>
          </w:tcPr>
          <w:p w14:paraId="1395E2DD" w14:textId="77777777" w:rsidR="00691C95" w:rsidRPr="00960EEB" w:rsidRDefault="002B45A1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ClientFoto</w:t>
            </w:r>
            <w:r w:rsidR="00165713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Path</w:t>
            </w:r>
            <w:proofErr w:type="spellEnd"/>
          </w:p>
        </w:tc>
        <w:tc>
          <w:tcPr>
            <w:tcW w:w="1684" w:type="dxa"/>
            <w:noWrap/>
          </w:tcPr>
          <w:p w14:paraId="782D041C" w14:textId="77777777" w:rsidR="00691C95" w:rsidRPr="00960EEB" w:rsidRDefault="00165713" w:rsidP="00BF234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varchar2 (512)</w:t>
            </w:r>
          </w:p>
        </w:tc>
        <w:tc>
          <w:tcPr>
            <w:tcW w:w="4081" w:type="dxa"/>
            <w:noWrap/>
            <w:hideMark/>
          </w:tcPr>
          <w:p w14:paraId="72039F7A" w14:textId="77777777" w:rsidR="00691C95" w:rsidRPr="00960EEB" w:rsidRDefault="00A61EEA" w:rsidP="00A61EEA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Ссылка на файл с ф</w:t>
            </w:r>
            <w:r w:rsidR="00691C95"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ото клиента </w:t>
            </w:r>
          </w:p>
        </w:tc>
      </w:tr>
      <w:tr w:rsidR="00691C95" w:rsidRPr="0090685F" w14:paraId="135E57CE" w14:textId="77777777" w:rsidTr="00FD0A64">
        <w:trPr>
          <w:trHeight w:val="255"/>
        </w:trPr>
        <w:tc>
          <w:tcPr>
            <w:tcW w:w="3119" w:type="dxa"/>
            <w:noWrap/>
          </w:tcPr>
          <w:p w14:paraId="6CDBE040" w14:textId="77777777" w:rsidR="00691C95" w:rsidRPr="00960EEB" w:rsidRDefault="00BB5E58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ClientComments</w:t>
            </w:r>
            <w:proofErr w:type="spellEnd"/>
          </w:p>
        </w:tc>
        <w:tc>
          <w:tcPr>
            <w:tcW w:w="1684" w:type="dxa"/>
            <w:noWrap/>
          </w:tcPr>
          <w:p w14:paraId="4A36F295" w14:textId="77777777" w:rsidR="00691C95" w:rsidRPr="00960EEB" w:rsidRDefault="00BB5E58" w:rsidP="00BB5E58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CLOB(4000)</w:t>
            </w: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 </w:t>
            </w:r>
          </w:p>
        </w:tc>
        <w:tc>
          <w:tcPr>
            <w:tcW w:w="4081" w:type="dxa"/>
            <w:noWrap/>
            <w:hideMark/>
          </w:tcPr>
          <w:p w14:paraId="3905175F" w14:textId="77777777" w:rsidR="00691C95" w:rsidRPr="00960EEB" w:rsidRDefault="00691C95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Комментарий </w:t>
            </w:r>
            <w:r w:rsidR="0063193A" w:rsidRPr="00960EEB">
              <w:rPr>
                <w:rFonts w:ascii="Arial" w:hAnsi="Arial" w:cs="Arial"/>
                <w:color w:val="000000"/>
                <w:sz w:val="18"/>
                <w:szCs w:val="18"/>
              </w:rPr>
              <w:t>по клиенту</w:t>
            </w:r>
          </w:p>
        </w:tc>
      </w:tr>
      <w:tr w:rsidR="00691C95" w:rsidRPr="0090685F" w14:paraId="640B2E58" w14:textId="77777777" w:rsidTr="00FD0A64">
        <w:trPr>
          <w:trHeight w:val="255"/>
        </w:trPr>
        <w:tc>
          <w:tcPr>
            <w:tcW w:w="3119" w:type="dxa"/>
            <w:noWrap/>
          </w:tcPr>
          <w:p w14:paraId="255B2778" w14:textId="77777777" w:rsidR="00691C95" w:rsidRPr="00960EEB" w:rsidRDefault="00797AFE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MainFilialInfo</w:t>
            </w:r>
            <w:proofErr w:type="spellEnd"/>
          </w:p>
        </w:tc>
        <w:tc>
          <w:tcPr>
            <w:tcW w:w="1684" w:type="dxa"/>
            <w:noWrap/>
          </w:tcPr>
          <w:p w14:paraId="3505F1D3" w14:textId="77777777" w:rsidR="00691C95" w:rsidRPr="00960EEB" w:rsidRDefault="00BE762A" w:rsidP="00BF234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</w:t>
            </w:r>
            <w:r w:rsidR="00B824F7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archar</w:t>
            </w: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2 (</w:t>
            </w:r>
            <w:r w:rsidR="0051563B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512</w:t>
            </w: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)</w:t>
            </w:r>
          </w:p>
        </w:tc>
        <w:tc>
          <w:tcPr>
            <w:tcW w:w="4081" w:type="dxa"/>
            <w:noWrap/>
            <w:hideMark/>
          </w:tcPr>
          <w:p w14:paraId="401AED37" w14:textId="77777777" w:rsidR="00691C95" w:rsidRPr="00960EEB" w:rsidRDefault="00691C95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Основной Филиал </w:t>
            </w:r>
            <w:r w:rsidR="006E4710" w:rsidRPr="00960EEB">
              <w:rPr>
                <w:rFonts w:ascii="Arial" w:hAnsi="Arial" w:cs="Arial"/>
                <w:color w:val="000000"/>
                <w:sz w:val="18"/>
                <w:szCs w:val="18"/>
              </w:rPr>
              <w:t>клиента</w:t>
            </w:r>
          </w:p>
        </w:tc>
      </w:tr>
      <w:tr w:rsidR="00691C95" w:rsidRPr="0090685F" w14:paraId="269FE50B" w14:textId="77777777" w:rsidTr="00FD0A64">
        <w:trPr>
          <w:trHeight w:val="255"/>
        </w:trPr>
        <w:tc>
          <w:tcPr>
            <w:tcW w:w="3119" w:type="dxa"/>
            <w:noWrap/>
          </w:tcPr>
          <w:p w14:paraId="1BFDDE3B" w14:textId="77777777" w:rsidR="00691C95" w:rsidRPr="00960EEB" w:rsidRDefault="00363DE2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MainManagerAssistentID</w:t>
            </w:r>
            <w:proofErr w:type="spellEnd"/>
          </w:p>
        </w:tc>
        <w:tc>
          <w:tcPr>
            <w:tcW w:w="1684" w:type="dxa"/>
            <w:noWrap/>
          </w:tcPr>
          <w:p w14:paraId="7543455D" w14:textId="77777777" w:rsidR="00691C95" w:rsidRPr="00960EEB" w:rsidRDefault="00EE3642" w:rsidP="00EE3642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varchar2 (12)</w:t>
            </w:r>
          </w:p>
        </w:tc>
        <w:tc>
          <w:tcPr>
            <w:tcW w:w="4081" w:type="dxa"/>
            <w:noWrap/>
            <w:hideMark/>
          </w:tcPr>
          <w:p w14:paraId="30C8E903" w14:textId="77777777" w:rsidR="00691C95" w:rsidRPr="00960EEB" w:rsidRDefault="00691C95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Зам. Основного КМ-а </w:t>
            </w:r>
          </w:p>
        </w:tc>
      </w:tr>
      <w:tr w:rsidR="00691C95" w:rsidRPr="0090685F" w14:paraId="3C1655E1" w14:textId="77777777" w:rsidTr="00FD0A64">
        <w:trPr>
          <w:trHeight w:val="255"/>
        </w:trPr>
        <w:tc>
          <w:tcPr>
            <w:tcW w:w="3119" w:type="dxa"/>
            <w:noWrap/>
          </w:tcPr>
          <w:p w14:paraId="4E28C26F" w14:textId="77777777" w:rsidR="00691C95" w:rsidRPr="00960EEB" w:rsidRDefault="002D371A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InvestConcultantFIO</w:t>
            </w:r>
            <w:proofErr w:type="spellEnd"/>
          </w:p>
        </w:tc>
        <w:tc>
          <w:tcPr>
            <w:tcW w:w="1684" w:type="dxa"/>
            <w:noWrap/>
          </w:tcPr>
          <w:p w14:paraId="0CB7EDED" w14:textId="77777777" w:rsidR="00691C95" w:rsidRPr="00960EEB" w:rsidRDefault="00BD23C9" w:rsidP="00BF234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varchar2(96)</w:t>
            </w:r>
          </w:p>
        </w:tc>
        <w:tc>
          <w:tcPr>
            <w:tcW w:w="4081" w:type="dxa"/>
            <w:noWrap/>
            <w:hideMark/>
          </w:tcPr>
          <w:p w14:paraId="072F4929" w14:textId="77777777" w:rsidR="00691C95" w:rsidRPr="00960EEB" w:rsidRDefault="00691C95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Инвестиционный Консультант </w:t>
            </w:r>
          </w:p>
        </w:tc>
      </w:tr>
      <w:tr w:rsidR="00691C95" w:rsidRPr="0090685F" w14:paraId="5AB3A15B" w14:textId="77777777" w:rsidTr="00FD0A64">
        <w:trPr>
          <w:trHeight w:val="255"/>
        </w:trPr>
        <w:tc>
          <w:tcPr>
            <w:tcW w:w="3119" w:type="dxa"/>
            <w:noWrap/>
          </w:tcPr>
          <w:p w14:paraId="3FE9641E" w14:textId="77777777" w:rsidR="00691C95" w:rsidRPr="00960EEB" w:rsidRDefault="00E278A3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ActiveProductPackage</w:t>
            </w:r>
            <w:proofErr w:type="spellEnd"/>
          </w:p>
        </w:tc>
        <w:tc>
          <w:tcPr>
            <w:tcW w:w="1684" w:type="dxa"/>
            <w:noWrap/>
          </w:tcPr>
          <w:p w14:paraId="77B2A265" w14:textId="77777777" w:rsidR="00691C95" w:rsidRPr="00960EEB" w:rsidRDefault="00DA1534" w:rsidP="00BF234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</w:t>
            </w:r>
            <w:r w:rsidR="00E278A3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archar2(2</w:t>
            </w:r>
            <w:r w:rsidR="00543749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56</w:t>
            </w:r>
            <w:r w:rsidR="00E278A3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)</w:t>
            </w:r>
          </w:p>
        </w:tc>
        <w:tc>
          <w:tcPr>
            <w:tcW w:w="4081" w:type="dxa"/>
            <w:noWrap/>
            <w:hideMark/>
          </w:tcPr>
          <w:p w14:paraId="1B0CF22E" w14:textId="77777777" w:rsidR="00691C95" w:rsidRPr="00960EEB" w:rsidRDefault="002A3EEA" w:rsidP="002A3EEA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Название текущего активного пакета услуг клиента</w:t>
            </w:r>
          </w:p>
        </w:tc>
      </w:tr>
      <w:tr w:rsidR="000A48BC" w:rsidRPr="0090685F" w14:paraId="09A0E164" w14:textId="77777777" w:rsidTr="00FD0A64">
        <w:trPr>
          <w:trHeight w:val="255"/>
        </w:trPr>
        <w:tc>
          <w:tcPr>
            <w:tcW w:w="3119" w:type="dxa"/>
            <w:noWrap/>
          </w:tcPr>
          <w:p w14:paraId="38420750" w14:textId="77777777" w:rsidR="000A48BC" w:rsidRPr="00960EEB" w:rsidRDefault="000A48BC" w:rsidP="000A48BC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FIRST_INPUTDATE</w:t>
            </w: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_PB</w:t>
            </w:r>
          </w:p>
        </w:tc>
        <w:tc>
          <w:tcPr>
            <w:tcW w:w="1684" w:type="dxa"/>
            <w:noWrap/>
          </w:tcPr>
          <w:p w14:paraId="581F4713" w14:textId="77777777" w:rsidR="000A48BC" w:rsidRPr="00960EEB" w:rsidRDefault="000A48BC" w:rsidP="000A48BC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4081" w:type="dxa"/>
            <w:noWrap/>
            <w:hideMark/>
          </w:tcPr>
          <w:p w14:paraId="42F69AE3" w14:textId="77777777" w:rsidR="000A48BC" w:rsidRPr="00960EEB" w:rsidRDefault="000A48BC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Дата привлечения в ЧБ </w:t>
            </w:r>
          </w:p>
        </w:tc>
      </w:tr>
      <w:tr w:rsidR="00691C95" w:rsidRPr="0090685F" w14:paraId="5403374F" w14:textId="77777777" w:rsidTr="00FD0A64">
        <w:trPr>
          <w:trHeight w:val="255"/>
        </w:trPr>
        <w:tc>
          <w:tcPr>
            <w:tcW w:w="3119" w:type="dxa"/>
            <w:noWrap/>
          </w:tcPr>
          <w:p w14:paraId="7BF37485" w14:textId="77777777" w:rsidR="00691C95" w:rsidRPr="00960EEB" w:rsidRDefault="007556AC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ClientPolicy</w:t>
            </w:r>
            <w:proofErr w:type="spellEnd"/>
          </w:p>
        </w:tc>
        <w:tc>
          <w:tcPr>
            <w:tcW w:w="1684" w:type="dxa"/>
            <w:noWrap/>
          </w:tcPr>
          <w:p w14:paraId="45C9FF30" w14:textId="77777777" w:rsidR="00691C95" w:rsidRPr="00960EEB" w:rsidRDefault="007556AC" w:rsidP="00591BE2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varchar(</w:t>
            </w:r>
            <w:r w:rsidR="00591BE2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64</w:t>
            </w: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)</w:t>
            </w:r>
          </w:p>
        </w:tc>
        <w:tc>
          <w:tcPr>
            <w:tcW w:w="4081" w:type="dxa"/>
            <w:noWrap/>
            <w:hideMark/>
          </w:tcPr>
          <w:p w14:paraId="714FAB6D" w14:textId="77777777" w:rsidR="00691C95" w:rsidRPr="00960EEB" w:rsidRDefault="00E67C77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Клиентская политика</w:t>
            </w: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:</w:t>
            </w:r>
          </w:p>
          <w:p w14:paraId="18707062" w14:textId="77777777" w:rsidR="00E67C77" w:rsidRPr="00960EEB" w:rsidRDefault="00E67C77" w:rsidP="00865BA2">
            <w:pPr>
              <w:pStyle w:val="af5"/>
              <w:numPr>
                <w:ilvl w:val="0"/>
                <w:numId w:val="9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VIP</w:t>
            </w:r>
          </w:p>
          <w:p w14:paraId="2C9415C7" w14:textId="77777777" w:rsidR="00E67C77" w:rsidRPr="00960EEB" w:rsidRDefault="00E67C77" w:rsidP="00865BA2">
            <w:pPr>
              <w:pStyle w:val="af5"/>
              <w:numPr>
                <w:ilvl w:val="0"/>
                <w:numId w:val="9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VIP (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связанное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лицо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)</w:t>
            </w:r>
          </w:p>
          <w:p w14:paraId="48143348" w14:textId="77777777" w:rsidR="00E67C77" w:rsidRPr="00960EEB" w:rsidRDefault="00E67C77" w:rsidP="00865BA2">
            <w:pPr>
              <w:pStyle w:val="af5"/>
              <w:numPr>
                <w:ilvl w:val="0"/>
                <w:numId w:val="9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Private Banking</w:t>
            </w:r>
          </w:p>
          <w:p w14:paraId="4A002FA4" w14:textId="77777777" w:rsidR="00E67C77" w:rsidRPr="00960EEB" w:rsidRDefault="00E67C77" w:rsidP="00865BA2">
            <w:pPr>
              <w:pStyle w:val="af5"/>
              <w:numPr>
                <w:ilvl w:val="0"/>
                <w:numId w:val="9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Private Banking (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связанное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лицо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)</w:t>
            </w:r>
          </w:p>
          <w:p w14:paraId="0430824B" w14:textId="77777777" w:rsidR="00E67C77" w:rsidRPr="00960EEB" w:rsidRDefault="00E67C77" w:rsidP="00865BA2">
            <w:pPr>
              <w:pStyle w:val="af5"/>
              <w:numPr>
                <w:ilvl w:val="0"/>
                <w:numId w:val="9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На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исключение</w:t>
            </w:r>
            <w:proofErr w:type="spellEnd"/>
          </w:p>
        </w:tc>
      </w:tr>
      <w:tr w:rsidR="00924412" w:rsidRPr="0090685F" w14:paraId="7A5327E7" w14:textId="77777777" w:rsidTr="00FD0A64">
        <w:trPr>
          <w:trHeight w:val="255"/>
        </w:trPr>
        <w:tc>
          <w:tcPr>
            <w:tcW w:w="3119" w:type="dxa"/>
            <w:noWrap/>
          </w:tcPr>
          <w:p w14:paraId="1A6DB728" w14:textId="77777777" w:rsidR="00924412" w:rsidRPr="00960EEB" w:rsidRDefault="00924412" w:rsidP="00514960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ClientPolicySegment</w:t>
            </w:r>
            <w:proofErr w:type="spellEnd"/>
          </w:p>
        </w:tc>
        <w:tc>
          <w:tcPr>
            <w:tcW w:w="1684" w:type="dxa"/>
            <w:noWrap/>
          </w:tcPr>
          <w:p w14:paraId="7E182AC1" w14:textId="77777777" w:rsidR="00924412" w:rsidRPr="00960EEB" w:rsidRDefault="00401FD5" w:rsidP="00401FD5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varchar(32)</w:t>
            </w:r>
          </w:p>
        </w:tc>
        <w:tc>
          <w:tcPr>
            <w:tcW w:w="4081" w:type="dxa"/>
            <w:noWrap/>
            <w:hideMark/>
          </w:tcPr>
          <w:p w14:paraId="002D3B48" w14:textId="77777777" w:rsidR="00924412" w:rsidRPr="00960EEB" w:rsidRDefault="008026DF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Клиентская политика (сегмент)</w:t>
            </w: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:</w:t>
            </w:r>
          </w:p>
          <w:p w14:paraId="6247F4B9" w14:textId="77777777" w:rsidR="00401FD5" w:rsidRPr="00960EEB" w:rsidRDefault="00401FD5" w:rsidP="00865BA2">
            <w:pPr>
              <w:pStyle w:val="af5"/>
              <w:numPr>
                <w:ilvl w:val="0"/>
                <w:numId w:val="10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Целевой</w:t>
            </w:r>
            <w:proofErr w:type="spellEnd"/>
          </w:p>
          <w:p w14:paraId="7D84468E" w14:textId="77777777" w:rsidR="00401FD5" w:rsidRPr="00960EEB" w:rsidRDefault="00401FD5" w:rsidP="00865BA2">
            <w:pPr>
              <w:pStyle w:val="af5"/>
              <w:numPr>
                <w:ilvl w:val="0"/>
                <w:numId w:val="10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Выше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порога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обслуживания</w:t>
            </w:r>
            <w:proofErr w:type="spellEnd"/>
          </w:p>
          <w:p w14:paraId="5693ACA5" w14:textId="77777777" w:rsidR="008026DF" w:rsidRPr="00960EEB" w:rsidRDefault="00401FD5" w:rsidP="00865BA2">
            <w:pPr>
              <w:pStyle w:val="af5"/>
              <w:numPr>
                <w:ilvl w:val="0"/>
                <w:numId w:val="10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Нецелевой</w:t>
            </w:r>
            <w:proofErr w:type="spellEnd"/>
          </w:p>
        </w:tc>
      </w:tr>
      <w:tr w:rsidR="00924412" w:rsidRPr="0090685F" w14:paraId="5CCC8DCB" w14:textId="77777777" w:rsidTr="00FD0A64">
        <w:trPr>
          <w:trHeight w:val="255"/>
        </w:trPr>
        <w:tc>
          <w:tcPr>
            <w:tcW w:w="3119" w:type="dxa"/>
            <w:noWrap/>
          </w:tcPr>
          <w:p w14:paraId="632ED3AF" w14:textId="77777777" w:rsidR="00924412" w:rsidRPr="00960EEB" w:rsidRDefault="0033165A" w:rsidP="0033165A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AUMSumClientGroup</w:t>
            </w:r>
            <w:proofErr w:type="spellEnd"/>
          </w:p>
        </w:tc>
        <w:tc>
          <w:tcPr>
            <w:tcW w:w="1684" w:type="dxa"/>
            <w:noWrap/>
          </w:tcPr>
          <w:p w14:paraId="167BC9B4" w14:textId="77777777" w:rsidR="00924412" w:rsidRPr="00960EEB" w:rsidRDefault="00E470F2" w:rsidP="00E470F2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number(26,8)</w:t>
            </w:r>
          </w:p>
        </w:tc>
        <w:tc>
          <w:tcPr>
            <w:tcW w:w="4081" w:type="dxa"/>
            <w:noWrap/>
            <w:hideMark/>
          </w:tcPr>
          <w:p w14:paraId="25F5ABCD" w14:textId="77777777" w:rsidR="00924412" w:rsidRPr="00960EEB" w:rsidRDefault="00924412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АПУ Группы Клиента,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руб</w:t>
            </w:r>
            <w:proofErr w:type="spellEnd"/>
          </w:p>
        </w:tc>
      </w:tr>
      <w:tr w:rsidR="00924412" w:rsidRPr="0090685F" w14:paraId="1D9C5536" w14:textId="77777777" w:rsidTr="00FD0A64">
        <w:trPr>
          <w:trHeight w:val="255"/>
        </w:trPr>
        <w:tc>
          <w:tcPr>
            <w:tcW w:w="3119" w:type="dxa"/>
            <w:noWrap/>
          </w:tcPr>
          <w:p w14:paraId="2E689909" w14:textId="77777777" w:rsidR="00924412" w:rsidRPr="00960EEB" w:rsidRDefault="0033165A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AUMSumClientGroupSegment</w:t>
            </w:r>
            <w:proofErr w:type="spellEnd"/>
          </w:p>
        </w:tc>
        <w:tc>
          <w:tcPr>
            <w:tcW w:w="1684" w:type="dxa"/>
            <w:noWrap/>
          </w:tcPr>
          <w:p w14:paraId="7DC3C482" w14:textId="77777777" w:rsidR="00924412" w:rsidRPr="00960EEB" w:rsidRDefault="00A377CC" w:rsidP="00BF234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varchar2(</w:t>
            </w:r>
            <w:r w:rsidR="009A0264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32</w:t>
            </w: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)</w:t>
            </w:r>
          </w:p>
        </w:tc>
        <w:tc>
          <w:tcPr>
            <w:tcW w:w="4081" w:type="dxa"/>
            <w:noWrap/>
            <w:hideMark/>
          </w:tcPr>
          <w:p w14:paraId="5A56B20D" w14:textId="6B5E4FE8" w:rsidR="00924412" w:rsidRPr="00D112D7" w:rsidRDefault="00924412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АПУ Группы Клиента,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руб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 (сегмент)</w:t>
            </w:r>
            <w:r w:rsidR="009A0264" w:rsidRPr="00D112D7">
              <w:rPr>
                <w:rFonts w:ascii="Arial" w:hAnsi="Arial" w:cs="Arial"/>
                <w:color w:val="000000"/>
                <w:sz w:val="18"/>
                <w:szCs w:val="18"/>
              </w:rPr>
              <w:t>:</w:t>
            </w:r>
          </w:p>
          <w:p w14:paraId="4AF97C42" w14:textId="77777777" w:rsidR="009A0264" w:rsidRPr="00960EEB" w:rsidRDefault="009A0264" w:rsidP="00865BA2">
            <w:pPr>
              <w:pStyle w:val="af5"/>
              <w:numPr>
                <w:ilvl w:val="0"/>
                <w:numId w:val="11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менее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 25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млн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.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руб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.</w:t>
            </w:r>
          </w:p>
          <w:p w14:paraId="6020BA27" w14:textId="77777777" w:rsidR="009A0264" w:rsidRPr="00960EEB" w:rsidRDefault="009A0264" w:rsidP="00865BA2">
            <w:pPr>
              <w:pStyle w:val="af5"/>
              <w:numPr>
                <w:ilvl w:val="0"/>
                <w:numId w:val="11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25-120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млн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.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руб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.</w:t>
            </w:r>
          </w:p>
          <w:p w14:paraId="629263A0" w14:textId="77777777" w:rsidR="009A0264" w:rsidRPr="00960EEB" w:rsidRDefault="009A0264" w:rsidP="00865BA2">
            <w:pPr>
              <w:pStyle w:val="af5"/>
              <w:numPr>
                <w:ilvl w:val="0"/>
                <w:numId w:val="11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120-300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млн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.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руб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.</w:t>
            </w:r>
          </w:p>
          <w:p w14:paraId="2504DBD3" w14:textId="77777777" w:rsidR="009A0264" w:rsidRPr="00960EEB" w:rsidRDefault="009A0264" w:rsidP="00865BA2">
            <w:pPr>
              <w:pStyle w:val="af5"/>
              <w:numPr>
                <w:ilvl w:val="0"/>
                <w:numId w:val="11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300-600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млн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.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руб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.</w:t>
            </w:r>
          </w:p>
          <w:p w14:paraId="4671FA4E" w14:textId="77777777" w:rsidR="009A0264" w:rsidRPr="00960EEB" w:rsidRDefault="009A0264" w:rsidP="00865BA2">
            <w:pPr>
              <w:pStyle w:val="af5"/>
              <w:numPr>
                <w:ilvl w:val="0"/>
                <w:numId w:val="11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более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 600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млн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.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руб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.</w:t>
            </w:r>
          </w:p>
        </w:tc>
      </w:tr>
      <w:tr w:rsidR="00924412" w:rsidRPr="0090685F" w14:paraId="21C36D1F" w14:textId="77777777" w:rsidTr="00FD0A64">
        <w:trPr>
          <w:trHeight w:val="255"/>
        </w:trPr>
        <w:tc>
          <w:tcPr>
            <w:tcW w:w="3119" w:type="dxa"/>
            <w:noWrap/>
          </w:tcPr>
          <w:p w14:paraId="117DA80D" w14:textId="77777777" w:rsidR="00924412" w:rsidRPr="00960EEB" w:rsidRDefault="0033165A" w:rsidP="0033165A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AUMSumClient</w:t>
            </w:r>
            <w:proofErr w:type="spellEnd"/>
          </w:p>
        </w:tc>
        <w:tc>
          <w:tcPr>
            <w:tcW w:w="1684" w:type="dxa"/>
            <w:noWrap/>
          </w:tcPr>
          <w:p w14:paraId="1CA4AD60" w14:textId="77777777" w:rsidR="00924412" w:rsidRPr="00960EEB" w:rsidRDefault="00E470F2" w:rsidP="00BF234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number(26,8)</w:t>
            </w:r>
          </w:p>
        </w:tc>
        <w:tc>
          <w:tcPr>
            <w:tcW w:w="4081" w:type="dxa"/>
            <w:noWrap/>
            <w:hideMark/>
          </w:tcPr>
          <w:p w14:paraId="749C0D9E" w14:textId="77777777" w:rsidR="00924412" w:rsidRPr="00960EEB" w:rsidRDefault="00924412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АПУ Клиента,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руб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: </w:t>
            </w:r>
          </w:p>
        </w:tc>
      </w:tr>
      <w:tr w:rsidR="00924412" w:rsidRPr="0090685F" w14:paraId="35FD26D4" w14:textId="77777777" w:rsidTr="00FD0A64">
        <w:trPr>
          <w:trHeight w:val="255"/>
        </w:trPr>
        <w:tc>
          <w:tcPr>
            <w:tcW w:w="3119" w:type="dxa"/>
            <w:noWrap/>
          </w:tcPr>
          <w:p w14:paraId="613E0884" w14:textId="77777777" w:rsidR="00924412" w:rsidRPr="00960EEB" w:rsidRDefault="0033165A" w:rsidP="0033165A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AUMSumClientSegment</w:t>
            </w:r>
            <w:proofErr w:type="spellEnd"/>
          </w:p>
        </w:tc>
        <w:tc>
          <w:tcPr>
            <w:tcW w:w="1684" w:type="dxa"/>
            <w:noWrap/>
          </w:tcPr>
          <w:p w14:paraId="23D98A05" w14:textId="77777777" w:rsidR="00924412" w:rsidRPr="00960EEB" w:rsidRDefault="00311E62" w:rsidP="00BF234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varchar2(32)</w:t>
            </w:r>
          </w:p>
        </w:tc>
        <w:tc>
          <w:tcPr>
            <w:tcW w:w="4081" w:type="dxa"/>
            <w:noWrap/>
            <w:hideMark/>
          </w:tcPr>
          <w:p w14:paraId="6B90A207" w14:textId="6BF17B6B" w:rsidR="009A0264" w:rsidRPr="00960EEB" w:rsidRDefault="00924412" w:rsidP="009A026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АПУ Клиента,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руб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 (сегмент</w:t>
            </w:r>
            <w:r w:rsidR="009A0264" w:rsidRPr="00960EEB"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  <w:r w:rsidR="009A0264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:</w:t>
            </w:r>
          </w:p>
          <w:p w14:paraId="26A4D9EF" w14:textId="77777777" w:rsidR="009A0264" w:rsidRPr="00960EEB" w:rsidRDefault="009A0264" w:rsidP="00865BA2">
            <w:pPr>
              <w:pStyle w:val="af5"/>
              <w:numPr>
                <w:ilvl w:val="0"/>
                <w:numId w:val="11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менее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 25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млн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.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руб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.</w:t>
            </w:r>
          </w:p>
          <w:p w14:paraId="1D49752D" w14:textId="77777777" w:rsidR="009A0264" w:rsidRPr="00960EEB" w:rsidRDefault="009A0264" w:rsidP="00865BA2">
            <w:pPr>
              <w:pStyle w:val="af5"/>
              <w:numPr>
                <w:ilvl w:val="0"/>
                <w:numId w:val="11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25-120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млн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.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руб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.</w:t>
            </w:r>
          </w:p>
          <w:p w14:paraId="2621008A" w14:textId="77777777" w:rsidR="009A0264" w:rsidRPr="00960EEB" w:rsidRDefault="009A0264" w:rsidP="00865BA2">
            <w:pPr>
              <w:pStyle w:val="af5"/>
              <w:numPr>
                <w:ilvl w:val="0"/>
                <w:numId w:val="11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120-300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млн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.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руб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.</w:t>
            </w:r>
          </w:p>
          <w:p w14:paraId="5B1E62A8" w14:textId="77777777" w:rsidR="009A0264" w:rsidRPr="00960EEB" w:rsidRDefault="009A0264" w:rsidP="00865BA2">
            <w:pPr>
              <w:pStyle w:val="af5"/>
              <w:numPr>
                <w:ilvl w:val="0"/>
                <w:numId w:val="11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300-600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млн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.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руб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.</w:t>
            </w:r>
          </w:p>
          <w:p w14:paraId="37BBAD89" w14:textId="77777777" w:rsidR="00924412" w:rsidRPr="00960EEB" w:rsidRDefault="009A0264" w:rsidP="009A026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более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 600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млн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.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руб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.</w:t>
            </w:r>
          </w:p>
        </w:tc>
      </w:tr>
      <w:tr w:rsidR="00924412" w:rsidRPr="0090685F" w14:paraId="65AB8924" w14:textId="77777777" w:rsidTr="00FD0A64">
        <w:trPr>
          <w:trHeight w:val="255"/>
        </w:trPr>
        <w:tc>
          <w:tcPr>
            <w:tcW w:w="3119" w:type="dxa"/>
            <w:noWrap/>
          </w:tcPr>
          <w:p w14:paraId="4BC7667C" w14:textId="77777777" w:rsidR="00924412" w:rsidRPr="00960EEB" w:rsidRDefault="00266379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ClientPotentialSegment</w:t>
            </w:r>
            <w:proofErr w:type="spellEnd"/>
          </w:p>
        </w:tc>
        <w:tc>
          <w:tcPr>
            <w:tcW w:w="1684" w:type="dxa"/>
            <w:noWrap/>
          </w:tcPr>
          <w:p w14:paraId="3BB38A39" w14:textId="77777777" w:rsidR="00924412" w:rsidRPr="00960EEB" w:rsidRDefault="00311E62" w:rsidP="00BF234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varchar2(32)</w:t>
            </w:r>
          </w:p>
        </w:tc>
        <w:tc>
          <w:tcPr>
            <w:tcW w:w="4081" w:type="dxa"/>
            <w:noWrap/>
            <w:hideMark/>
          </w:tcPr>
          <w:p w14:paraId="71CA8B1D" w14:textId="77777777" w:rsidR="00F54FEB" w:rsidRPr="00D112D7" w:rsidRDefault="00924412" w:rsidP="00F54FEB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Потенциал Клиента (Активы в и вне ГПБ</w:t>
            </w:r>
            <w:r w:rsidR="00F54FEB" w:rsidRPr="00960EEB"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  <w:r w:rsidR="00F54FEB" w:rsidRPr="00D112D7">
              <w:rPr>
                <w:rFonts w:ascii="Arial" w:hAnsi="Arial" w:cs="Arial"/>
                <w:color w:val="000000"/>
                <w:sz w:val="18"/>
                <w:szCs w:val="18"/>
              </w:rPr>
              <w:t>:</w:t>
            </w:r>
          </w:p>
          <w:p w14:paraId="0247D2A5" w14:textId="77777777" w:rsidR="00F54FEB" w:rsidRPr="00960EEB" w:rsidRDefault="00F54FEB" w:rsidP="00865BA2">
            <w:pPr>
              <w:pStyle w:val="af5"/>
              <w:numPr>
                <w:ilvl w:val="0"/>
                <w:numId w:val="11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менее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 25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млн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.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руб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.</w:t>
            </w:r>
          </w:p>
          <w:p w14:paraId="1868C834" w14:textId="77777777" w:rsidR="00F54FEB" w:rsidRPr="00960EEB" w:rsidRDefault="00F54FEB" w:rsidP="00865BA2">
            <w:pPr>
              <w:pStyle w:val="af5"/>
              <w:numPr>
                <w:ilvl w:val="0"/>
                <w:numId w:val="11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25-120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млн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.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руб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.</w:t>
            </w:r>
          </w:p>
          <w:p w14:paraId="06D53895" w14:textId="77777777" w:rsidR="00F54FEB" w:rsidRPr="00960EEB" w:rsidRDefault="00F54FEB" w:rsidP="00865BA2">
            <w:pPr>
              <w:pStyle w:val="af5"/>
              <w:numPr>
                <w:ilvl w:val="0"/>
                <w:numId w:val="11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120-300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млн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.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руб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.</w:t>
            </w:r>
          </w:p>
          <w:p w14:paraId="3CE84D66" w14:textId="77777777" w:rsidR="00F54FEB" w:rsidRPr="00960EEB" w:rsidRDefault="00F54FEB" w:rsidP="00865BA2">
            <w:pPr>
              <w:pStyle w:val="af5"/>
              <w:numPr>
                <w:ilvl w:val="0"/>
                <w:numId w:val="11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300-600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млн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.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руб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.</w:t>
            </w:r>
          </w:p>
          <w:p w14:paraId="36EE0E68" w14:textId="77777777" w:rsidR="00924412" w:rsidRPr="00960EEB" w:rsidRDefault="00F54FEB" w:rsidP="00F54FEB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более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 600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млн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.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руб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.</w:t>
            </w:r>
            <w:r w:rsidR="00924412"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</w:p>
        </w:tc>
      </w:tr>
      <w:tr w:rsidR="00924412" w:rsidRPr="0090685F" w14:paraId="263AE2EF" w14:textId="77777777" w:rsidTr="00FD0A64">
        <w:trPr>
          <w:trHeight w:val="255"/>
        </w:trPr>
        <w:tc>
          <w:tcPr>
            <w:tcW w:w="3119" w:type="dxa"/>
            <w:noWrap/>
          </w:tcPr>
          <w:p w14:paraId="00B9105C" w14:textId="77777777" w:rsidR="00924412" w:rsidRPr="00960EEB" w:rsidRDefault="00332CBE" w:rsidP="00056775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RiskProfile</w:t>
            </w:r>
            <w:r w:rsidR="00056775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Name</w:t>
            </w:r>
            <w:proofErr w:type="spellEnd"/>
          </w:p>
        </w:tc>
        <w:tc>
          <w:tcPr>
            <w:tcW w:w="1684" w:type="dxa"/>
            <w:noWrap/>
          </w:tcPr>
          <w:p w14:paraId="56B54A93" w14:textId="77777777" w:rsidR="00924412" w:rsidRPr="00960EEB" w:rsidRDefault="006B5A55" w:rsidP="006B5A55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varchar2(64)</w:t>
            </w:r>
          </w:p>
        </w:tc>
        <w:tc>
          <w:tcPr>
            <w:tcW w:w="4081" w:type="dxa"/>
            <w:noWrap/>
            <w:hideMark/>
          </w:tcPr>
          <w:p w14:paraId="03FAC93E" w14:textId="77777777" w:rsidR="00924412" w:rsidRPr="00960EEB" w:rsidRDefault="00924412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Риск-Профиль </w:t>
            </w:r>
            <w:r w:rsidR="000D22D8" w:rsidRPr="00960EEB">
              <w:rPr>
                <w:rFonts w:ascii="Arial" w:hAnsi="Arial" w:cs="Arial"/>
                <w:color w:val="000000"/>
                <w:sz w:val="18"/>
                <w:szCs w:val="18"/>
              </w:rPr>
              <w:t>Клиента</w:t>
            </w:r>
            <w:r w:rsidR="000D22D8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:</w:t>
            </w:r>
          </w:p>
          <w:p w14:paraId="4706F450" w14:textId="77777777" w:rsidR="000D22D8" w:rsidRPr="00960EEB" w:rsidRDefault="000D22D8" w:rsidP="00865BA2">
            <w:pPr>
              <w:pStyle w:val="af5"/>
              <w:numPr>
                <w:ilvl w:val="0"/>
                <w:numId w:val="12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1.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Консервативный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инвестор</w:t>
            </w:r>
            <w:proofErr w:type="spellEnd"/>
          </w:p>
          <w:p w14:paraId="70D78204" w14:textId="77777777" w:rsidR="000D22D8" w:rsidRPr="00960EEB" w:rsidRDefault="000D22D8" w:rsidP="00865BA2">
            <w:pPr>
              <w:pStyle w:val="af5"/>
              <w:numPr>
                <w:ilvl w:val="0"/>
                <w:numId w:val="12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…</w:t>
            </w:r>
          </w:p>
          <w:p w14:paraId="16A3D54F" w14:textId="77777777" w:rsidR="000D22D8" w:rsidRPr="00960EEB" w:rsidRDefault="000D22D8" w:rsidP="00865BA2">
            <w:pPr>
              <w:pStyle w:val="af5"/>
              <w:numPr>
                <w:ilvl w:val="0"/>
                <w:numId w:val="12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6.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Агрессивный</w:t>
            </w:r>
            <w:proofErr w:type="spellEnd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инвестор</w:t>
            </w:r>
            <w:proofErr w:type="spellEnd"/>
          </w:p>
        </w:tc>
      </w:tr>
      <w:tr w:rsidR="00924412" w:rsidRPr="0090685F" w14:paraId="6610DED8" w14:textId="77777777" w:rsidTr="00FD0A64">
        <w:trPr>
          <w:trHeight w:val="255"/>
        </w:trPr>
        <w:tc>
          <w:tcPr>
            <w:tcW w:w="3119" w:type="dxa"/>
            <w:noWrap/>
          </w:tcPr>
          <w:p w14:paraId="3C20BD3F" w14:textId="77777777" w:rsidR="00924412" w:rsidRPr="00960EEB" w:rsidRDefault="00924412" w:rsidP="00A24FB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proofErr w:type="spellStart"/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ClientNotes</w:t>
            </w:r>
            <w:proofErr w:type="spellEnd"/>
          </w:p>
        </w:tc>
        <w:tc>
          <w:tcPr>
            <w:tcW w:w="1684" w:type="dxa"/>
            <w:noWrap/>
          </w:tcPr>
          <w:p w14:paraId="4F08EC3B" w14:textId="77777777" w:rsidR="00924412" w:rsidRPr="00960EEB" w:rsidRDefault="00924412" w:rsidP="00514960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CLOB(4000)</w:t>
            </w: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 </w:t>
            </w:r>
          </w:p>
        </w:tc>
        <w:tc>
          <w:tcPr>
            <w:tcW w:w="4081" w:type="dxa"/>
            <w:noWrap/>
            <w:hideMark/>
          </w:tcPr>
          <w:p w14:paraId="245B852D" w14:textId="77777777" w:rsidR="00924412" w:rsidRPr="00960EEB" w:rsidRDefault="00924412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Заметки по клиенту</w:t>
            </w:r>
          </w:p>
        </w:tc>
      </w:tr>
      <w:tr w:rsidR="009E1992" w:rsidRPr="0090685F" w14:paraId="6D40E61D" w14:textId="77777777" w:rsidTr="00FD0A64">
        <w:trPr>
          <w:trHeight w:val="255"/>
        </w:trPr>
        <w:tc>
          <w:tcPr>
            <w:tcW w:w="3119" w:type="dxa"/>
            <w:noWrap/>
          </w:tcPr>
          <w:p w14:paraId="3041F9F5" w14:textId="77777777" w:rsidR="009E1992" w:rsidRPr="009E1992" w:rsidRDefault="009E1992" w:rsidP="00A24FB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ActivePackageName</w:t>
            </w:r>
            <w:proofErr w:type="spellEnd"/>
          </w:p>
        </w:tc>
        <w:tc>
          <w:tcPr>
            <w:tcW w:w="1684" w:type="dxa"/>
            <w:noWrap/>
          </w:tcPr>
          <w:p w14:paraId="6E1EFEA6" w14:textId="77777777" w:rsidR="009E1992" w:rsidRPr="009E1992" w:rsidRDefault="009E1992" w:rsidP="00514960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varchar(64)</w:t>
            </w:r>
          </w:p>
        </w:tc>
        <w:tc>
          <w:tcPr>
            <w:tcW w:w="4081" w:type="dxa"/>
            <w:noWrap/>
          </w:tcPr>
          <w:p w14:paraId="361C0D8F" w14:textId="77777777" w:rsidR="009E1992" w:rsidRPr="009E1992" w:rsidRDefault="009E1992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Наименование активного пакета услуг</w:t>
            </w:r>
          </w:p>
        </w:tc>
      </w:tr>
      <w:tr w:rsidR="009E1992" w:rsidRPr="0090685F" w14:paraId="0CDB6DE8" w14:textId="77777777" w:rsidTr="00FD0A64">
        <w:trPr>
          <w:trHeight w:val="255"/>
        </w:trPr>
        <w:tc>
          <w:tcPr>
            <w:tcW w:w="3119" w:type="dxa"/>
            <w:noWrap/>
          </w:tcPr>
          <w:p w14:paraId="6DC8C518" w14:textId="77777777" w:rsidR="009E1992" w:rsidRPr="00960EEB" w:rsidRDefault="009E1992" w:rsidP="00A24FB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ActivePackageID</w:t>
            </w:r>
            <w:proofErr w:type="spellEnd"/>
          </w:p>
        </w:tc>
        <w:tc>
          <w:tcPr>
            <w:tcW w:w="1684" w:type="dxa"/>
            <w:noWrap/>
          </w:tcPr>
          <w:p w14:paraId="4A3E0C8D" w14:textId="77777777" w:rsidR="009E1992" w:rsidRPr="009E1992" w:rsidRDefault="009E1992" w:rsidP="00514960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varchar(12)</w:t>
            </w:r>
          </w:p>
        </w:tc>
        <w:tc>
          <w:tcPr>
            <w:tcW w:w="4081" w:type="dxa"/>
            <w:noWrap/>
          </w:tcPr>
          <w:p w14:paraId="4974472D" w14:textId="77777777" w:rsidR="009E1992" w:rsidRPr="00960EEB" w:rsidRDefault="009E1992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Уникальный идентификатор активного пакета услуг</w:t>
            </w:r>
          </w:p>
        </w:tc>
      </w:tr>
    </w:tbl>
    <w:p w14:paraId="5914079D" w14:textId="77777777" w:rsidR="00400FA6" w:rsidRDefault="00400FA6" w:rsidP="00400FA6">
      <w:pPr>
        <w:pStyle w:val="2"/>
      </w:pPr>
      <w:bookmarkStart w:id="275" w:name="_Toc25317554"/>
      <w:r>
        <w:t xml:space="preserve">Расширение таблицы </w:t>
      </w:r>
      <w:r>
        <w:rPr>
          <w:lang w:val="en-US"/>
        </w:rPr>
        <w:t>ACC</w:t>
      </w:r>
      <w:r>
        <w:t>_</w:t>
      </w:r>
      <w:r>
        <w:rPr>
          <w:lang w:val="en-US"/>
        </w:rPr>
        <w:t>NEWSLETTER</w:t>
      </w:r>
      <w:bookmarkEnd w:id="275"/>
    </w:p>
    <w:p w14:paraId="707503EC" w14:textId="77777777" w:rsidR="00400FA6" w:rsidRPr="00800C23" w:rsidRDefault="00400FA6" w:rsidP="00400FA6">
      <w:pPr>
        <w:ind w:firstLine="0"/>
      </w:pPr>
      <w:r>
        <w:t>Таблица содержит информацию</w:t>
      </w:r>
      <w:r w:rsidRPr="00D112D7">
        <w:t xml:space="preserve"> </w:t>
      </w:r>
      <w:r>
        <w:t>о согласии клиента на получение рассылок/уведомлений по каналам коммуникации.</w:t>
      </w:r>
    </w:p>
    <w:tbl>
      <w:tblPr>
        <w:tblStyle w:val="af4"/>
        <w:tblW w:w="8884" w:type="dxa"/>
        <w:tblInd w:w="108" w:type="dxa"/>
        <w:tblLook w:val="04A0" w:firstRow="1" w:lastRow="0" w:firstColumn="1" w:lastColumn="0" w:noHBand="0" w:noVBand="1"/>
      </w:tblPr>
      <w:tblGrid>
        <w:gridCol w:w="3119"/>
        <w:gridCol w:w="1684"/>
        <w:gridCol w:w="4081"/>
      </w:tblGrid>
      <w:tr w:rsidR="00400FA6" w:rsidRPr="005716B9" w14:paraId="24A477EA" w14:textId="77777777" w:rsidTr="00844828">
        <w:trPr>
          <w:tblHeader/>
        </w:trPr>
        <w:tc>
          <w:tcPr>
            <w:tcW w:w="3119" w:type="dxa"/>
            <w:shd w:val="clear" w:color="auto" w:fill="D9D9D9" w:themeFill="background1" w:themeFillShade="D9"/>
          </w:tcPr>
          <w:p w14:paraId="54247888" w14:textId="77777777" w:rsidR="00400FA6" w:rsidRPr="0045233C" w:rsidRDefault="00400FA6" w:rsidP="00844828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Поле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14:paraId="1630E6BB" w14:textId="77777777" w:rsidR="00400FA6" w:rsidRPr="0045233C" w:rsidRDefault="00400FA6" w:rsidP="00844828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Тип</w:t>
            </w:r>
          </w:p>
        </w:tc>
        <w:tc>
          <w:tcPr>
            <w:tcW w:w="4081" w:type="dxa"/>
            <w:shd w:val="clear" w:color="auto" w:fill="D9D9D9" w:themeFill="background1" w:themeFillShade="D9"/>
          </w:tcPr>
          <w:p w14:paraId="6D1047EE" w14:textId="77777777" w:rsidR="00400FA6" w:rsidRPr="0045233C" w:rsidRDefault="00400FA6" w:rsidP="00844828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Описание</w:t>
            </w:r>
          </w:p>
        </w:tc>
      </w:tr>
      <w:tr w:rsidR="00AC30BE" w:rsidRPr="0090685F" w14:paraId="7A5551C2" w14:textId="77777777" w:rsidTr="00400FA6">
        <w:trPr>
          <w:trHeight w:val="255"/>
        </w:trPr>
        <w:tc>
          <w:tcPr>
            <w:tcW w:w="3119" w:type="dxa"/>
            <w:noWrap/>
          </w:tcPr>
          <w:p w14:paraId="483D33F9" w14:textId="43765249" w:rsidR="00AC30BE" w:rsidRDefault="00AC30BE" w:rsidP="00AC30BE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  <w:p w14:paraId="549908A0" w14:textId="062FDDB3" w:rsidR="008C2396" w:rsidRPr="008C2396" w:rsidRDefault="008C2396" w:rsidP="00AC30BE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FB_CONTACT_INFOID</w:t>
            </w:r>
          </w:p>
        </w:tc>
        <w:tc>
          <w:tcPr>
            <w:tcW w:w="1684" w:type="dxa"/>
            <w:noWrap/>
          </w:tcPr>
          <w:p w14:paraId="0DECB9F2" w14:textId="77777777" w:rsidR="00AC30BE" w:rsidRPr="00AC30BE" w:rsidRDefault="00AC30BE" w:rsidP="00AC30BE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AC30BE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81" w:type="dxa"/>
            <w:noWrap/>
          </w:tcPr>
          <w:p w14:paraId="4DA627E5" w14:textId="77777777" w:rsidR="00AC30BE" w:rsidRPr="00AC30BE" w:rsidRDefault="00AC30BE" w:rsidP="00AC30BE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AC30BE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ID</w:t>
            </w:r>
            <w:r w:rsidRPr="00D112D7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 w:rsidRPr="00AC30BE">
              <w:rPr>
                <w:rFonts w:ascii="Arial" w:hAnsi="Arial" w:cs="Arial"/>
                <w:color w:val="000000"/>
                <w:sz w:val="18"/>
                <w:szCs w:val="18"/>
              </w:rPr>
              <w:t>контакта</w:t>
            </w:r>
            <w:r w:rsidR="00276FD8">
              <w:rPr>
                <w:rFonts w:ascii="Arial" w:hAnsi="Arial" w:cs="Arial"/>
                <w:color w:val="000000"/>
                <w:sz w:val="18"/>
                <w:szCs w:val="18"/>
              </w:rPr>
              <w:t xml:space="preserve"> для коммуникации с клиентом</w:t>
            </w:r>
          </w:p>
        </w:tc>
      </w:tr>
      <w:tr w:rsidR="00AC30BE" w:rsidRPr="0090685F" w14:paraId="4F133916" w14:textId="77777777" w:rsidTr="00400FA6">
        <w:trPr>
          <w:trHeight w:val="255"/>
        </w:trPr>
        <w:tc>
          <w:tcPr>
            <w:tcW w:w="3119" w:type="dxa"/>
            <w:noWrap/>
          </w:tcPr>
          <w:p w14:paraId="362E69F3" w14:textId="77777777" w:rsidR="00AC30BE" w:rsidRPr="00AC30BE" w:rsidRDefault="00AC30BE" w:rsidP="00AC30BE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AC30BE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ADDRESSID</w:t>
            </w:r>
          </w:p>
        </w:tc>
        <w:tc>
          <w:tcPr>
            <w:tcW w:w="1684" w:type="dxa"/>
            <w:noWrap/>
          </w:tcPr>
          <w:p w14:paraId="2DA36D77" w14:textId="77777777" w:rsidR="00AC30BE" w:rsidRPr="00AC30BE" w:rsidRDefault="00AC30BE" w:rsidP="00AC30BE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AC30BE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81" w:type="dxa"/>
            <w:noWrap/>
          </w:tcPr>
          <w:p w14:paraId="71AB2E11" w14:textId="77777777" w:rsidR="00AC30BE" w:rsidRPr="00AC30BE" w:rsidRDefault="00AC30BE" w:rsidP="001E6D4F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AC30BE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ID</w:t>
            </w:r>
            <w:r w:rsidRPr="00D112D7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 w:rsidRPr="00AC30BE">
              <w:rPr>
                <w:rFonts w:ascii="Arial" w:hAnsi="Arial" w:cs="Arial"/>
                <w:color w:val="000000"/>
                <w:sz w:val="18"/>
                <w:szCs w:val="18"/>
              </w:rPr>
              <w:t xml:space="preserve">адреса </w:t>
            </w:r>
            <w:r w:rsidR="001E6D4F">
              <w:rPr>
                <w:rFonts w:ascii="Arial" w:hAnsi="Arial" w:cs="Arial"/>
                <w:color w:val="000000"/>
                <w:sz w:val="18"/>
                <w:szCs w:val="18"/>
              </w:rPr>
              <w:t>для коммуникации с клиентом</w:t>
            </w:r>
          </w:p>
        </w:tc>
      </w:tr>
    </w:tbl>
    <w:p w14:paraId="30EB82FA" w14:textId="77777777" w:rsidR="003C15F8" w:rsidRDefault="003C15F8" w:rsidP="003C15F8"/>
    <w:p w14:paraId="560C8377" w14:textId="77777777" w:rsidR="00A934B7" w:rsidRDefault="00A934B7" w:rsidP="00A934B7"/>
    <w:p w14:paraId="2CA53B0A" w14:textId="77777777" w:rsidR="007102E9" w:rsidRDefault="007102E9"/>
    <w:sectPr w:rsidR="007102E9" w:rsidSect="00826739">
      <w:footerReference w:type="default" r:id="rId1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32" w:author="Kirsanov Sergey" w:date="2019-08-30T12:25:00Z" w:initials="KS">
    <w:p w14:paraId="2745CBD0" w14:textId="77777777" w:rsidR="00606DE8" w:rsidRDefault="00606DE8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33" w:author="Kirsanov Sergey" w:date="2019-08-30T12:25:00Z" w:initials="KS">
    <w:p w14:paraId="502DE702" w14:textId="77777777" w:rsidR="00606DE8" w:rsidRDefault="00606DE8" w:rsidP="0014068B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34" w:author="Kirsanov Sergey" w:date="2019-08-30T12:25:00Z" w:initials="KS">
    <w:p w14:paraId="0C0422F4" w14:textId="77777777" w:rsidR="00606DE8" w:rsidRDefault="00606DE8" w:rsidP="0014068B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35" w:author="Kirsanov Sergey" w:date="2019-08-30T12:25:00Z" w:initials="KS">
    <w:p w14:paraId="047E6322" w14:textId="77777777" w:rsidR="00606DE8" w:rsidRDefault="00606DE8" w:rsidP="0090492B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36" w:author="Kirsanov Sergey" w:date="2019-08-30T12:25:00Z" w:initials="KS">
    <w:p w14:paraId="7FADD46F" w14:textId="77777777" w:rsidR="00606DE8" w:rsidRDefault="00606DE8" w:rsidP="0090492B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37" w:author="Kirsanov Sergey" w:date="2019-08-30T12:25:00Z" w:initials="KS">
    <w:p w14:paraId="4ABB924C" w14:textId="77777777" w:rsidR="00606DE8" w:rsidRDefault="00606DE8" w:rsidP="006D7D3C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38" w:author="Kirsanov Sergey" w:date="2019-08-30T12:25:00Z" w:initials="KS">
    <w:p w14:paraId="18E83DB6" w14:textId="77777777" w:rsidR="00606DE8" w:rsidRDefault="00606DE8" w:rsidP="00330AED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39" w:author="Kirsanov Sergey" w:date="2019-08-30T12:25:00Z" w:initials="KS">
    <w:p w14:paraId="6EFFC761" w14:textId="77777777" w:rsidR="00606DE8" w:rsidRDefault="00606DE8" w:rsidP="00B333B3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40" w:author="Ларионов Роман Сергеевич" w:date="2019-08-30T12:25:00Z" w:initials="ЛРС">
    <w:p w14:paraId="0BB48BD5" w14:textId="0685B387" w:rsidR="00606DE8" w:rsidRDefault="00606DE8">
      <w:pPr>
        <w:pStyle w:val="af2"/>
      </w:pPr>
      <w:r>
        <w:rPr>
          <w:rStyle w:val="af1"/>
        </w:rPr>
        <w:annotationRef/>
      </w:r>
      <w:r>
        <w:t>Возможно, поле мигрирует на закладку «Расширенная информация».</w:t>
      </w:r>
    </w:p>
  </w:comment>
  <w:comment w:id="41" w:author="Kirsanov Sergey" w:date="2019-08-30T12:25:00Z" w:initials="KS">
    <w:p w14:paraId="7CE88AC3" w14:textId="77777777" w:rsidR="00606DE8" w:rsidRDefault="00606DE8" w:rsidP="00B333B3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42" w:author="Ларионов Роман Сергеевич" w:date="2019-08-30T12:25:00Z" w:initials="ЛРС">
    <w:p w14:paraId="14242835" w14:textId="0C6C3DC2" w:rsidR="00606DE8" w:rsidRDefault="00606DE8">
      <w:pPr>
        <w:pStyle w:val="af2"/>
      </w:pPr>
      <w:r>
        <w:rPr>
          <w:rStyle w:val="af1"/>
        </w:rPr>
        <w:annotationRef/>
      </w:r>
      <w:r>
        <w:t>Возможно, поле мигрирует на закладку «Расширенная информация».</w:t>
      </w:r>
    </w:p>
  </w:comment>
  <w:comment w:id="43" w:author="Kirsanov Sergey" w:date="2019-08-30T12:25:00Z" w:initials="KS">
    <w:p w14:paraId="7351B253" w14:textId="77777777" w:rsidR="00606DE8" w:rsidRDefault="00606DE8" w:rsidP="00B333B3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44" w:author="Ларионов Роман Сергеевич" w:date="2019-08-30T12:25:00Z" w:initials="ЛРС">
    <w:p w14:paraId="61391EAF" w14:textId="63CAB777" w:rsidR="00606DE8" w:rsidRDefault="00606DE8">
      <w:pPr>
        <w:pStyle w:val="af2"/>
      </w:pPr>
      <w:r>
        <w:rPr>
          <w:rStyle w:val="af1"/>
        </w:rPr>
        <w:annotationRef/>
      </w:r>
      <w:r>
        <w:t>Возможно, поле мигрирует на закладку «Расширенная информация».</w:t>
      </w:r>
    </w:p>
  </w:comment>
  <w:comment w:id="45" w:author="Kirsanov Sergey" w:date="2019-08-30T12:25:00Z" w:initials="KS">
    <w:p w14:paraId="203316FD" w14:textId="77777777" w:rsidR="00606DE8" w:rsidRDefault="00606DE8" w:rsidP="00330AED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46" w:author="Kirsanov Sergey" w:date="2019-08-30T12:25:00Z" w:initials="KS">
    <w:p w14:paraId="63059AEF" w14:textId="77777777" w:rsidR="00606DE8" w:rsidRDefault="00606DE8" w:rsidP="00330AED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47" w:author="Kirsanov Sergey" w:date="2019-08-30T12:25:00Z" w:initials="KS">
    <w:p w14:paraId="6915B769" w14:textId="77777777" w:rsidR="00606DE8" w:rsidRDefault="00606DE8" w:rsidP="00330AED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48" w:author="Kirsanov Sergey" w:date="2019-08-30T12:25:00Z" w:initials="KS">
    <w:p w14:paraId="497DBB51" w14:textId="77777777" w:rsidR="00606DE8" w:rsidRDefault="00606DE8" w:rsidP="00330AED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49" w:author="Ларионов Роман Сергеевич" w:date="2019-08-30T12:25:00Z" w:initials="ЛРС">
    <w:p w14:paraId="700CB7AB" w14:textId="2E0CAAE7" w:rsidR="00606DE8" w:rsidRDefault="00606DE8">
      <w:pPr>
        <w:pStyle w:val="af2"/>
      </w:pPr>
      <w:r>
        <w:rPr>
          <w:rStyle w:val="af1"/>
        </w:rPr>
        <w:annotationRef/>
      </w:r>
      <w:r>
        <w:t>Возможно, поле мигрирует на закладку «Расширенная информация».</w:t>
      </w:r>
    </w:p>
  </w:comment>
  <w:comment w:id="50" w:author="Kirsanov Sergey" w:date="2019-08-30T12:25:00Z" w:initials="KS">
    <w:p w14:paraId="358DFDAF" w14:textId="77777777" w:rsidR="00606DE8" w:rsidRDefault="00606DE8" w:rsidP="00330AED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51" w:author="Ларионов Роман Сергеевич" w:date="2019-08-30T12:25:00Z" w:initials="ЛРС">
    <w:p w14:paraId="7FAD4911" w14:textId="6985D9C8" w:rsidR="00606DE8" w:rsidRDefault="00606DE8">
      <w:pPr>
        <w:pStyle w:val="af2"/>
      </w:pPr>
      <w:r>
        <w:rPr>
          <w:rStyle w:val="af1"/>
        </w:rPr>
        <w:annotationRef/>
      </w:r>
      <w:r>
        <w:t>Возможно, поле мигрирует на закладку «Расширенная информация».</w:t>
      </w:r>
    </w:p>
  </w:comment>
  <w:comment w:id="52" w:author="Kirsanov Sergey" w:date="2019-08-30T12:25:00Z" w:initials="KS">
    <w:p w14:paraId="66939521" w14:textId="77777777" w:rsidR="00606DE8" w:rsidRDefault="00606DE8" w:rsidP="00330AED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53" w:author="Ларионов Роман Сергеевич" w:date="2019-08-30T12:25:00Z" w:initials="ЛРС">
    <w:p w14:paraId="294F868D" w14:textId="3B38C773" w:rsidR="00606DE8" w:rsidRDefault="00606DE8">
      <w:pPr>
        <w:pStyle w:val="af2"/>
      </w:pPr>
      <w:r>
        <w:rPr>
          <w:rStyle w:val="af1"/>
        </w:rPr>
        <w:annotationRef/>
      </w:r>
      <w:r>
        <w:t>Возможно, поле мигрирует на закладку «Расширенная информация».</w:t>
      </w:r>
    </w:p>
  </w:comment>
  <w:comment w:id="54" w:author="Kirsanov Sergey" w:date="2019-08-30T12:25:00Z" w:initials="KS">
    <w:p w14:paraId="40E538D3" w14:textId="77777777" w:rsidR="00606DE8" w:rsidRDefault="00606DE8" w:rsidP="00330AED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55" w:author="Ларионов Роман Сергеевич" w:date="2019-08-30T12:25:00Z" w:initials="ЛРС">
    <w:p w14:paraId="641261C7" w14:textId="3B8A9AF5" w:rsidR="00606DE8" w:rsidRDefault="00606DE8">
      <w:pPr>
        <w:pStyle w:val="af2"/>
      </w:pPr>
      <w:r>
        <w:rPr>
          <w:rStyle w:val="af1"/>
        </w:rPr>
        <w:annotationRef/>
      </w:r>
      <w:r>
        <w:t>Возможно, поле мигрирует на закладку «Расширенная информация».</w:t>
      </w:r>
    </w:p>
  </w:comment>
  <w:comment w:id="57" w:author="Kirsanov Sergey" w:date="2019-08-30T12:25:00Z" w:initials="KS">
    <w:p w14:paraId="42FB2A8F" w14:textId="77777777" w:rsidR="00606DE8" w:rsidRDefault="00606DE8" w:rsidP="003232CF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58" w:author="Ларионов Роман Сергеевич" w:date="2019-09-12T13:09:00Z" w:initials="ЛРС">
    <w:p w14:paraId="22468A2B" w14:textId="7ACEC4B7" w:rsidR="00606DE8" w:rsidRDefault="00606DE8" w:rsidP="00AF2442">
      <w:pPr>
        <w:pStyle w:val="af2"/>
        <w:ind w:firstLine="0"/>
      </w:pPr>
      <w:r>
        <w:rPr>
          <w:rStyle w:val="af1"/>
        </w:rPr>
        <w:annotationRef/>
      </w:r>
      <w:r>
        <w:t>Т.е. открывается карточка продукта «Пакет услуг», в которой пользователь выбирает конкретный Пакет услуг для подключения клиенту.</w:t>
      </w:r>
    </w:p>
  </w:comment>
  <w:comment w:id="59" w:author="Kirsanov Sergey" w:date="2019-08-30T12:25:00Z" w:initials="KS">
    <w:p w14:paraId="389C87FE" w14:textId="77777777" w:rsidR="00606DE8" w:rsidRDefault="00606DE8" w:rsidP="003650F4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60" w:author="Kirsanov Sergey" w:date="2019-08-30T12:25:00Z" w:initials="KS">
    <w:p w14:paraId="6819DF28" w14:textId="77777777" w:rsidR="00606DE8" w:rsidRDefault="00606DE8" w:rsidP="003650F4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61" w:author="Kirsanov Sergey" w:date="2019-08-30T12:25:00Z" w:initials="KS">
    <w:p w14:paraId="4392F119" w14:textId="77777777" w:rsidR="00606DE8" w:rsidRDefault="00606DE8" w:rsidP="003650F4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62" w:author="Kirsanov Sergey" w:date="2019-08-30T12:25:00Z" w:initials="KS">
    <w:p w14:paraId="773837AD" w14:textId="77777777" w:rsidR="00606DE8" w:rsidRDefault="00606DE8" w:rsidP="003650F4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63" w:author="Kirsanov Sergey" w:date="2019-08-30T12:25:00Z" w:initials="KS">
    <w:p w14:paraId="42BCE1C2" w14:textId="77777777" w:rsidR="00606DE8" w:rsidRDefault="00606DE8">
      <w:pPr>
        <w:pStyle w:val="af2"/>
      </w:pPr>
      <w:r>
        <w:rPr>
          <w:rStyle w:val="af1"/>
        </w:rPr>
        <w:annotationRef/>
      </w:r>
      <w:r>
        <w:t>Поскольку модуль «Задачи» появится на следующих этапах, сейчас вместо подсчета уведомлений всегда выводить текст «0».</w:t>
      </w:r>
    </w:p>
  </w:comment>
  <w:comment w:id="64" w:author="Kirsanov Sergey" w:date="2019-08-30T12:25:00Z" w:initials="KS">
    <w:p w14:paraId="632D9755" w14:textId="77777777" w:rsidR="00606DE8" w:rsidRDefault="00606DE8" w:rsidP="003650F4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77" w:author="Ларионов Роман Сергеевич" w:date="2019-08-30T12:25:00Z" w:initials="ЛРС">
    <w:p w14:paraId="0F952BD4" w14:textId="77777777" w:rsidR="00606DE8" w:rsidRDefault="00606DE8" w:rsidP="00DF3169">
      <w:pPr>
        <w:pStyle w:val="af2"/>
        <w:ind w:firstLine="0"/>
      </w:pPr>
      <w:r>
        <w:rPr>
          <w:rStyle w:val="af1"/>
        </w:rPr>
        <w:annotationRef/>
      </w:r>
      <w:r>
        <w:t>Аналогичная функциональность должна использоваться в поле «</w:t>
      </w:r>
      <w:r>
        <w:rPr>
          <w:sz w:val="18"/>
          <w:szCs w:val="18"/>
        </w:rPr>
        <w:t>Основное место работы</w:t>
      </w:r>
      <w:r>
        <w:t xml:space="preserve">» клиента </w:t>
      </w:r>
      <w:r>
        <w:rPr>
          <w:sz w:val="18"/>
          <w:szCs w:val="18"/>
        </w:rPr>
        <w:t>на закладке «Связи с юр. лицами»</w:t>
      </w:r>
      <w:r w:rsidRPr="005003E0">
        <w:rPr>
          <w:sz w:val="18"/>
          <w:szCs w:val="18"/>
        </w:rPr>
        <w:t xml:space="preserve"> ОЭФ Клиенты</w:t>
      </w:r>
    </w:p>
  </w:comment>
  <w:comment w:id="88" w:author="Kirsanov Sergey" w:date="2019-08-30T12:25:00Z" w:initials="KS">
    <w:p w14:paraId="5DE89B49" w14:textId="174A7054" w:rsidR="00606DE8" w:rsidRDefault="00606DE8">
      <w:pPr>
        <w:pStyle w:val="af2"/>
      </w:pPr>
      <w:r>
        <w:rPr>
          <w:rStyle w:val="af1"/>
        </w:rPr>
        <w:annotationRef/>
      </w:r>
      <w:r>
        <w:t>В будущем, когда появится модуль согласования отложенных изменений здесь должна быть заложена следующая логика работы с флагом:</w:t>
      </w:r>
    </w:p>
    <w:p w14:paraId="316C000B" w14:textId="6D804DD0" w:rsidR="00606DE8" w:rsidRDefault="00606DE8">
      <w:pPr>
        <w:pStyle w:val="af2"/>
      </w:pPr>
      <w:r>
        <w:rPr>
          <w:sz w:val="18"/>
          <w:szCs w:val="18"/>
        </w:rPr>
        <w:t>«В случае, если один из руководителей инициирует смену основного города, которая приводит к «переходу» клиента из ГО в ФС, то данное действие должно быть подтверждено вторым руководителем».</w:t>
      </w:r>
    </w:p>
  </w:comment>
  <w:comment w:id="96" w:author="Коварский Яков Николаевич" w:date="2019-11-11T16:14:00Z" w:initials="КЯН">
    <w:p w14:paraId="412896B9" w14:textId="0AD5F0A9" w:rsidR="00606DE8" w:rsidRDefault="00606DE8">
      <w:pPr>
        <w:pStyle w:val="af2"/>
      </w:pPr>
      <w:r>
        <w:rPr>
          <w:rStyle w:val="af1"/>
        </w:rPr>
        <w:annotationRef/>
      </w:r>
      <w:r>
        <w:t>Р. Голованов:</w:t>
      </w:r>
      <w:r>
        <w:br/>
        <w:t>Необходимо предусмотреть проверку на запрет создания циклической связи А-</w:t>
      </w:r>
      <w:r w:rsidRPr="00EE13C2">
        <w:t>&gt;</w:t>
      </w:r>
      <w:r>
        <w:rPr>
          <w:lang w:val="en-US"/>
        </w:rPr>
        <w:t>B</w:t>
      </w:r>
      <w:r w:rsidRPr="00EE13C2">
        <w:t xml:space="preserve"> </w:t>
      </w:r>
      <w:r>
        <w:t>при условии что уже есть связь В -</w:t>
      </w:r>
      <w:r w:rsidRPr="00EE13C2">
        <w:t xml:space="preserve">&gt; </w:t>
      </w:r>
      <w:r>
        <w:t>А</w:t>
      </w:r>
    </w:p>
  </w:comment>
  <w:comment w:id="118" w:author="Kirsanov Sergey" w:date="2019-08-14T12:13:00Z" w:initials="KS">
    <w:p w14:paraId="37B1C67A" w14:textId="77777777" w:rsidR="00606DE8" w:rsidRDefault="00606DE8" w:rsidP="0067455A">
      <w:pPr>
        <w:pStyle w:val="af2"/>
      </w:pPr>
      <w:r>
        <w:rPr>
          <w:rStyle w:val="af1"/>
        </w:rPr>
        <w:annotationRef/>
      </w:r>
      <w:r>
        <w:rPr>
          <w:rStyle w:val="af1"/>
        </w:rPr>
        <w:annotationRef/>
      </w:r>
      <w:r>
        <w:rPr>
          <w:rStyle w:val="af1"/>
        </w:rPr>
        <w:annotationRef/>
      </w:r>
      <w:r>
        <w:t>Подробности реализации пакетов маркировки, условия запуска того или иного пакета, параметры для запуска пакетов см. в программном коде экранной формы «</w:t>
      </w:r>
      <w:r w:rsidRPr="00A0185A">
        <w:t>tsc-forms-account-abs-classify.js</w:t>
      </w:r>
      <w:r>
        <w:t>».</w:t>
      </w:r>
    </w:p>
  </w:comment>
  <w:comment w:id="122" w:author="Коварский Яков Николаевич" w:date="2019-11-11T16:40:00Z" w:initials="КЯН">
    <w:p w14:paraId="175FBC0D" w14:textId="6C2FAAF4" w:rsidR="00606DE8" w:rsidRDefault="00606DE8" w:rsidP="004128ED">
      <w:pPr>
        <w:pStyle w:val="af2"/>
      </w:pPr>
      <w:r>
        <w:rPr>
          <w:rStyle w:val="af1"/>
        </w:rPr>
        <w:annotationRef/>
      </w:r>
      <w:r>
        <w:t>Р. Голованов:</w:t>
      </w:r>
      <w:r>
        <w:br/>
        <w:t xml:space="preserve">Расширить использование этой формы для реализации универсального механизма установки классификаторов в АБС (например, установки/снятия классификатора по пакетам и т.п.) для чего нужно </w:t>
      </w:r>
    </w:p>
    <w:p w14:paraId="4EBDF293" w14:textId="77777777" w:rsidR="00606DE8" w:rsidRDefault="00606DE8" w:rsidP="004128ED">
      <w:pPr>
        <w:pStyle w:val="af2"/>
      </w:pPr>
      <w:r>
        <w:t>1. Переименовать форму Управление классификаторами в АБС</w:t>
      </w:r>
    </w:p>
    <w:p w14:paraId="680FBF8D" w14:textId="77777777" w:rsidR="00606DE8" w:rsidRDefault="00606DE8" w:rsidP="004128ED">
      <w:pPr>
        <w:pStyle w:val="af2"/>
      </w:pPr>
      <w:r>
        <w:t xml:space="preserve">2. Добавить список с </w:t>
      </w:r>
      <w:proofErr w:type="spellStart"/>
      <w:r>
        <w:t>мультивыбором</w:t>
      </w:r>
      <w:proofErr w:type="spellEnd"/>
      <w:r>
        <w:t xml:space="preserve"> АБС (то что отображается в </w:t>
      </w:r>
      <w:r>
        <w:rPr>
          <w:sz w:val="18"/>
          <w:szCs w:val="18"/>
        </w:rPr>
        <w:t xml:space="preserve">Источник) </w:t>
      </w:r>
    </w:p>
    <w:p w14:paraId="3F346F5F" w14:textId="77777777" w:rsidR="00606DE8" w:rsidRDefault="00606DE8" w:rsidP="004128ED">
      <w:pPr>
        <w:pStyle w:val="af2"/>
      </w:pPr>
      <w:r>
        <w:t xml:space="preserve">3. Переименовать Менеджер в Значение </w:t>
      </w:r>
      <w:proofErr w:type="spellStart"/>
      <w:r>
        <w:t>классифактора</w:t>
      </w:r>
      <w:proofErr w:type="spellEnd"/>
      <w:r>
        <w:t xml:space="preserve"> и помимо списка разрешить ручной ввод</w:t>
      </w:r>
    </w:p>
    <w:p w14:paraId="59A15F9C" w14:textId="77777777" w:rsidR="00606DE8" w:rsidRDefault="00606DE8" w:rsidP="004128ED">
      <w:pPr>
        <w:pStyle w:val="af2"/>
      </w:pPr>
      <w:r>
        <w:t xml:space="preserve">4. Оставить </w:t>
      </w:r>
      <w:proofErr w:type="spellStart"/>
      <w:r>
        <w:t>автозаполнение</w:t>
      </w:r>
      <w:proofErr w:type="spellEnd"/>
      <w:r>
        <w:t xml:space="preserve"> Сокращения, но разрешить ручной ввод</w:t>
      </w:r>
    </w:p>
    <w:p w14:paraId="306DA548" w14:textId="1EDDC42F" w:rsidR="00606DE8" w:rsidRPr="00361ED5" w:rsidRDefault="00606DE8" w:rsidP="004128ED">
      <w:pPr>
        <w:pStyle w:val="af2"/>
      </w:pPr>
      <w:r>
        <w:t>5. Добавить поле Тип операции (список Установка, Снятие)</w:t>
      </w:r>
    </w:p>
  </w:comment>
  <w:comment w:id="126" w:author="Kirsanov Sergey" w:date="2019-11-14T16:20:00Z" w:initials="KS">
    <w:p w14:paraId="43F7716F" w14:textId="7335422A" w:rsidR="00606DE8" w:rsidRDefault="00606DE8">
      <w:pPr>
        <w:pStyle w:val="af2"/>
      </w:pPr>
      <w:r>
        <w:t xml:space="preserve">Для сохранения функционала в новой версии </w:t>
      </w:r>
      <w:r>
        <w:rPr>
          <w:rStyle w:val="af1"/>
        </w:rPr>
        <w:annotationRef/>
      </w:r>
      <w:r>
        <w:t>блок полей «Установить офис»(флаг), «Установить офис»(поле) и «Дата установки» должны быть перенесены в новую версию 8.4 как есть, но должны быть скрыты для пользователя и не должны как-либо влиять на работу отправляемых запросов во внешние системы.</w:t>
      </w:r>
    </w:p>
    <w:p w14:paraId="25A69645" w14:textId="4124C545" w:rsidR="00606DE8" w:rsidRDefault="00606DE8">
      <w:pPr>
        <w:pStyle w:val="af2"/>
      </w:pPr>
      <w:r>
        <w:t>В дальнейшем поля могут снова понадобиться и тогда они будут открыты.</w:t>
      </w:r>
    </w:p>
  </w:comment>
  <w:comment w:id="127" w:author="Голованов Роман Владимирович" w:date="2019-11-19T13:24:00Z" w:initials="ГРВ">
    <w:p w14:paraId="1DF5C6EA" w14:textId="7BC5E15D" w:rsidR="00606DE8" w:rsidRDefault="00606DE8">
      <w:pPr>
        <w:pStyle w:val="af2"/>
      </w:pPr>
      <w:r>
        <w:rPr>
          <w:rStyle w:val="af1"/>
        </w:rPr>
        <w:annotationRef/>
      </w:r>
      <w:r>
        <w:t>Можно это сделать как сейчас через отельные права, при их отсутствии у пользователей поля не будут отображаться</w:t>
      </w:r>
    </w:p>
  </w:comment>
  <w:comment w:id="128" w:author="Коварский Яков Николаевич" w:date="2019-11-11T16:41:00Z" w:initials="КЯН">
    <w:p w14:paraId="7F707F2D" w14:textId="77777777" w:rsidR="00606DE8" w:rsidRDefault="00606DE8">
      <w:pPr>
        <w:pStyle w:val="af2"/>
      </w:pPr>
      <w:r>
        <w:rPr>
          <w:rStyle w:val="af1"/>
        </w:rPr>
        <w:annotationRef/>
      </w:r>
      <w:r>
        <w:t>Р. Голованов:</w:t>
      </w:r>
    </w:p>
    <w:p w14:paraId="12D0EF5F" w14:textId="6CC29239" w:rsidR="00606DE8" w:rsidRDefault="00606DE8">
      <w:pPr>
        <w:pStyle w:val="af2"/>
      </w:pPr>
      <w:r>
        <w:t>Сейчас возможность смены офиса обслуживания заблокирована по требованию ДАОРК, как вариант можно оставить на будущее</w:t>
      </w:r>
    </w:p>
  </w:comment>
  <w:comment w:id="146" w:author="Коварский Яков Николаевич" w:date="2019-10-10T16:55:00Z" w:initials="КЯН">
    <w:p w14:paraId="33CDDD4E" w14:textId="07664DED" w:rsidR="00606DE8" w:rsidRDefault="00606DE8">
      <w:pPr>
        <w:pStyle w:val="af2"/>
      </w:pPr>
      <w:r>
        <w:rPr>
          <w:rStyle w:val="af1"/>
        </w:rPr>
        <w:annotationRef/>
      </w:r>
      <w:r>
        <w:t xml:space="preserve">Кнопка «Сохранить» выглядит иначе, чем, например, в п. </w:t>
      </w:r>
      <w:hyperlink r:id="rId1" w:anchor="_Подзакладка_" w:history="1">
        <w:r w:rsidRPr="000E64F1">
          <w:rPr>
            <w:rStyle w:val="af"/>
          </w:rPr>
          <w:t>2.7.6</w:t>
        </w:r>
      </w:hyperlink>
    </w:p>
  </w:comment>
  <w:comment w:id="147" w:author="Kirsanov Sergey" w:date="2019-10-14T12:54:00Z" w:initials="KS">
    <w:p w14:paraId="0E02865A" w14:textId="124DFE29" w:rsidR="00606DE8" w:rsidRDefault="00606DE8">
      <w:pPr>
        <w:pStyle w:val="af2"/>
      </w:pPr>
      <w:r>
        <w:rPr>
          <w:rStyle w:val="af1"/>
        </w:rPr>
        <w:annotationRef/>
      </w:r>
      <w:r>
        <w:t>В данном случае редактирование данных выполняется в отдельном диалоговом окне в то время как в пункте 2.7.6 редактирование выполняется прямо в закладке. Для диалоговых окно обычно добавляются отдельные кнопки «Сохранить/ОК» и «Отмена» в то время как для закладки обычно кнопка «Сохранить» размещается в панели инструментов в виде значка.</w:t>
      </w:r>
    </w:p>
  </w:comment>
  <w:comment w:id="149" w:author="Коварский Яков Николаевич" w:date="2019-10-10T16:06:00Z" w:initials="КЯН">
    <w:p w14:paraId="210540BB" w14:textId="77777777" w:rsidR="00606DE8" w:rsidRDefault="00606DE8">
      <w:pPr>
        <w:pStyle w:val="af2"/>
      </w:pPr>
      <w:r>
        <w:rPr>
          <w:rStyle w:val="af1"/>
        </w:rPr>
        <w:annotationRef/>
      </w:r>
      <w:r>
        <w:t xml:space="preserve">Если не выполнено одно из этих условий, то при нажатии на кнопку появляется сообщение </w:t>
      </w:r>
    </w:p>
    <w:p w14:paraId="78B11373" w14:textId="477F5D49" w:rsidR="00606DE8" w:rsidRDefault="00606DE8">
      <w:pPr>
        <w:pStyle w:val="af2"/>
      </w:pPr>
      <w:r>
        <w:t>«Необходимо заполнить все обязательные поля»</w:t>
      </w:r>
    </w:p>
    <w:p w14:paraId="7C2AA57D" w14:textId="786BDDD3" w:rsidR="00606DE8" w:rsidRDefault="00606DE8">
      <w:pPr>
        <w:pStyle w:val="af2"/>
      </w:pPr>
      <w:r>
        <w:t>И кнопка «Ок»</w:t>
      </w:r>
    </w:p>
  </w:comment>
  <w:comment w:id="150" w:author="Коварский Яков Николаевич" w:date="2019-10-10T16:16:00Z" w:initials="КЯН">
    <w:p w14:paraId="3CBFC633" w14:textId="77777777" w:rsidR="00606DE8" w:rsidRDefault="00606DE8" w:rsidP="00781C8A">
      <w:pPr>
        <w:pStyle w:val="af2"/>
      </w:pPr>
      <w:r>
        <w:rPr>
          <w:rStyle w:val="af1"/>
        </w:rPr>
        <w:annotationRef/>
      </w:r>
      <w:r>
        <w:t xml:space="preserve">Предлагаю подобные стандартные объекты (всплывающие сообщения) вынести в отдельный реестр и ссылаться на номер записи. </w:t>
      </w:r>
    </w:p>
    <w:p w14:paraId="4400A373" w14:textId="74EDCE73" w:rsidR="00606DE8" w:rsidRDefault="00606DE8" w:rsidP="00781C8A">
      <w:pPr>
        <w:pStyle w:val="af2"/>
      </w:pPr>
      <w:proofErr w:type="gramStart"/>
      <w:r>
        <w:t>Аналогично  БТ</w:t>
      </w:r>
      <w:proofErr w:type="gramEnd"/>
      <w:r>
        <w:t xml:space="preserve"> к Анкете Инвестиционного профилирования.</w:t>
      </w:r>
    </w:p>
  </w:comment>
  <w:comment w:id="151" w:author="Kirsanov Sergey" w:date="2019-10-14T13:07:00Z" w:initials="KS">
    <w:p w14:paraId="628719FE" w14:textId="456FBE04" w:rsidR="00606DE8" w:rsidRPr="00BC6DE1" w:rsidRDefault="00606DE8">
      <w:pPr>
        <w:pStyle w:val="af2"/>
      </w:pPr>
      <w:r>
        <w:rPr>
          <w:rStyle w:val="af1"/>
        </w:rPr>
        <w:annotationRef/>
      </w:r>
      <w:r>
        <w:t>В целом это может быть полезно. Нужно будет подумать о формате реестра и его содержании.</w:t>
      </w:r>
    </w:p>
  </w:comment>
  <w:comment w:id="154" w:author="Коварский Яков Николаевич" w:date="2019-11-11T16:44:00Z" w:initials="КЯН">
    <w:p w14:paraId="73D22083" w14:textId="6F79D864" w:rsidR="00606DE8" w:rsidRDefault="00606DE8">
      <w:pPr>
        <w:pStyle w:val="af2"/>
      </w:pPr>
      <w:r>
        <w:rPr>
          <w:rStyle w:val="af1"/>
        </w:rPr>
        <w:annotationRef/>
      </w:r>
      <w:r>
        <w:t>и ОМС</w:t>
      </w:r>
    </w:p>
  </w:comment>
  <w:comment w:id="155" w:author="Kirsanov Sergey" w:date="2019-11-13T17:17:00Z" w:initials="KS">
    <w:p w14:paraId="2361E268" w14:textId="470C2FAB" w:rsidR="00606DE8" w:rsidRDefault="00606DE8">
      <w:pPr>
        <w:pStyle w:val="af2"/>
      </w:pPr>
      <w:r>
        <w:rPr>
          <w:rStyle w:val="af1"/>
        </w:rPr>
        <w:annotationRef/>
      </w:r>
      <w:r>
        <w:t>Что это, вид вклада?</w:t>
      </w:r>
    </w:p>
  </w:comment>
  <w:comment w:id="156" w:author="Коварский Яков Николаевич" w:date="2019-12-10T11:28:00Z" w:initials="КЯН">
    <w:p w14:paraId="60273044" w14:textId="136A66B2" w:rsidR="00606DE8" w:rsidRPr="00CC6361" w:rsidRDefault="00606DE8">
      <w:pPr>
        <w:pStyle w:val="af2"/>
      </w:pPr>
      <w:r>
        <w:rPr>
          <w:rStyle w:val="af1"/>
        </w:rPr>
        <w:annotationRef/>
      </w:r>
      <w:r>
        <w:t>да</w:t>
      </w:r>
    </w:p>
  </w:comment>
  <w:comment w:id="168" w:author="Kirsanov Sergey" w:date="2019-09-30T11:44:00Z" w:initials="KS">
    <w:p w14:paraId="2CDD1233" w14:textId="5518E9A1" w:rsidR="00606DE8" w:rsidRDefault="00606DE8">
      <w:pPr>
        <w:pStyle w:val="af2"/>
      </w:pPr>
      <w:r>
        <w:rPr>
          <w:rStyle w:val="af1"/>
        </w:rPr>
        <w:annotationRef/>
      </w:r>
      <w:r>
        <w:t>Пороговые значения настраиваются в модуле «Настройки модулей – Сегментация клиентов».</w:t>
      </w:r>
    </w:p>
  </w:comment>
  <w:comment w:id="169" w:author="Kirsanov Sergey" w:date="2019-09-27T13:12:00Z" w:initials="KS">
    <w:p w14:paraId="330C3490" w14:textId="4A913C0A" w:rsidR="00606DE8" w:rsidRDefault="00606DE8">
      <w:pPr>
        <w:pStyle w:val="af2"/>
      </w:pPr>
      <w:r>
        <w:rPr>
          <w:rStyle w:val="af1"/>
        </w:rPr>
        <w:annotationRef/>
      </w:r>
      <w:r w:rsidRPr="00F37BA3">
        <w:t>на основании отчёта 4.03: список периодов, когда клиент был клиентом ЧББ (</w:t>
      </w:r>
      <w:proofErr w:type="spellStart"/>
      <w:r w:rsidRPr="00F37BA3">
        <w:t>id</w:t>
      </w:r>
      <w:proofErr w:type="spellEnd"/>
      <w:r w:rsidRPr="00F37BA3">
        <w:t xml:space="preserve"> клиента // дата начала периода // дата окончания периода). Для открытых периодов дата окончания = «01.01.3000»</w:t>
      </w:r>
    </w:p>
  </w:comment>
  <w:comment w:id="170" w:author="Коварский Яков Николаевич" w:date="2019-11-11T16:45:00Z" w:initials="КЯН">
    <w:p w14:paraId="0D762164" w14:textId="161D4053" w:rsidR="00606DE8" w:rsidRDefault="00606DE8">
      <w:pPr>
        <w:pStyle w:val="af2"/>
      </w:pPr>
      <w:r>
        <w:rPr>
          <w:rStyle w:val="af1"/>
        </w:rPr>
        <w:annotationRef/>
      </w:r>
      <w:r>
        <w:t>пересчитывать еженощно ночью после завершения загрузки из АБС</w:t>
      </w:r>
    </w:p>
  </w:comment>
  <w:comment w:id="171" w:author="Kirsanov Sergey" w:date="2019-11-13T17:19:00Z" w:initials="KS">
    <w:p w14:paraId="36264087" w14:textId="5FE0424F" w:rsidR="00606DE8" w:rsidRDefault="00606DE8">
      <w:pPr>
        <w:pStyle w:val="af2"/>
      </w:pPr>
      <w:r>
        <w:t xml:space="preserve">Да верно. </w:t>
      </w:r>
      <w:r>
        <w:rPr>
          <w:rStyle w:val="af1"/>
        </w:rPr>
        <w:annotationRef/>
      </w:r>
      <w:r>
        <w:t>Сегментация должна пересчитываться также и после загрузки «связанных» данных из различных внешних систем.</w:t>
      </w:r>
    </w:p>
  </w:comment>
  <w:comment w:id="172" w:author="Kirsanov Sergey" w:date="2019-09-30T11:44:00Z" w:initials="KS">
    <w:p w14:paraId="1C09B778" w14:textId="3C694085" w:rsidR="00606DE8" w:rsidRDefault="00606DE8">
      <w:pPr>
        <w:pStyle w:val="af2"/>
      </w:pPr>
      <w:r>
        <w:rPr>
          <w:rStyle w:val="af1"/>
        </w:rPr>
        <w:annotationRef/>
      </w:r>
      <w:r>
        <w:t>Пороговые значения настраиваются в модуле «Настройки модулей – Сегментация клиентов».</w:t>
      </w:r>
    </w:p>
  </w:comment>
  <w:comment w:id="173" w:author="Kirsanov Sergey" w:date="2019-09-30T11:43:00Z" w:initials="KS">
    <w:p w14:paraId="21047CF7" w14:textId="3F4F3126" w:rsidR="00606DE8" w:rsidRDefault="00606DE8">
      <w:pPr>
        <w:pStyle w:val="af2"/>
      </w:pPr>
      <w:r>
        <w:rPr>
          <w:rStyle w:val="af1"/>
        </w:rPr>
        <w:annotationRef/>
      </w:r>
      <w:r>
        <w:t>Пороговые значения настраиваются в модуле «Настройки модулей – Сегментация клиентов».</w:t>
      </w:r>
    </w:p>
  </w:comment>
  <w:comment w:id="180" w:author="Голованов Роман Владимирович" w:date="2019-11-19T13:30:00Z" w:initials="ГРВ">
    <w:p w14:paraId="7B79CC5F" w14:textId="4668825C" w:rsidR="00606DE8" w:rsidRDefault="00606DE8">
      <w:pPr>
        <w:pStyle w:val="af2"/>
      </w:pPr>
      <w:r>
        <w:rPr>
          <w:rStyle w:val="af1"/>
        </w:rPr>
        <w:annotationRef/>
      </w:r>
      <w:r>
        <w:t>Т.к. поиск осуществляется не только в КХД необходимо переименовать в "Поиск клиента в АБС"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745CBD0" w15:done="1"/>
  <w15:commentEx w15:paraId="502DE702" w15:done="1"/>
  <w15:commentEx w15:paraId="0C0422F4" w15:done="1"/>
  <w15:commentEx w15:paraId="047E6322" w15:done="1"/>
  <w15:commentEx w15:paraId="7FADD46F" w15:done="1"/>
  <w15:commentEx w15:paraId="4ABB924C" w15:done="1"/>
  <w15:commentEx w15:paraId="18E83DB6" w15:done="1"/>
  <w15:commentEx w15:paraId="6EFFC761" w15:done="1"/>
  <w15:commentEx w15:paraId="0BB48BD5" w15:paraIdParent="6EFFC761" w15:done="1"/>
  <w15:commentEx w15:paraId="7CE88AC3" w15:done="1"/>
  <w15:commentEx w15:paraId="14242835" w15:paraIdParent="7CE88AC3" w15:done="1"/>
  <w15:commentEx w15:paraId="7351B253" w15:done="1"/>
  <w15:commentEx w15:paraId="61391EAF" w15:paraIdParent="7351B253" w15:done="1"/>
  <w15:commentEx w15:paraId="203316FD" w15:done="1"/>
  <w15:commentEx w15:paraId="63059AEF" w15:done="1"/>
  <w15:commentEx w15:paraId="6915B769" w15:done="1"/>
  <w15:commentEx w15:paraId="497DBB51" w15:done="1"/>
  <w15:commentEx w15:paraId="700CB7AB" w15:paraIdParent="497DBB51" w15:done="1"/>
  <w15:commentEx w15:paraId="358DFDAF" w15:done="1"/>
  <w15:commentEx w15:paraId="7FAD4911" w15:paraIdParent="358DFDAF" w15:done="1"/>
  <w15:commentEx w15:paraId="66939521" w15:done="1"/>
  <w15:commentEx w15:paraId="294F868D" w15:paraIdParent="66939521" w15:done="1"/>
  <w15:commentEx w15:paraId="40E538D3" w15:done="1"/>
  <w15:commentEx w15:paraId="641261C7" w15:paraIdParent="40E538D3" w15:done="1"/>
  <w15:commentEx w15:paraId="42FB2A8F" w15:done="1"/>
  <w15:commentEx w15:paraId="22468A2B" w15:done="1"/>
  <w15:commentEx w15:paraId="389C87FE" w15:done="1"/>
  <w15:commentEx w15:paraId="6819DF28" w15:done="1"/>
  <w15:commentEx w15:paraId="4392F119" w15:done="1"/>
  <w15:commentEx w15:paraId="773837AD" w15:done="1"/>
  <w15:commentEx w15:paraId="42BCE1C2" w15:done="1"/>
  <w15:commentEx w15:paraId="632D9755" w15:done="1"/>
  <w15:commentEx w15:paraId="0F952BD4" w15:done="1"/>
  <w15:commentEx w15:paraId="316C000B" w15:done="1"/>
  <w15:commentEx w15:paraId="412896B9" w15:done="0"/>
  <w15:commentEx w15:paraId="37B1C67A" w15:done="1"/>
  <w15:commentEx w15:paraId="306DA548" w15:done="0"/>
  <w15:commentEx w15:paraId="25A69645" w15:done="1"/>
  <w15:commentEx w15:paraId="1DF5C6EA" w15:paraIdParent="25A69645" w15:done="1"/>
  <w15:commentEx w15:paraId="12D0EF5F" w15:done="0"/>
  <w15:commentEx w15:paraId="33CDDD4E" w15:done="1"/>
  <w15:commentEx w15:paraId="0E02865A" w15:paraIdParent="33CDDD4E" w15:done="1"/>
  <w15:commentEx w15:paraId="7C2AA57D" w15:done="1"/>
  <w15:commentEx w15:paraId="4400A373" w15:paraIdParent="7C2AA57D" w15:done="1"/>
  <w15:commentEx w15:paraId="628719FE" w15:paraIdParent="7C2AA57D" w15:done="1"/>
  <w15:commentEx w15:paraId="73D22083" w15:done="0"/>
  <w15:commentEx w15:paraId="2361E268" w15:paraIdParent="73D22083" w15:done="0"/>
  <w15:commentEx w15:paraId="60273044" w15:paraIdParent="73D22083" w15:done="0"/>
  <w15:commentEx w15:paraId="2CDD1233" w15:done="1"/>
  <w15:commentEx w15:paraId="330C3490" w15:done="1"/>
  <w15:commentEx w15:paraId="0D762164" w15:done="1"/>
  <w15:commentEx w15:paraId="36264087" w15:paraIdParent="0D762164" w15:done="1"/>
  <w15:commentEx w15:paraId="1C09B778" w15:done="1"/>
  <w15:commentEx w15:paraId="21047CF7" w15:done="1"/>
  <w15:commentEx w15:paraId="7B79CC5F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E9973C" w14:textId="77777777" w:rsidR="006E0A1E" w:rsidRDefault="006E0A1E" w:rsidP="00D24EAF">
      <w:pPr>
        <w:spacing w:after="0"/>
      </w:pPr>
      <w:r>
        <w:separator/>
      </w:r>
    </w:p>
  </w:endnote>
  <w:endnote w:type="continuationSeparator" w:id="0">
    <w:p w14:paraId="540F3DD6" w14:textId="77777777" w:rsidR="006E0A1E" w:rsidRDefault="006E0A1E" w:rsidP="00D24EA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4039701"/>
      <w:docPartObj>
        <w:docPartGallery w:val="Page Numbers (Bottom of Page)"/>
        <w:docPartUnique/>
      </w:docPartObj>
    </w:sdtPr>
    <w:sdtContent>
      <w:p w14:paraId="41E4B0EF" w14:textId="7E56641A" w:rsidR="00606DE8" w:rsidRDefault="00606DE8">
        <w:pPr>
          <w:pStyle w:val="aa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71F6">
          <w:rPr>
            <w:noProof/>
          </w:rPr>
          <w:t>80</w:t>
        </w:r>
        <w:r>
          <w:fldChar w:fldCharType="end"/>
        </w:r>
      </w:p>
    </w:sdtContent>
  </w:sdt>
  <w:p w14:paraId="7D64A620" w14:textId="77777777" w:rsidR="00606DE8" w:rsidRDefault="00606DE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ACE15E" w14:textId="77777777" w:rsidR="006E0A1E" w:rsidRDefault="006E0A1E" w:rsidP="00D24EAF">
      <w:pPr>
        <w:spacing w:after="0"/>
      </w:pPr>
      <w:r>
        <w:separator/>
      </w:r>
    </w:p>
  </w:footnote>
  <w:footnote w:type="continuationSeparator" w:id="0">
    <w:p w14:paraId="2A1DD741" w14:textId="77777777" w:rsidR="006E0A1E" w:rsidRDefault="006E0A1E" w:rsidP="00D24EA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5D3C3E54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AF7201"/>
    <w:multiLevelType w:val="hybridMultilevel"/>
    <w:tmpl w:val="C004FBC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2F35428"/>
    <w:multiLevelType w:val="hybridMultilevel"/>
    <w:tmpl w:val="7264F1D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8F126E7"/>
    <w:multiLevelType w:val="hybridMultilevel"/>
    <w:tmpl w:val="42DEC2B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A5810F4"/>
    <w:multiLevelType w:val="multilevel"/>
    <w:tmpl w:val="D0EEB77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859" w:hanging="576"/>
      </w:pPr>
    </w:lvl>
    <w:lvl w:ilvl="2">
      <w:start w:val="1"/>
      <w:numFmt w:val="decimal"/>
      <w:pStyle w:val="3"/>
      <w:lvlText w:val="%1.%2.%3"/>
      <w:lvlJc w:val="left"/>
      <w:pPr>
        <w:ind w:left="1004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0CC224B8"/>
    <w:multiLevelType w:val="hybridMultilevel"/>
    <w:tmpl w:val="47F876B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D580F41"/>
    <w:multiLevelType w:val="hybridMultilevel"/>
    <w:tmpl w:val="12DE45AC"/>
    <w:lvl w:ilvl="0" w:tplc="3E2A4BE6">
      <w:start w:val="1"/>
      <w:numFmt w:val="decimal"/>
      <w:lvlText w:val="%1."/>
      <w:lvlJc w:val="left"/>
      <w:pPr>
        <w:ind w:left="1069" w:hanging="360"/>
      </w:pPr>
      <w:rPr>
        <w:rFonts w:hint="default"/>
        <w:sz w:val="16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D8019C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14F2DE0"/>
    <w:multiLevelType w:val="hybridMultilevel"/>
    <w:tmpl w:val="3984DA1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1ED649C"/>
    <w:multiLevelType w:val="hybridMultilevel"/>
    <w:tmpl w:val="234A4DF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7B95228"/>
    <w:multiLevelType w:val="hybridMultilevel"/>
    <w:tmpl w:val="09DCA85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88F5649"/>
    <w:multiLevelType w:val="hybridMultilevel"/>
    <w:tmpl w:val="F724AF8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8DE3A9F"/>
    <w:multiLevelType w:val="hybridMultilevel"/>
    <w:tmpl w:val="11265E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A043037"/>
    <w:multiLevelType w:val="hybridMultilevel"/>
    <w:tmpl w:val="BA86468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B217682"/>
    <w:multiLevelType w:val="hybridMultilevel"/>
    <w:tmpl w:val="64022C7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C5B153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272231F"/>
    <w:multiLevelType w:val="hybridMultilevel"/>
    <w:tmpl w:val="0760466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4162874"/>
    <w:multiLevelType w:val="hybridMultilevel"/>
    <w:tmpl w:val="BA34E67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4300980"/>
    <w:multiLevelType w:val="hybridMultilevel"/>
    <w:tmpl w:val="559CC3D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252714AD"/>
    <w:multiLevelType w:val="hybridMultilevel"/>
    <w:tmpl w:val="2E90C78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8B14031"/>
    <w:multiLevelType w:val="hybridMultilevel"/>
    <w:tmpl w:val="B038C73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2ADA237B"/>
    <w:multiLevelType w:val="hybridMultilevel"/>
    <w:tmpl w:val="A6163B7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17B6B0D"/>
    <w:multiLevelType w:val="hybridMultilevel"/>
    <w:tmpl w:val="2F0E872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1C10704"/>
    <w:multiLevelType w:val="hybridMultilevel"/>
    <w:tmpl w:val="85186A2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B573A5D"/>
    <w:multiLevelType w:val="hybridMultilevel"/>
    <w:tmpl w:val="6950B0A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C22199F"/>
    <w:multiLevelType w:val="hybridMultilevel"/>
    <w:tmpl w:val="55FAB1F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3C4146A6"/>
    <w:multiLevelType w:val="hybridMultilevel"/>
    <w:tmpl w:val="4158373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3D0E085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3E0F05B9"/>
    <w:multiLevelType w:val="hybridMultilevel"/>
    <w:tmpl w:val="69B47CE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27009A9"/>
    <w:multiLevelType w:val="hybridMultilevel"/>
    <w:tmpl w:val="2346A4A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46A746BD"/>
    <w:multiLevelType w:val="hybridMultilevel"/>
    <w:tmpl w:val="F79A724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475C4FFB"/>
    <w:multiLevelType w:val="hybridMultilevel"/>
    <w:tmpl w:val="1144E4E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484E18C8"/>
    <w:multiLevelType w:val="hybridMultilevel"/>
    <w:tmpl w:val="D73A6E7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49F75D5F"/>
    <w:multiLevelType w:val="hybridMultilevel"/>
    <w:tmpl w:val="C47C5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C301611"/>
    <w:multiLevelType w:val="hybridMultilevel"/>
    <w:tmpl w:val="7048FAE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3A51828"/>
    <w:multiLevelType w:val="hybridMultilevel"/>
    <w:tmpl w:val="42AAE7B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53FD5D14"/>
    <w:multiLevelType w:val="hybridMultilevel"/>
    <w:tmpl w:val="0A1C34D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5F730690"/>
    <w:multiLevelType w:val="hybridMultilevel"/>
    <w:tmpl w:val="1494E17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36D2960"/>
    <w:multiLevelType w:val="hybridMultilevel"/>
    <w:tmpl w:val="FDCAB1C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7A73603"/>
    <w:multiLevelType w:val="hybridMultilevel"/>
    <w:tmpl w:val="7EE2438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A0A499F"/>
    <w:multiLevelType w:val="hybridMultilevel"/>
    <w:tmpl w:val="2B443EA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B6E2C8A"/>
    <w:multiLevelType w:val="hybridMultilevel"/>
    <w:tmpl w:val="E7066F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E127C2E"/>
    <w:multiLevelType w:val="hybridMultilevel"/>
    <w:tmpl w:val="2EA02728"/>
    <w:lvl w:ilvl="0" w:tplc="A344F0EC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ED24E84"/>
    <w:multiLevelType w:val="hybridMultilevel"/>
    <w:tmpl w:val="B7B6323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F101510"/>
    <w:multiLevelType w:val="hybridMultilevel"/>
    <w:tmpl w:val="96EE9A5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6F404676"/>
    <w:multiLevelType w:val="hybridMultilevel"/>
    <w:tmpl w:val="B852D6D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727A7949"/>
    <w:multiLevelType w:val="hybridMultilevel"/>
    <w:tmpl w:val="54443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4329F3"/>
    <w:multiLevelType w:val="hybridMultilevel"/>
    <w:tmpl w:val="26DAC2C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74289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pStyle w:val="a0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8" w15:restartNumberingAfterBreak="0">
    <w:nsid w:val="75D96452"/>
    <w:multiLevelType w:val="hybridMultilevel"/>
    <w:tmpl w:val="E8406AB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8647878"/>
    <w:multiLevelType w:val="hybridMultilevel"/>
    <w:tmpl w:val="6DF0226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 w15:restartNumberingAfterBreak="0">
    <w:nsid w:val="7D1F6452"/>
    <w:multiLevelType w:val="hybridMultilevel"/>
    <w:tmpl w:val="D6C4C2D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7FBF1B7D"/>
    <w:multiLevelType w:val="hybridMultilevel"/>
    <w:tmpl w:val="BB32279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7"/>
  </w:num>
  <w:num w:numId="2">
    <w:abstractNumId w:val="4"/>
  </w:num>
  <w:num w:numId="3">
    <w:abstractNumId w:val="0"/>
  </w:num>
  <w:num w:numId="4">
    <w:abstractNumId w:val="14"/>
  </w:num>
  <w:num w:numId="5">
    <w:abstractNumId w:val="33"/>
  </w:num>
  <w:num w:numId="6">
    <w:abstractNumId w:val="19"/>
  </w:num>
  <w:num w:numId="7">
    <w:abstractNumId w:val="43"/>
  </w:num>
  <w:num w:numId="8">
    <w:abstractNumId w:val="13"/>
  </w:num>
  <w:num w:numId="9">
    <w:abstractNumId w:val="45"/>
  </w:num>
  <w:num w:numId="10">
    <w:abstractNumId w:val="20"/>
  </w:num>
  <w:num w:numId="11">
    <w:abstractNumId w:val="28"/>
  </w:num>
  <w:num w:numId="12">
    <w:abstractNumId w:val="32"/>
  </w:num>
  <w:num w:numId="13">
    <w:abstractNumId w:val="26"/>
  </w:num>
  <w:num w:numId="14">
    <w:abstractNumId w:val="49"/>
  </w:num>
  <w:num w:numId="15">
    <w:abstractNumId w:val="24"/>
  </w:num>
  <w:num w:numId="16">
    <w:abstractNumId w:val="50"/>
  </w:num>
  <w:num w:numId="17">
    <w:abstractNumId w:val="42"/>
  </w:num>
  <w:num w:numId="18">
    <w:abstractNumId w:val="34"/>
  </w:num>
  <w:num w:numId="19">
    <w:abstractNumId w:val="1"/>
  </w:num>
  <w:num w:numId="20">
    <w:abstractNumId w:val="27"/>
  </w:num>
  <w:num w:numId="21">
    <w:abstractNumId w:val="7"/>
  </w:num>
  <w:num w:numId="22">
    <w:abstractNumId w:val="5"/>
  </w:num>
  <w:num w:numId="23">
    <w:abstractNumId w:val="9"/>
  </w:num>
  <w:num w:numId="24">
    <w:abstractNumId w:val="39"/>
  </w:num>
  <w:num w:numId="25">
    <w:abstractNumId w:val="29"/>
  </w:num>
  <w:num w:numId="26">
    <w:abstractNumId w:val="48"/>
  </w:num>
  <w:num w:numId="27">
    <w:abstractNumId w:val="25"/>
  </w:num>
  <w:num w:numId="28">
    <w:abstractNumId w:val="12"/>
  </w:num>
  <w:num w:numId="29">
    <w:abstractNumId w:val="41"/>
  </w:num>
  <w:num w:numId="30">
    <w:abstractNumId w:val="30"/>
  </w:num>
  <w:num w:numId="31">
    <w:abstractNumId w:val="51"/>
  </w:num>
  <w:num w:numId="32">
    <w:abstractNumId w:val="36"/>
  </w:num>
  <w:num w:numId="33">
    <w:abstractNumId w:val="37"/>
  </w:num>
  <w:num w:numId="34">
    <w:abstractNumId w:val="10"/>
  </w:num>
  <w:num w:numId="35">
    <w:abstractNumId w:val="35"/>
  </w:num>
  <w:num w:numId="36">
    <w:abstractNumId w:val="18"/>
  </w:num>
  <w:num w:numId="37">
    <w:abstractNumId w:val="21"/>
  </w:num>
  <w:num w:numId="38">
    <w:abstractNumId w:val="8"/>
  </w:num>
  <w:num w:numId="39">
    <w:abstractNumId w:val="22"/>
  </w:num>
  <w:num w:numId="40">
    <w:abstractNumId w:val="11"/>
  </w:num>
  <w:num w:numId="41">
    <w:abstractNumId w:val="23"/>
  </w:num>
  <w:num w:numId="42">
    <w:abstractNumId w:val="31"/>
  </w:num>
  <w:num w:numId="43">
    <w:abstractNumId w:val="17"/>
  </w:num>
  <w:num w:numId="44">
    <w:abstractNumId w:val="15"/>
  </w:num>
  <w:num w:numId="45">
    <w:abstractNumId w:val="46"/>
  </w:num>
  <w:num w:numId="46">
    <w:abstractNumId w:val="6"/>
  </w:num>
  <w:num w:numId="47">
    <w:abstractNumId w:val="2"/>
  </w:num>
  <w:num w:numId="48">
    <w:abstractNumId w:val="44"/>
  </w:num>
  <w:num w:numId="49">
    <w:abstractNumId w:val="16"/>
  </w:num>
  <w:num w:numId="50">
    <w:abstractNumId w:val="38"/>
  </w:num>
  <w:num w:numId="51">
    <w:abstractNumId w:val="40"/>
  </w:num>
  <w:num w:numId="52">
    <w:abstractNumId w:val="3"/>
  </w:num>
  <w:numIdMacAtCleanup w:val="49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irsanov Sergey">
    <w15:presenceInfo w15:providerId="None" w15:userId="Kirsanov Sergey"/>
  </w15:person>
  <w15:person w15:author="Ларионов Роман Сергеевич">
    <w15:presenceInfo w15:providerId="None" w15:userId="Ларионов Роман Сергеевич"/>
  </w15:person>
  <w15:person w15:author="Коварский Яков Николаевич">
    <w15:presenceInfo w15:providerId="AD" w15:userId="S-1-5-21-3989785535-4168274036-2173320020-83504"/>
  </w15:person>
  <w15:person w15:author="Голованов Роман Владимирович">
    <w15:presenceInfo w15:providerId="AD" w15:userId="S-1-5-21-3989785535-4168274036-2173320020-34260"/>
  </w15:person>
  <w15:person w15:author="Минин Илья">
    <w15:presenceInfo w15:providerId="None" w15:userId="Минин Илья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trackRevision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8EF"/>
    <w:rsid w:val="000000AF"/>
    <w:rsid w:val="000004A0"/>
    <w:rsid w:val="00000606"/>
    <w:rsid w:val="0000087B"/>
    <w:rsid w:val="00001E30"/>
    <w:rsid w:val="0000267A"/>
    <w:rsid w:val="000026F8"/>
    <w:rsid w:val="00002727"/>
    <w:rsid w:val="00002CB8"/>
    <w:rsid w:val="00003792"/>
    <w:rsid w:val="000045A9"/>
    <w:rsid w:val="00004D40"/>
    <w:rsid w:val="00004EC8"/>
    <w:rsid w:val="00004F45"/>
    <w:rsid w:val="00005451"/>
    <w:rsid w:val="00005490"/>
    <w:rsid w:val="00005629"/>
    <w:rsid w:val="0000564A"/>
    <w:rsid w:val="000057AA"/>
    <w:rsid w:val="00005F02"/>
    <w:rsid w:val="0000676A"/>
    <w:rsid w:val="00007D1E"/>
    <w:rsid w:val="00010F4C"/>
    <w:rsid w:val="00011637"/>
    <w:rsid w:val="00011ADA"/>
    <w:rsid w:val="00011C07"/>
    <w:rsid w:val="000124EF"/>
    <w:rsid w:val="0001287F"/>
    <w:rsid w:val="000129B1"/>
    <w:rsid w:val="00012F1F"/>
    <w:rsid w:val="00013DAB"/>
    <w:rsid w:val="00014BA5"/>
    <w:rsid w:val="00014F83"/>
    <w:rsid w:val="0001589D"/>
    <w:rsid w:val="00015AFC"/>
    <w:rsid w:val="00016360"/>
    <w:rsid w:val="0001666C"/>
    <w:rsid w:val="00016A3C"/>
    <w:rsid w:val="00017CD6"/>
    <w:rsid w:val="00017E7E"/>
    <w:rsid w:val="00017F9B"/>
    <w:rsid w:val="000220F6"/>
    <w:rsid w:val="000221F9"/>
    <w:rsid w:val="0002277D"/>
    <w:rsid w:val="00022A28"/>
    <w:rsid w:val="00022C8D"/>
    <w:rsid w:val="00022E3B"/>
    <w:rsid w:val="00023751"/>
    <w:rsid w:val="0002399D"/>
    <w:rsid w:val="00023F32"/>
    <w:rsid w:val="00024752"/>
    <w:rsid w:val="000258CB"/>
    <w:rsid w:val="0002657E"/>
    <w:rsid w:val="00026CD6"/>
    <w:rsid w:val="00026DCF"/>
    <w:rsid w:val="00026F28"/>
    <w:rsid w:val="00027475"/>
    <w:rsid w:val="00027738"/>
    <w:rsid w:val="00030078"/>
    <w:rsid w:val="00030102"/>
    <w:rsid w:val="00030336"/>
    <w:rsid w:val="00030B56"/>
    <w:rsid w:val="00030EC3"/>
    <w:rsid w:val="00031AB2"/>
    <w:rsid w:val="00031D6F"/>
    <w:rsid w:val="00032076"/>
    <w:rsid w:val="00032270"/>
    <w:rsid w:val="0003312C"/>
    <w:rsid w:val="0003324D"/>
    <w:rsid w:val="00033391"/>
    <w:rsid w:val="000334C8"/>
    <w:rsid w:val="00033DD4"/>
    <w:rsid w:val="000340C5"/>
    <w:rsid w:val="000342E4"/>
    <w:rsid w:val="00035AD0"/>
    <w:rsid w:val="0003670E"/>
    <w:rsid w:val="00036ACA"/>
    <w:rsid w:val="00036CD7"/>
    <w:rsid w:val="00037658"/>
    <w:rsid w:val="00037839"/>
    <w:rsid w:val="00040E89"/>
    <w:rsid w:val="000416A3"/>
    <w:rsid w:val="0004204E"/>
    <w:rsid w:val="000421B0"/>
    <w:rsid w:val="0004347B"/>
    <w:rsid w:val="0004365C"/>
    <w:rsid w:val="000436F9"/>
    <w:rsid w:val="000442F7"/>
    <w:rsid w:val="00044456"/>
    <w:rsid w:val="00044653"/>
    <w:rsid w:val="00044680"/>
    <w:rsid w:val="00045095"/>
    <w:rsid w:val="00045EE2"/>
    <w:rsid w:val="00046141"/>
    <w:rsid w:val="00046294"/>
    <w:rsid w:val="00046DAD"/>
    <w:rsid w:val="00046F26"/>
    <w:rsid w:val="00047288"/>
    <w:rsid w:val="0004786F"/>
    <w:rsid w:val="000503AD"/>
    <w:rsid w:val="00050B1C"/>
    <w:rsid w:val="00050F45"/>
    <w:rsid w:val="00051053"/>
    <w:rsid w:val="00051614"/>
    <w:rsid w:val="00052C36"/>
    <w:rsid w:val="0005312D"/>
    <w:rsid w:val="00053133"/>
    <w:rsid w:val="0005321F"/>
    <w:rsid w:val="00053AC9"/>
    <w:rsid w:val="00053ADB"/>
    <w:rsid w:val="00054B7A"/>
    <w:rsid w:val="0005516A"/>
    <w:rsid w:val="000551C9"/>
    <w:rsid w:val="000556FE"/>
    <w:rsid w:val="000558C0"/>
    <w:rsid w:val="00055AB9"/>
    <w:rsid w:val="00056403"/>
    <w:rsid w:val="00056775"/>
    <w:rsid w:val="000571CC"/>
    <w:rsid w:val="00057786"/>
    <w:rsid w:val="0006042C"/>
    <w:rsid w:val="00060AB1"/>
    <w:rsid w:val="00061773"/>
    <w:rsid w:val="00062A97"/>
    <w:rsid w:val="00062DCF"/>
    <w:rsid w:val="00063632"/>
    <w:rsid w:val="0006388E"/>
    <w:rsid w:val="00063960"/>
    <w:rsid w:val="00063B0F"/>
    <w:rsid w:val="00063D72"/>
    <w:rsid w:val="00063FA3"/>
    <w:rsid w:val="0006628E"/>
    <w:rsid w:val="000668B1"/>
    <w:rsid w:val="00067BDC"/>
    <w:rsid w:val="000700D9"/>
    <w:rsid w:val="0007027D"/>
    <w:rsid w:val="00070466"/>
    <w:rsid w:val="00070551"/>
    <w:rsid w:val="0007065E"/>
    <w:rsid w:val="00070EDC"/>
    <w:rsid w:val="0007180E"/>
    <w:rsid w:val="0007260A"/>
    <w:rsid w:val="00072D09"/>
    <w:rsid w:val="00073C90"/>
    <w:rsid w:val="00073EA8"/>
    <w:rsid w:val="0007422D"/>
    <w:rsid w:val="00075243"/>
    <w:rsid w:val="00077851"/>
    <w:rsid w:val="00077EA6"/>
    <w:rsid w:val="000804D2"/>
    <w:rsid w:val="00080555"/>
    <w:rsid w:val="00080647"/>
    <w:rsid w:val="0008067C"/>
    <w:rsid w:val="00080FDA"/>
    <w:rsid w:val="00081372"/>
    <w:rsid w:val="0008138F"/>
    <w:rsid w:val="00081553"/>
    <w:rsid w:val="0008257F"/>
    <w:rsid w:val="00083228"/>
    <w:rsid w:val="00083517"/>
    <w:rsid w:val="00083794"/>
    <w:rsid w:val="000850F4"/>
    <w:rsid w:val="00085E0B"/>
    <w:rsid w:val="00086948"/>
    <w:rsid w:val="00086E1C"/>
    <w:rsid w:val="00086E70"/>
    <w:rsid w:val="00086F45"/>
    <w:rsid w:val="00087083"/>
    <w:rsid w:val="000870AD"/>
    <w:rsid w:val="000873BC"/>
    <w:rsid w:val="00087897"/>
    <w:rsid w:val="00087FE7"/>
    <w:rsid w:val="000904EA"/>
    <w:rsid w:val="00090E90"/>
    <w:rsid w:val="000915F2"/>
    <w:rsid w:val="00091AEC"/>
    <w:rsid w:val="000923F2"/>
    <w:rsid w:val="0009248A"/>
    <w:rsid w:val="00092D79"/>
    <w:rsid w:val="00092F19"/>
    <w:rsid w:val="000935E1"/>
    <w:rsid w:val="00093733"/>
    <w:rsid w:val="00093C1C"/>
    <w:rsid w:val="000949C6"/>
    <w:rsid w:val="00094FD5"/>
    <w:rsid w:val="00095479"/>
    <w:rsid w:val="000957C0"/>
    <w:rsid w:val="00095BC6"/>
    <w:rsid w:val="00095D60"/>
    <w:rsid w:val="000966C5"/>
    <w:rsid w:val="00096997"/>
    <w:rsid w:val="000973FA"/>
    <w:rsid w:val="000978F8"/>
    <w:rsid w:val="00097D48"/>
    <w:rsid w:val="000A07AA"/>
    <w:rsid w:val="000A19A8"/>
    <w:rsid w:val="000A1BC1"/>
    <w:rsid w:val="000A2F6B"/>
    <w:rsid w:val="000A3013"/>
    <w:rsid w:val="000A35DE"/>
    <w:rsid w:val="000A3BAD"/>
    <w:rsid w:val="000A3D0C"/>
    <w:rsid w:val="000A3E2A"/>
    <w:rsid w:val="000A4583"/>
    <w:rsid w:val="000A4689"/>
    <w:rsid w:val="000A48BC"/>
    <w:rsid w:val="000A5DBD"/>
    <w:rsid w:val="000A5DD3"/>
    <w:rsid w:val="000A6A1E"/>
    <w:rsid w:val="000A74D7"/>
    <w:rsid w:val="000A7B6D"/>
    <w:rsid w:val="000A7C2F"/>
    <w:rsid w:val="000B102B"/>
    <w:rsid w:val="000B15B2"/>
    <w:rsid w:val="000B1F94"/>
    <w:rsid w:val="000B259D"/>
    <w:rsid w:val="000B2FD2"/>
    <w:rsid w:val="000B33D1"/>
    <w:rsid w:val="000B3C92"/>
    <w:rsid w:val="000B53B2"/>
    <w:rsid w:val="000B584C"/>
    <w:rsid w:val="000B6139"/>
    <w:rsid w:val="000B6245"/>
    <w:rsid w:val="000B6272"/>
    <w:rsid w:val="000B633A"/>
    <w:rsid w:val="000B6D6E"/>
    <w:rsid w:val="000B7080"/>
    <w:rsid w:val="000B7084"/>
    <w:rsid w:val="000C0FCF"/>
    <w:rsid w:val="000C1B7C"/>
    <w:rsid w:val="000C1EF6"/>
    <w:rsid w:val="000C1F56"/>
    <w:rsid w:val="000C22DE"/>
    <w:rsid w:val="000C246A"/>
    <w:rsid w:val="000C2D20"/>
    <w:rsid w:val="000C2EF5"/>
    <w:rsid w:val="000C41EB"/>
    <w:rsid w:val="000C45F4"/>
    <w:rsid w:val="000C4C50"/>
    <w:rsid w:val="000C5764"/>
    <w:rsid w:val="000C6957"/>
    <w:rsid w:val="000C7CB9"/>
    <w:rsid w:val="000D0130"/>
    <w:rsid w:val="000D0AF5"/>
    <w:rsid w:val="000D0BD9"/>
    <w:rsid w:val="000D1781"/>
    <w:rsid w:val="000D1B20"/>
    <w:rsid w:val="000D1D68"/>
    <w:rsid w:val="000D1F08"/>
    <w:rsid w:val="000D22C1"/>
    <w:rsid w:val="000D22D8"/>
    <w:rsid w:val="000D40CA"/>
    <w:rsid w:val="000D466F"/>
    <w:rsid w:val="000D46F0"/>
    <w:rsid w:val="000D47BB"/>
    <w:rsid w:val="000D4C34"/>
    <w:rsid w:val="000D527D"/>
    <w:rsid w:val="000D5F66"/>
    <w:rsid w:val="000D65D1"/>
    <w:rsid w:val="000D6888"/>
    <w:rsid w:val="000D699B"/>
    <w:rsid w:val="000D721A"/>
    <w:rsid w:val="000D766C"/>
    <w:rsid w:val="000E0086"/>
    <w:rsid w:val="000E0F80"/>
    <w:rsid w:val="000E3050"/>
    <w:rsid w:val="000E3FE1"/>
    <w:rsid w:val="000E457F"/>
    <w:rsid w:val="000E50C0"/>
    <w:rsid w:val="000E5208"/>
    <w:rsid w:val="000E6184"/>
    <w:rsid w:val="000E64F1"/>
    <w:rsid w:val="000E66AC"/>
    <w:rsid w:val="000E6AE6"/>
    <w:rsid w:val="000E7174"/>
    <w:rsid w:val="000E7BAA"/>
    <w:rsid w:val="000E7D77"/>
    <w:rsid w:val="000F01C6"/>
    <w:rsid w:val="000F08B8"/>
    <w:rsid w:val="000F0A2A"/>
    <w:rsid w:val="000F0E0F"/>
    <w:rsid w:val="000F0E2E"/>
    <w:rsid w:val="000F15FB"/>
    <w:rsid w:val="000F20A1"/>
    <w:rsid w:val="000F269D"/>
    <w:rsid w:val="000F2A6E"/>
    <w:rsid w:val="000F2EAF"/>
    <w:rsid w:val="000F3053"/>
    <w:rsid w:val="000F341A"/>
    <w:rsid w:val="000F4482"/>
    <w:rsid w:val="000F4C11"/>
    <w:rsid w:val="000F515A"/>
    <w:rsid w:val="000F52B2"/>
    <w:rsid w:val="000F54E9"/>
    <w:rsid w:val="000F5A4D"/>
    <w:rsid w:val="000F5F8C"/>
    <w:rsid w:val="000F61A7"/>
    <w:rsid w:val="000F6A53"/>
    <w:rsid w:val="000F6CC9"/>
    <w:rsid w:val="000F72DA"/>
    <w:rsid w:val="001001FD"/>
    <w:rsid w:val="00101935"/>
    <w:rsid w:val="00101E2F"/>
    <w:rsid w:val="001026CA"/>
    <w:rsid w:val="00102713"/>
    <w:rsid w:val="00103146"/>
    <w:rsid w:val="001032CB"/>
    <w:rsid w:val="00103492"/>
    <w:rsid w:val="0010366A"/>
    <w:rsid w:val="00103717"/>
    <w:rsid w:val="001045F8"/>
    <w:rsid w:val="00104676"/>
    <w:rsid w:val="00104989"/>
    <w:rsid w:val="00104DC0"/>
    <w:rsid w:val="00104E94"/>
    <w:rsid w:val="00104FC9"/>
    <w:rsid w:val="00105634"/>
    <w:rsid w:val="00105F5C"/>
    <w:rsid w:val="0010638C"/>
    <w:rsid w:val="00106F3A"/>
    <w:rsid w:val="00107552"/>
    <w:rsid w:val="00107DB3"/>
    <w:rsid w:val="001110EB"/>
    <w:rsid w:val="00112277"/>
    <w:rsid w:val="001124A6"/>
    <w:rsid w:val="00112506"/>
    <w:rsid w:val="00112869"/>
    <w:rsid w:val="001129AC"/>
    <w:rsid w:val="00112E0F"/>
    <w:rsid w:val="00112F09"/>
    <w:rsid w:val="00113164"/>
    <w:rsid w:val="00113630"/>
    <w:rsid w:val="00114152"/>
    <w:rsid w:val="00115171"/>
    <w:rsid w:val="00115513"/>
    <w:rsid w:val="00115D6C"/>
    <w:rsid w:val="00116596"/>
    <w:rsid w:val="0011674C"/>
    <w:rsid w:val="001167FB"/>
    <w:rsid w:val="00116AA1"/>
    <w:rsid w:val="00116DDB"/>
    <w:rsid w:val="001177C4"/>
    <w:rsid w:val="00117BB0"/>
    <w:rsid w:val="001200E1"/>
    <w:rsid w:val="00120A47"/>
    <w:rsid w:val="001212DC"/>
    <w:rsid w:val="00121A07"/>
    <w:rsid w:val="00122AFA"/>
    <w:rsid w:val="001232B8"/>
    <w:rsid w:val="00123C0E"/>
    <w:rsid w:val="00124B72"/>
    <w:rsid w:val="001250AD"/>
    <w:rsid w:val="0012523D"/>
    <w:rsid w:val="001255FF"/>
    <w:rsid w:val="00125773"/>
    <w:rsid w:val="00125B5F"/>
    <w:rsid w:val="00126846"/>
    <w:rsid w:val="00126CE0"/>
    <w:rsid w:val="00126F03"/>
    <w:rsid w:val="00127510"/>
    <w:rsid w:val="001275A5"/>
    <w:rsid w:val="001305FC"/>
    <w:rsid w:val="0013149A"/>
    <w:rsid w:val="0013174C"/>
    <w:rsid w:val="00131E02"/>
    <w:rsid w:val="00132A17"/>
    <w:rsid w:val="00133318"/>
    <w:rsid w:val="001333F9"/>
    <w:rsid w:val="00133426"/>
    <w:rsid w:val="001334F8"/>
    <w:rsid w:val="001337E5"/>
    <w:rsid w:val="001338AB"/>
    <w:rsid w:val="00133DE6"/>
    <w:rsid w:val="001351D2"/>
    <w:rsid w:val="00135A1B"/>
    <w:rsid w:val="00136056"/>
    <w:rsid w:val="001369DF"/>
    <w:rsid w:val="00136D52"/>
    <w:rsid w:val="00136E4A"/>
    <w:rsid w:val="00137B81"/>
    <w:rsid w:val="0014007D"/>
    <w:rsid w:val="001403EA"/>
    <w:rsid w:val="0014068B"/>
    <w:rsid w:val="0014123C"/>
    <w:rsid w:val="00141632"/>
    <w:rsid w:val="00142004"/>
    <w:rsid w:val="00142A48"/>
    <w:rsid w:val="00143252"/>
    <w:rsid w:val="001433AE"/>
    <w:rsid w:val="00143C93"/>
    <w:rsid w:val="00143F73"/>
    <w:rsid w:val="00144973"/>
    <w:rsid w:val="00144A01"/>
    <w:rsid w:val="00144E7C"/>
    <w:rsid w:val="00144ED4"/>
    <w:rsid w:val="001451D9"/>
    <w:rsid w:val="00146B4B"/>
    <w:rsid w:val="001504A6"/>
    <w:rsid w:val="00150F10"/>
    <w:rsid w:val="001510AD"/>
    <w:rsid w:val="001519CF"/>
    <w:rsid w:val="00151DCE"/>
    <w:rsid w:val="00151DE9"/>
    <w:rsid w:val="0015280E"/>
    <w:rsid w:val="00152C2A"/>
    <w:rsid w:val="00153076"/>
    <w:rsid w:val="001533AC"/>
    <w:rsid w:val="00153579"/>
    <w:rsid w:val="0015423A"/>
    <w:rsid w:val="00154264"/>
    <w:rsid w:val="00154429"/>
    <w:rsid w:val="001548A8"/>
    <w:rsid w:val="0015545B"/>
    <w:rsid w:val="001554E5"/>
    <w:rsid w:val="0015571F"/>
    <w:rsid w:val="00155B69"/>
    <w:rsid w:val="00155EF5"/>
    <w:rsid w:val="00155F80"/>
    <w:rsid w:val="00156146"/>
    <w:rsid w:val="00156551"/>
    <w:rsid w:val="00156AC9"/>
    <w:rsid w:val="0015776B"/>
    <w:rsid w:val="00157B46"/>
    <w:rsid w:val="00160155"/>
    <w:rsid w:val="00160852"/>
    <w:rsid w:val="00160D9F"/>
    <w:rsid w:val="0016108B"/>
    <w:rsid w:val="00161473"/>
    <w:rsid w:val="0016155B"/>
    <w:rsid w:val="00161C8B"/>
    <w:rsid w:val="00161DBA"/>
    <w:rsid w:val="00161F24"/>
    <w:rsid w:val="001627AC"/>
    <w:rsid w:val="001630A6"/>
    <w:rsid w:val="00163477"/>
    <w:rsid w:val="00163485"/>
    <w:rsid w:val="0016366A"/>
    <w:rsid w:val="00163A78"/>
    <w:rsid w:val="00163FCD"/>
    <w:rsid w:val="0016423E"/>
    <w:rsid w:val="00165524"/>
    <w:rsid w:val="00165713"/>
    <w:rsid w:val="001658B8"/>
    <w:rsid w:val="00165A40"/>
    <w:rsid w:val="00165B3F"/>
    <w:rsid w:val="00165F98"/>
    <w:rsid w:val="00165FA1"/>
    <w:rsid w:val="0016602D"/>
    <w:rsid w:val="00166252"/>
    <w:rsid w:val="00166B97"/>
    <w:rsid w:val="00166BA3"/>
    <w:rsid w:val="001671F6"/>
    <w:rsid w:val="00167258"/>
    <w:rsid w:val="001677B3"/>
    <w:rsid w:val="00167C27"/>
    <w:rsid w:val="00170FB6"/>
    <w:rsid w:val="0017113C"/>
    <w:rsid w:val="0017167B"/>
    <w:rsid w:val="00171ADD"/>
    <w:rsid w:val="00171FA9"/>
    <w:rsid w:val="00172237"/>
    <w:rsid w:val="0017230F"/>
    <w:rsid w:val="001725D0"/>
    <w:rsid w:val="001728EF"/>
    <w:rsid w:val="00172C53"/>
    <w:rsid w:val="00173047"/>
    <w:rsid w:val="00173D60"/>
    <w:rsid w:val="00174C02"/>
    <w:rsid w:val="00175256"/>
    <w:rsid w:val="00175528"/>
    <w:rsid w:val="001756DB"/>
    <w:rsid w:val="00175ADF"/>
    <w:rsid w:val="00175D95"/>
    <w:rsid w:val="00176E8F"/>
    <w:rsid w:val="001778DA"/>
    <w:rsid w:val="00181E02"/>
    <w:rsid w:val="00181FE9"/>
    <w:rsid w:val="0018224A"/>
    <w:rsid w:val="00182376"/>
    <w:rsid w:val="0018239D"/>
    <w:rsid w:val="001824D6"/>
    <w:rsid w:val="00182E8C"/>
    <w:rsid w:val="00182E9A"/>
    <w:rsid w:val="0018354A"/>
    <w:rsid w:val="0018364F"/>
    <w:rsid w:val="00184509"/>
    <w:rsid w:val="00184ADC"/>
    <w:rsid w:val="00184E93"/>
    <w:rsid w:val="00185140"/>
    <w:rsid w:val="00186907"/>
    <w:rsid w:val="00186AD8"/>
    <w:rsid w:val="00186FA1"/>
    <w:rsid w:val="0018708A"/>
    <w:rsid w:val="00187300"/>
    <w:rsid w:val="00187F30"/>
    <w:rsid w:val="00190415"/>
    <w:rsid w:val="00190C69"/>
    <w:rsid w:val="00191817"/>
    <w:rsid w:val="00191BBF"/>
    <w:rsid w:val="00191D28"/>
    <w:rsid w:val="00191D35"/>
    <w:rsid w:val="0019292E"/>
    <w:rsid w:val="00192A04"/>
    <w:rsid w:val="00192F7C"/>
    <w:rsid w:val="001930C3"/>
    <w:rsid w:val="00193C44"/>
    <w:rsid w:val="00193F60"/>
    <w:rsid w:val="0019454D"/>
    <w:rsid w:val="00195C07"/>
    <w:rsid w:val="00195F74"/>
    <w:rsid w:val="00196F02"/>
    <w:rsid w:val="00197C32"/>
    <w:rsid w:val="00197CBD"/>
    <w:rsid w:val="001A06D2"/>
    <w:rsid w:val="001A0DC0"/>
    <w:rsid w:val="001A150F"/>
    <w:rsid w:val="001A2770"/>
    <w:rsid w:val="001A2895"/>
    <w:rsid w:val="001A4C04"/>
    <w:rsid w:val="001A54A7"/>
    <w:rsid w:val="001A58E0"/>
    <w:rsid w:val="001A595B"/>
    <w:rsid w:val="001A614F"/>
    <w:rsid w:val="001A6197"/>
    <w:rsid w:val="001A650B"/>
    <w:rsid w:val="001A6AE4"/>
    <w:rsid w:val="001A6B04"/>
    <w:rsid w:val="001A78EA"/>
    <w:rsid w:val="001B08B3"/>
    <w:rsid w:val="001B09AD"/>
    <w:rsid w:val="001B0E91"/>
    <w:rsid w:val="001B15A0"/>
    <w:rsid w:val="001B16CE"/>
    <w:rsid w:val="001B17EB"/>
    <w:rsid w:val="001B200F"/>
    <w:rsid w:val="001B203D"/>
    <w:rsid w:val="001B2FA8"/>
    <w:rsid w:val="001B34C2"/>
    <w:rsid w:val="001B35C3"/>
    <w:rsid w:val="001B392A"/>
    <w:rsid w:val="001B3C9D"/>
    <w:rsid w:val="001B440D"/>
    <w:rsid w:val="001B47E1"/>
    <w:rsid w:val="001B48AE"/>
    <w:rsid w:val="001B4CC9"/>
    <w:rsid w:val="001B521E"/>
    <w:rsid w:val="001B5244"/>
    <w:rsid w:val="001B54AD"/>
    <w:rsid w:val="001B5577"/>
    <w:rsid w:val="001B5628"/>
    <w:rsid w:val="001B594F"/>
    <w:rsid w:val="001B60E2"/>
    <w:rsid w:val="001B6324"/>
    <w:rsid w:val="001B6CE8"/>
    <w:rsid w:val="001B7C5C"/>
    <w:rsid w:val="001B7C6C"/>
    <w:rsid w:val="001B7F12"/>
    <w:rsid w:val="001C0671"/>
    <w:rsid w:val="001C0876"/>
    <w:rsid w:val="001C1A17"/>
    <w:rsid w:val="001C1EEB"/>
    <w:rsid w:val="001C3280"/>
    <w:rsid w:val="001C432F"/>
    <w:rsid w:val="001C4F4A"/>
    <w:rsid w:val="001C5074"/>
    <w:rsid w:val="001C5A1D"/>
    <w:rsid w:val="001C5B33"/>
    <w:rsid w:val="001C5C0A"/>
    <w:rsid w:val="001C5DAF"/>
    <w:rsid w:val="001C66FF"/>
    <w:rsid w:val="001C6D5B"/>
    <w:rsid w:val="001C6D6B"/>
    <w:rsid w:val="001C7930"/>
    <w:rsid w:val="001C7F56"/>
    <w:rsid w:val="001D00E3"/>
    <w:rsid w:val="001D0599"/>
    <w:rsid w:val="001D0E54"/>
    <w:rsid w:val="001D156E"/>
    <w:rsid w:val="001D1678"/>
    <w:rsid w:val="001D263C"/>
    <w:rsid w:val="001D26E6"/>
    <w:rsid w:val="001D2A65"/>
    <w:rsid w:val="001D2D3A"/>
    <w:rsid w:val="001D339E"/>
    <w:rsid w:val="001D46D8"/>
    <w:rsid w:val="001D4E20"/>
    <w:rsid w:val="001D4F92"/>
    <w:rsid w:val="001D506D"/>
    <w:rsid w:val="001D5879"/>
    <w:rsid w:val="001D588D"/>
    <w:rsid w:val="001D6659"/>
    <w:rsid w:val="001D6A02"/>
    <w:rsid w:val="001D73CF"/>
    <w:rsid w:val="001D754B"/>
    <w:rsid w:val="001D7BF4"/>
    <w:rsid w:val="001D7E88"/>
    <w:rsid w:val="001E0686"/>
    <w:rsid w:val="001E074D"/>
    <w:rsid w:val="001E0768"/>
    <w:rsid w:val="001E0916"/>
    <w:rsid w:val="001E0D93"/>
    <w:rsid w:val="001E1CAB"/>
    <w:rsid w:val="001E1D53"/>
    <w:rsid w:val="001E2248"/>
    <w:rsid w:val="001E2369"/>
    <w:rsid w:val="001E250F"/>
    <w:rsid w:val="001E2A81"/>
    <w:rsid w:val="001E314F"/>
    <w:rsid w:val="001E35E8"/>
    <w:rsid w:val="001E399E"/>
    <w:rsid w:val="001E42FD"/>
    <w:rsid w:val="001E47CF"/>
    <w:rsid w:val="001E4FC6"/>
    <w:rsid w:val="001E5687"/>
    <w:rsid w:val="001E59BC"/>
    <w:rsid w:val="001E5F38"/>
    <w:rsid w:val="001E6B3D"/>
    <w:rsid w:val="001E6D4F"/>
    <w:rsid w:val="001E7909"/>
    <w:rsid w:val="001E7A57"/>
    <w:rsid w:val="001F0889"/>
    <w:rsid w:val="001F0935"/>
    <w:rsid w:val="001F123E"/>
    <w:rsid w:val="001F1302"/>
    <w:rsid w:val="001F205D"/>
    <w:rsid w:val="001F2633"/>
    <w:rsid w:val="001F2966"/>
    <w:rsid w:val="001F32AA"/>
    <w:rsid w:val="001F3535"/>
    <w:rsid w:val="001F4CC2"/>
    <w:rsid w:val="001F51FD"/>
    <w:rsid w:val="001F5F62"/>
    <w:rsid w:val="001F6135"/>
    <w:rsid w:val="001F6517"/>
    <w:rsid w:val="001F6C9B"/>
    <w:rsid w:val="001F6EB4"/>
    <w:rsid w:val="001F7218"/>
    <w:rsid w:val="001F7521"/>
    <w:rsid w:val="001F7B56"/>
    <w:rsid w:val="00200033"/>
    <w:rsid w:val="002000E6"/>
    <w:rsid w:val="0020074D"/>
    <w:rsid w:val="00200D83"/>
    <w:rsid w:val="002015EE"/>
    <w:rsid w:val="00201AD7"/>
    <w:rsid w:val="00201D2A"/>
    <w:rsid w:val="002029C7"/>
    <w:rsid w:val="00202A82"/>
    <w:rsid w:val="00203110"/>
    <w:rsid w:val="0020376F"/>
    <w:rsid w:val="002042AC"/>
    <w:rsid w:val="00205433"/>
    <w:rsid w:val="00205D06"/>
    <w:rsid w:val="002065B4"/>
    <w:rsid w:val="00206E74"/>
    <w:rsid w:val="00207114"/>
    <w:rsid w:val="00207ED5"/>
    <w:rsid w:val="00210100"/>
    <w:rsid w:val="00210D03"/>
    <w:rsid w:val="00210EF8"/>
    <w:rsid w:val="00211C36"/>
    <w:rsid w:val="00211E7A"/>
    <w:rsid w:val="00212065"/>
    <w:rsid w:val="0021211A"/>
    <w:rsid w:val="00212E27"/>
    <w:rsid w:val="00212EAD"/>
    <w:rsid w:val="00213E4D"/>
    <w:rsid w:val="00213FBD"/>
    <w:rsid w:val="002140D2"/>
    <w:rsid w:val="00214735"/>
    <w:rsid w:val="00214ADA"/>
    <w:rsid w:val="00214E59"/>
    <w:rsid w:val="002150DA"/>
    <w:rsid w:val="00215118"/>
    <w:rsid w:val="002157E2"/>
    <w:rsid w:val="00215B58"/>
    <w:rsid w:val="00215C8C"/>
    <w:rsid w:val="002165A5"/>
    <w:rsid w:val="00216866"/>
    <w:rsid w:val="00217046"/>
    <w:rsid w:val="002172A7"/>
    <w:rsid w:val="00217A9F"/>
    <w:rsid w:val="00217D1E"/>
    <w:rsid w:val="00220275"/>
    <w:rsid w:val="00221569"/>
    <w:rsid w:val="00221FAD"/>
    <w:rsid w:val="002223BD"/>
    <w:rsid w:val="002229A3"/>
    <w:rsid w:val="002231C5"/>
    <w:rsid w:val="002241D6"/>
    <w:rsid w:val="00224E04"/>
    <w:rsid w:val="00224EF9"/>
    <w:rsid w:val="00226B33"/>
    <w:rsid w:val="00227627"/>
    <w:rsid w:val="00227C19"/>
    <w:rsid w:val="002308FF"/>
    <w:rsid w:val="00230C8B"/>
    <w:rsid w:val="00230D16"/>
    <w:rsid w:val="00232961"/>
    <w:rsid w:val="0023392E"/>
    <w:rsid w:val="002359F9"/>
    <w:rsid w:val="002360BC"/>
    <w:rsid w:val="002361A0"/>
    <w:rsid w:val="00236C21"/>
    <w:rsid w:val="0023714A"/>
    <w:rsid w:val="00237270"/>
    <w:rsid w:val="00237341"/>
    <w:rsid w:val="00237C3F"/>
    <w:rsid w:val="00237C92"/>
    <w:rsid w:val="00237D7C"/>
    <w:rsid w:val="00240AF1"/>
    <w:rsid w:val="00241312"/>
    <w:rsid w:val="00241459"/>
    <w:rsid w:val="002416CE"/>
    <w:rsid w:val="00241A72"/>
    <w:rsid w:val="00241C48"/>
    <w:rsid w:val="00242F41"/>
    <w:rsid w:val="002435AD"/>
    <w:rsid w:val="00243B1B"/>
    <w:rsid w:val="00244996"/>
    <w:rsid w:val="002450F4"/>
    <w:rsid w:val="00245746"/>
    <w:rsid w:val="00245E60"/>
    <w:rsid w:val="00246219"/>
    <w:rsid w:val="00246970"/>
    <w:rsid w:val="00247279"/>
    <w:rsid w:val="0024731A"/>
    <w:rsid w:val="0024768C"/>
    <w:rsid w:val="00247788"/>
    <w:rsid w:val="00247A98"/>
    <w:rsid w:val="0025040C"/>
    <w:rsid w:val="00250D5B"/>
    <w:rsid w:val="00251626"/>
    <w:rsid w:val="00252617"/>
    <w:rsid w:val="00252649"/>
    <w:rsid w:val="002527D2"/>
    <w:rsid w:val="00252847"/>
    <w:rsid w:val="00252A4D"/>
    <w:rsid w:val="00252B5E"/>
    <w:rsid w:val="002530AF"/>
    <w:rsid w:val="00253AAD"/>
    <w:rsid w:val="00253F33"/>
    <w:rsid w:val="00254041"/>
    <w:rsid w:val="002540B3"/>
    <w:rsid w:val="00254484"/>
    <w:rsid w:val="002553C4"/>
    <w:rsid w:val="00256421"/>
    <w:rsid w:val="0026005F"/>
    <w:rsid w:val="0026080A"/>
    <w:rsid w:val="00260A56"/>
    <w:rsid w:val="002611E5"/>
    <w:rsid w:val="00261433"/>
    <w:rsid w:val="002615EE"/>
    <w:rsid w:val="002615FF"/>
    <w:rsid w:val="00262C14"/>
    <w:rsid w:val="00263092"/>
    <w:rsid w:val="002633C6"/>
    <w:rsid w:val="002634FF"/>
    <w:rsid w:val="002637F9"/>
    <w:rsid w:val="00263A90"/>
    <w:rsid w:val="00263B2C"/>
    <w:rsid w:val="0026495B"/>
    <w:rsid w:val="00264EFF"/>
    <w:rsid w:val="00264F8D"/>
    <w:rsid w:val="0026568F"/>
    <w:rsid w:val="002658C2"/>
    <w:rsid w:val="002658FA"/>
    <w:rsid w:val="002659F2"/>
    <w:rsid w:val="00265BD4"/>
    <w:rsid w:val="00266266"/>
    <w:rsid w:val="00266379"/>
    <w:rsid w:val="0026663D"/>
    <w:rsid w:val="002673C1"/>
    <w:rsid w:val="00267918"/>
    <w:rsid w:val="002705C8"/>
    <w:rsid w:val="00270C54"/>
    <w:rsid w:val="00270C5F"/>
    <w:rsid w:val="00270E83"/>
    <w:rsid w:val="002712E6"/>
    <w:rsid w:val="002720B6"/>
    <w:rsid w:val="00272668"/>
    <w:rsid w:val="00272B59"/>
    <w:rsid w:val="002736AE"/>
    <w:rsid w:val="0027378C"/>
    <w:rsid w:val="002737DA"/>
    <w:rsid w:val="00273B2C"/>
    <w:rsid w:val="00273BBF"/>
    <w:rsid w:val="00273EFE"/>
    <w:rsid w:val="00274E92"/>
    <w:rsid w:val="00275744"/>
    <w:rsid w:val="002758EB"/>
    <w:rsid w:val="00275CE5"/>
    <w:rsid w:val="00276061"/>
    <w:rsid w:val="00276186"/>
    <w:rsid w:val="00276704"/>
    <w:rsid w:val="002767AB"/>
    <w:rsid w:val="00276D50"/>
    <w:rsid w:val="00276FD8"/>
    <w:rsid w:val="002777B1"/>
    <w:rsid w:val="002778BE"/>
    <w:rsid w:val="00277DFF"/>
    <w:rsid w:val="002801B4"/>
    <w:rsid w:val="00280366"/>
    <w:rsid w:val="00280A7F"/>
    <w:rsid w:val="00280FA7"/>
    <w:rsid w:val="002820E9"/>
    <w:rsid w:val="00282185"/>
    <w:rsid w:val="00282621"/>
    <w:rsid w:val="00282B50"/>
    <w:rsid w:val="00283362"/>
    <w:rsid w:val="002837A0"/>
    <w:rsid w:val="00283CDC"/>
    <w:rsid w:val="00284371"/>
    <w:rsid w:val="002847A3"/>
    <w:rsid w:val="0028489C"/>
    <w:rsid w:val="00284C80"/>
    <w:rsid w:val="00284FE0"/>
    <w:rsid w:val="00285EBB"/>
    <w:rsid w:val="00286808"/>
    <w:rsid w:val="00286E7F"/>
    <w:rsid w:val="002871D2"/>
    <w:rsid w:val="00287363"/>
    <w:rsid w:val="002900D9"/>
    <w:rsid w:val="002929F3"/>
    <w:rsid w:val="002929F6"/>
    <w:rsid w:val="002935EB"/>
    <w:rsid w:val="0029459C"/>
    <w:rsid w:val="00294DB4"/>
    <w:rsid w:val="00295DE1"/>
    <w:rsid w:val="002962AC"/>
    <w:rsid w:val="00297058"/>
    <w:rsid w:val="002971F7"/>
    <w:rsid w:val="00297501"/>
    <w:rsid w:val="00297F86"/>
    <w:rsid w:val="00297FCC"/>
    <w:rsid w:val="002A02DD"/>
    <w:rsid w:val="002A1266"/>
    <w:rsid w:val="002A14D0"/>
    <w:rsid w:val="002A1566"/>
    <w:rsid w:val="002A1AE9"/>
    <w:rsid w:val="002A1B02"/>
    <w:rsid w:val="002A33A8"/>
    <w:rsid w:val="002A3EEA"/>
    <w:rsid w:val="002A470B"/>
    <w:rsid w:val="002A595F"/>
    <w:rsid w:val="002A5F31"/>
    <w:rsid w:val="002A62AC"/>
    <w:rsid w:val="002A655C"/>
    <w:rsid w:val="002A672A"/>
    <w:rsid w:val="002A7155"/>
    <w:rsid w:val="002A7351"/>
    <w:rsid w:val="002A7DC0"/>
    <w:rsid w:val="002B00BE"/>
    <w:rsid w:val="002B0AD4"/>
    <w:rsid w:val="002B1218"/>
    <w:rsid w:val="002B1320"/>
    <w:rsid w:val="002B1C60"/>
    <w:rsid w:val="002B1D5C"/>
    <w:rsid w:val="002B2E32"/>
    <w:rsid w:val="002B2F8E"/>
    <w:rsid w:val="002B30CA"/>
    <w:rsid w:val="002B3C96"/>
    <w:rsid w:val="002B3E0D"/>
    <w:rsid w:val="002B3FAF"/>
    <w:rsid w:val="002B45A1"/>
    <w:rsid w:val="002B4B65"/>
    <w:rsid w:val="002B55C5"/>
    <w:rsid w:val="002B5D5E"/>
    <w:rsid w:val="002B5FE8"/>
    <w:rsid w:val="002B6183"/>
    <w:rsid w:val="002B64F0"/>
    <w:rsid w:val="002B65EB"/>
    <w:rsid w:val="002B664C"/>
    <w:rsid w:val="002B6DE1"/>
    <w:rsid w:val="002B7429"/>
    <w:rsid w:val="002B772B"/>
    <w:rsid w:val="002B79BA"/>
    <w:rsid w:val="002C0C15"/>
    <w:rsid w:val="002C0F31"/>
    <w:rsid w:val="002C1C1A"/>
    <w:rsid w:val="002C2624"/>
    <w:rsid w:val="002C2A59"/>
    <w:rsid w:val="002C2DC5"/>
    <w:rsid w:val="002C3593"/>
    <w:rsid w:val="002C3602"/>
    <w:rsid w:val="002C3C0F"/>
    <w:rsid w:val="002C3C48"/>
    <w:rsid w:val="002C4C25"/>
    <w:rsid w:val="002C4D91"/>
    <w:rsid w:val="002C560F"/>
    <w:rsid w:val="002C61BC"/>
    <w:rsid w:val="002C6429"/>
    <w:rsid w:val="002C6980"/>
    <w:rsid w:val="002C7E06"/>
    <w:rsid w:val="002D00E3"/>
    <w:rsid w:val="002D0C2A"/>
    <w:rsid w:val="002D0E83"/>
    <w:rsid w:val="002D1495"/>
    <w:rsid w:val="002D2347"/>
    <w:rsid w:val="002D236F"/>
    <w:rsid w:val="002D2A81"/>
    <w:rsid w:val="002D352E"/>
    <w:rsid w:val="002D371A"/>
    <w:rsid w:val="002D399C"/>
    <w:rsid w:val="002D3D6A"/>
    <w:rsid w:val="002D4054"/>
    <w:rsid w:val="002D424C"/>
    <w:rsid w:val="002D43A5"/>
    <w:rsid w:val="002D44DE"/>
    <w:rsid w:val="002D46E2"/>
    <w:rsid w:val="002D5AFB"/>
    <w:rsid w:val="002D75A8"/>
    <w:rsid w:val="002D75E4"/>
    <w:rsid w:val="002D7D0F"/>
    <w:rsid w:val="002E03B0"/>
    <w:rsid w:val="002E0529"/>
    <w:rsid w:val="002E0A23"/>
    <w:rsid w:val="002E0FCE"/>
    <w:rsid w:val="002E10BC"/>
    <w:rsid w:val="002E14DB"/>
    <w:rsid w:val="002E151C"/>
    <w:rsid w:val="002E17AD"/>
    <w:rsid w:val="002E1E6D"/>
    <w:rsid w:val="002E3061"/>
    <w:rsid w:val="002E3383"/>
    <w:rsid w:val="002E3668"/>
    <w:rsid w:val="002E36A0"/>
    <w:rsid w:val="002E3FDC"/>
    <w:rsid w:val="002E42E5"/>
    <w:rsid w:val="002E4B5F"/>
    <w:rsid w:val="002E5A0C"/>
    <w:rsid w:val="002E5C51"/>
    <w:rsid w:val="002E64C4"/>
    <w:rsid w:val="002E6B1E"/>
    <w:rsid w:val="002E6BDB"/>
    <w:rsid w:val="002E7B2B"/>
    <w:rsid w:val="002E7F3D"/>
    <w:rsid w:val="002F039C"/>
    <w:rsid w:val="002F07E3"/>
    <w:rsid w:val="002F0DAF"/>
    <w:rsid w:val="002F14F9"/>
    <w:rsid w:val="002F1665"/>
    <w:rsid w:val="002F1827"/>
    <w:rsid w:val="002F241C"/>
    <w:rsid w:val="002F2E43"/>
    <w:rsid w:val="002F3CD9"/>
    <w:rsid w:val="002F3DE9"/>
    <w:rsid w:val="002F4248"/>
    <w:rsid w:val="002F4B73"/>
    <w:rsid w:val="002F4DF8"/>
    <w:rsid w:val="002F5089"/>
    <w:rsid w:val="002F5528"/>
    <w:rsid w:val="002F669B"/>
    <w:rsid w:val="002F6BD7"/>
    <w:rsid w:val="002F6C91"/>
    <w:rsid w:val="002F6CB2"/>
    <w:rsid w:val="002F7921"/>
    <w:rsid w:val="002F7AF9"/>
    <w:rsid w:val="0030006E"/>
    <w:rsid w:val="003000B0"/>
    <w:rsid w:val="003000F3"/>
    <w:rsid w:val="00300457"/>
    <w:rsid w:val="00300661"/>
    <w:rsid w:val="00301483"/>
    <w:rsid w:val="00301C0E"/>
    <w:rsid w:val="00301E88"/>
    <w:rsid w:val="00302083"/>
    <w:rsid w:val="003027D0"/>
    <w:rsid w:val="00303683"/>
    <w:rsid w:val="003046D2"/>
    <w:rsid w:val="00304D70"/>
    <w:rsid w:val="00304E81"/>
    <w:rsid w:val="0030549B"/>
    <w:rsid w:val="00307561"/>
    <w:rsid w:val="00307BCB"/>
    <w:rsid w:val="00307D49"/>
    <w:rsid w:val="00310508"/>
    <w:rsid w:val="0031051A"/>
    <w:rsid w:val="00310682"/>
    <w:rsid w:val="00310932"/>
    <w:rsid w:val="0031093E"/>
    <w:rsid w:val="00310A1D"/>
    <w:rsid w:val="00311732"/>
    <w:rsid w:val="00311AEE"/>
    <w:rsid w:val="00311E62"/>
    <w:rsid w:val="00312CCF"/>
    <w:rsid w:val="00312E90"/>
    <w:rsid w:val="00312E91"/>
    <w:rsid w:val="00313164"/>
    <w:rsid w:val="003140AE"/>
    <w:rsid w:val="0031456A"/>
    <w:rsid w:val="0031509A"/>
    <w:rsid w:val="00315279"/>
    <w:rsid w:val="003155D5"/>
    <w:rsid w:val="0031630B"/>
    <w:rsid w:val="003166DB"/>
    <w:rsid w:val="0031769A"/>
    <w:rsid w:val="003219FF"/>
    <w:rsid w:val="003226A7"/>
    <w:rsid w:val="0032280A"/>
    <w:rsid w:val="00322AB1"/>
    <w:rsid w:val="003230CB"/>
    <w:rsid w:val="00323166"/>
    <w:rsid w:val="003232CF"/>
    <w:rsid w:val="00323558"/>
    <w:rsid w:val="003239FD"/>
    <w:rsid w:val="003247AB"/>
    <w:rsid w:val="00324891"/>
    <w:rsid w:val="00325573"/>
    <w:rsid w:val="00326693"/>
    <w:rsid w:val="003276BB"/>
    <w:rsid w:val="0032786A"/>
    <w:rsid w:val="00327904"/>
    <w:rsid w:val="00327B4A"/>
    <w:rsid w:val="00330AED"/>
    <w:rsid w:val="00330B30"/>
    <w:rsid w:val="0033165A"/>
    <w:rsid w:val="00331A3D"/>
    <w:rsid w:val="00331D66"/>
    <w:rsid w:val="0033298A"/>
    <w:rsid w:val="00332C0C"/>
    <w:rsid w:val="00332CBE"/>
    <w:rsid w:val="003330BD"/>
    <w:rsid w:val="0033337C"/>
    <w:rsid w:val="003334F7"/>
    <w:rsid w:val="00333598"/>
    <w:rsid w:val="00333AF2"/>
    <w:rsid w:val="00333BB4"/>
    <w:rsid w:val="00334480"/>
    <w:rsid w:val="003348E9"/>
    <w:rsid w:val="00335466"/>
    <w:rsid w:val="00335B8C"/>
    <w:rsid w:val="00336078"/>
    <w:rsid w:val="00336769"/>
    <w:rsid w:val="0033704D"/>
    <w:rsid w:val="003374F0"/>
    <w:rsid w:val="00337CD4"/>
    <w:rsid w:val="003403FA"/>
    <w:rsid w:val="003408CB"/>
    <w:rsid w:val="00340F41"/>
    <w:rsid w:val="003412C6"/>
    <w:rsid w:val="00341676"/>
    <w:rsid w:val="003423E4"/>
    <w:rsid w:val="00342C22"/>
    <w:rsid w:val="00342DB0"/>
    <w:rsid w:val="003433EC"/>
    <w:rsid w:val="00345E30"/>
    <w:rsid w:val="00346875"/>
    <w:rsid w:val="003469EC"/>
    <w:rsid w:val="00346EA8"/>
    <w:rsid w:val="003478EF"/>
    <w:rsid w:val="003507BB"/>
    <w:rsid w:val="00350BC3"/>
    <w:rsid w:val="00351318"/>
    <w:rsid w:val="00351E67"/>
    <w:rsid w:val="00352315"/>
    <w:rsid w:val="003526C4"/>
    <w:rsid w:val="00352D98"/>
    <w:rsid w:val="003535F2"/>
    <w:rsid w:val="0035388A"/>
    <w:rsid w:val="00353F0D"/>
    <w:rsid w:val="00353F32"/>
    <w:rsid w:val="003546C7"/>
    <w:rsid w:val="00354963"/>
    <w:rsid w:val="00356231"/>
    <w:rsid w:val="00356398"/>
    <w:rsid w:val="0035648A"/>
    <w:rsid w:val="003564CB"/>
    <w:rsid w:val="00356613"/>
    <w:rsid w:val="00357705"/>
    <w:rsid w:val="00357A7F"/>
    <w:rsid w:val="00357F98"/>
    <w:rsid w:val="003602A4"/>
    <w:rsid w:val="003603A4"/>
    <w:rsid w:val="003606A0"/>
    <w:rsid w:val="0036171B"/>
    <w:rsid w:val="00361ED5"/>
    <w:rsid w:val="00362286"/>
    <w:rsid w:val="00363DE2"/>
    <w:rsid w:val="003642C0"/>
    <w:rsid w:val="003648AE"/>
    <w:rsid w:val="003650F4"/>
    <w:rsid w:val="00365D79"/>
    <w:rsid w:val="00365DF6"/>
    <w:rsid w:val="0036626F"/>
    <w:rsid w:val="003662D4"/>
    <w:rsid w:val="0036688D"/>
    <w:rsid w:val="00366D2F"/>
    <w:rsid w:val="00366EB5"/>
    <w:rsid w:val="00367059"/>
    <w:rsid w:val="00367B85"/>
    <w:rsid w:val="00367CD8"/>
    <w:rsid w:val="00370005"/>
    <w:rsid w:val="00370173"/>
    <w:rsid w:val="00370A79"/>
    <w:rsid w:val="00370CE9"/>
    <w:rsid w:val="00371307"/>
    <w:rsid w:val="00371B2D"/>
    <w:rsid w:val="00371E80"/>
    <w:rsid w:val="00372049"/>
    <w:rsid w:val="003720A6"/>
    <w:rsid w:val="00372793"/>
    <w:rsid w:val="00372A96"/>
    <w:rsid w:val="00372C3E"/>
    <w:rsid w:val="00372CFB"/>
    <w:rsid w:val="00372F74"/>
    <w:rsid w:val="003730B0"/>
    <w:rsid w:val="00373E20"/>
    <w:rsid w:val="00373FEF"/>
    <w:rsid w:val="00374246"/>
    <w:rsid w:val="003746D0"/>
    <w:rsid w:val="003747AB"/>
    <w:rsid w:val="003750AC"/>
    <w:rsid w:val="00375163"/>
    <w:rsid w:val="00375262"/>
    <w:rsid w:val="003754C9"/>
    <w:rsid w:val="00375CDF"/>
    <w:rsid w:val="003764D1"/>
    <w:rsid w:val="0037659F"/>
    <w:rsid w:val="00376783"/>
    <w:rsid w:val="00376C7D"/>
    <w:rsid w:val="00376F16"/>
    <w:rsid w:val="003800BA"/>
    <w:rsid w:val="00380B50"/>
    <w:rsid w:val="00380E00"/>
    <w:rsid w:val="00381D44"/>
    <w:rsid w:val="00382C46"/>
    <w:rsid w:val="00382C4E"/>
    <w:rsid w:val="00383165"/>
    <w:rsid w:val="003832E4"/>
    <w:rsid w:val="00383385"/>
    <w:rsid w:val="00383504"/>
    <w:rsid w:val="0038359A"/>
    <w:rsid w:val="00383692"/>
    <w:rsid w:val="00383994"/>
    <w:rsid w:val="0038417D"/>
    <w:rsid w:val="0038451A"/>
    <w:rsid w:val="0038496F"/>
    <w:rsid w:val="003852ED"/>
    <w:rsid w:val="00385515"/>
    <w:rsid w:val="003867F1"/>
    <w:rsid w:val="00387041"/>
    <w:rsid w:val="00390259"/>
    <w:rsid w:val="00390266"/>
    <w:rsid w:val="003909C5"/>
    <w:rsid w:val="00390AD9"/>
    <w:rsid w:val="00390C4A"/>
    <w:rsid w:val="00391661"/>
    <w:rsid w:val="00392518"/>
    <w:rsid w:val="003927B0"/>
    <w:rsid w:val="003931DE"/>
    <w:rsid w:val="003934D7"/>
    <w:rsid w:val="00393D85"/>
    <w:rsid w:val="00393E07"/>
    <w:rsid w:val="00393E81"/>
    <w:rsid w:val="0039428C"/>
    <w:rsid w:val="0039439B"/>
    <w:rsid w:val="00394727"/>
    <w:rsid w:val="003949C3"/>
    <w:rsid w:val="00394CAA"/>
    <w:rsid w:val="003950A4"/>
    <w:rsid w:val="0039543B"/>
    <w:rsid w:val="00395F3C"/>
    <w:rsid w:val="00396013"/>
    <w:rsid w:val="00396313"/>
    <w:rsid w:val="00396681"/>
    <w:rsid w:val="00396C19"/>
    <w:rsid w:val="00396F45"/>
    <w:rsid w:val="00396FB9"/>
    <w:rsid w:val="003976A4"/>
    <w:rsid w:val="0039799B"/>
    <w:rsid w:val="003979E4"/>
    <w:rsid w:val="003A0AD3"/>
    <w:rsid w:val="003A0EF7"/>
    <w:rsid w:val="003A1819"/>
    <w:rsid w:val="003A2546"/>
    <w:rsid w:val="003A369F"/>
    <w:rsid w:val="003A3AAC"/>
    <w:rsid w:val="003A4251"/>
    <w:rsid w:val="003A42F8"/>
    <w:rsid w:val="003A445A"/>
    <w:rsid w:val="003A44BA"/>
    <w:rsid w:val="003A55EE"/>
    <w:rsid w:val="003A5660"/>
    <w:rsid w:val="003A5A56"/>
    <w:rsid w:val="003A6032"/>
    <w:rsid w:val="003A61A7"/>
    <w:rsid w:val="003A74BA"/>
    <w:rsid w:val="003A799D"/>
    <w:rsid w:val="003A7A5F"/>
    <w:rsid w:val="003B0492"/>
    <w:rsid w:val="003B13EC"/>
    <w:rsid w:val="003B1862"/>
    <w:rsid w:val="003B1947"/>
    <w:rsid w:val="003B211D"/>
    <w:rsid w:val="003B34AF"/>
    <w:rsid w:val="003B4068"/>
    <w:rsid w:val="003B47DA"/>
    <w:rsid w:val="003B622A"/>
    <w:rsid w:val="003B6471"/>
    <w:rsid w:val="003B6DD5"/>
    <w:rsid w:val="003B73DB"/>
    <w:rsid w:val="003B74E3"/>
    <w:rsid w:val="003B76A3"/>
    <w:rsid w:val="003B7B1B"/>
    <w:rsid w:val="003B7C58"/>
    <w:rsid w:val="003B7E6F"/>
    <w:rsid w:val="003C00AC"/>
    <w:rsid w:val="003C05EB"/>
    <w:rsid w:val="003C0AFC"/>
    <w:rsid w:val="003C0C23"/>
    <w:rsid w:val="003C0C47"/>
    <w:rsid w:val="003C0EEF"/>
    <w:rsid w:val="003C15F8"/>
    <w:rsid w:val="003C1A63"/>
    <w:rsid w:val="003C2141"/>
    <w:rsid w:val="003C27EE"/>
    <w:rsid w:val="003C323A"/>
    <w:rsid w:val="003C3E11"/>
    <w:rsid w:val="003C3F6B"/>
    <w:rsid w:val="003C4CA4"/>
    <w:rsid w:val="003C639A"/>
    <w:rsid w:val="003C63AB"/>
    <w:rsid w:val="003C691B"/>
    <w:rsid w:val="003C6961"/>
    <w:rsid w:val="003C6A59"/>
    <w:rsid w:val="003C6F60"/>
    <w:rsid w:val="003C7366"/>
    <w:rsid w:val="003C7637"/>
    <w:rsid w:val="003C76FB"/>
    <w:rsid w:val="003C7BA3"/>
    <w:rsid w:val="003D0892"/>
    <w:rsid w:val="003D1B6A"/>
    <w:rsid w:val="003D25AE"/>
    <w:rsid w:val="003D26EA"/>
    <w:rsid w:val="003D3015"/>
    <w:rsid w:val="003D3B1B"/>
    <w:rsid w:val="003D3D5C"/>
    <w:rsid w:val="003D4267"/>
    <w:rsid w:val="003D4D14"/>
    <w:rsid w:val="003D557E"/>
    <w:rsid w:val="003D5D55"/>
    <w:rsid w:val="003D6484"/>
    <w:rsid w:val="003D64CE"/>
    <w:rsid w:val="003D65FA"/>
    <w:rsid w:val="003D7775"/>
    <w:rsid w:val="003D7BE5"/>
    <w:rsid w:val="003D7CD8"/>
    <w:rsid w:val="003E01AC"/>
    <w:rsid w:val="003E06CE"/>
    <w:rsid w:val="003E06E0"/>
    <w:rsid w:val="003E0910"/>
    <w:rsid w:val="003E13EC"/>
    <w:rsid w:val="003E1D5E"/>
    <w:rsid w:val="003E1E07"/>
    <w:rsid w:val="003E2FFB"/>
    <w:rsid w:val="003E3958"/>
    <w:rsid w:val="003E3996"/>
    <w:rsid w:val="003E39D0"/>
    <w:rsid w:val="003E3A0D"/>
    <w:rsid w:val="003E3A1B"/>
    <w:rsid w:val="003E3F05"/>
    <w:rsid w:val="003E52EB"/>
    <w:rsid w:val="003E5CAF"/>
    <w:rsid w:val="003E5E28"/>
    <w:rsid w:val="003E5E74"/>
    <w:rsid w:val="003E6268"/>
    <w:rsid w:val="003E63AE"/>
    <w:rsid w:val="003E6D2C"/>
    <w:rsid w:val="003E70A5"/>
    <w:rsid w:val="003E7508"/>
    <w:rsid w:val="003E7532"/>
    <w:rsid w:val="003E7688"/>
    <w:rsid w:val="003E7817"/>
    <w:rsid w:val="003E7DD4"/>
    <w:rsid w:val="003F166B"/>
    <w:rsid w:val="003F27B5"/>
    <w:rsid w:val="003F3FCC"/>
    <w:rsid w:val="003F53C0"/>
    <w:rsid w:val="003F5CF9"/>
    <w:rsid w:val="003F5F2D"/>
    <w:rsid w:val="003F65E8"/>
    <w:rsid w:val="003F6781"/>
    <w:rsid w:val="003F6D5F"/>
    <w:rsid w:val="003F72E0"/>
    <w:rsid w:val="003F7404"/>
    <w:rsid w:val="003F7908"/>
    <w:rsid w:val="003F7AB6"/>
    <w:rsid w:val="004001ED"/>
    <w:rsid w:val="00400828"/>
    <w:rsid w:val="00400C10"/>
    <w:rsid w:val="00400FA6"/>
    <w:rsid w:val="00401E65"/>
    <w:rsid w:val="00401FD5"/>
    <w:rsid w:val="00402DDE"/>
    <w:rsid w:val="004035FA"/>
    <w:rsid w:val="00403794"/>
    <w:rsid w:val="00403950"/>
    <w:rsid w:val="00404137"/>
    <w:rsid w:val="0040436A"/>
    <w:rsid w:val="004044E7"/>
    <w:rsid w:val="0040594B"/>
    <w:rsid w:val="00405FF9"/>
    <w:rsid w:val="004072D3"/>
    <w:rsid w:val="004076AD"/>
    <w:rsid w:val="00407876"/>
    <w:rsid w:val="00407A7B"/>
    <w:rsid w:val="00407FCF"/>
    <w:rsid w:val="00410521"/>
    <w:rsid w:val="004105F4"/>
    <w:rsid w:val="0041156C"/>
    <w:rsid w:val="00411A0E"/>
    <w:rsid w:val="004128ED"/>
    <w:rsid w:val="00412C6B"/>
    <w:rsid w:val="00412C72"/>
    <w:rsid w:val="00413733"/>
    <w:rsid w:val="00413AEE"/>
    <w:rsid w:val="00414B25"/>
    <w:rsid w:val="00414F57"/>
    <w:rsid w:val="00414FA2"/>
    <w:rsid w:val="004150B1"/>
    <w:rsid w:val="00415563"/>
    <w:rsid w:val="00415FE0"/>
    <w:rsid w:val="00416176"/>
    <w:rsid w:val="00416B1A"/>
    <w:rsid w:val="00416FF1"/>
    <w:rsid w:val="00417680"/>
    <w:rsid w:val="004205C4"/>
    <w:rsid w:val="00421733"/>
    <w:rsid w:val="004218A5"/>
    <w:rsid w:val="00422036"/>
    <w:rsid w:val="0042235E"/>
    <w:rsid w:val="00422E5A"/>
    <w:rsid w:val="00422EED"/>
    <w:rsid w:val="0042306C"/>
    <w:rsid w:val="004242E5"/>
    <w:rsid w:val="00424C2D"/>
    <w:rsid w:val="00424F2E"/>
    <w:rsid w:val="0042573F"/>
    <w:rsid w:val="00425D51"/>
    <w:rsid w:val="004267EC"/>
    <w:rsid w:val="004276E6"/>
    <w:rsid w:val="00427820"/>
    <w:rsid w:val="00427F9E"/>
    <w:rsid w:val="00431FAA"/>
    <w:rsid w:val="004324D0"/>
    <w:rsid w:val="0043259C"/>
    <w:rsid w:val="00432DCA"/>
    <w:rsid w:val="00432EAD"/>
    <w:rsid w:val="00433467"/>
    <w:rsid w:val="0043366E"/>
    <w:rsid w:val="0043398F"/>
    <w:rsid w:val="00433FB7"/>
    <w:rsid w:val="00434CA8"/>
    <w:rsid w:val="004360D0"/>
    <w:rsid w:val="0043637E"/>
    <w:rsid w:val="0043668B"/>
    <w:rsid w:val="0043689E"/>
    <w:rsid w:val="0043713A"/>
    <w:rsid w:val="00437F9C"/>
    <w:rsid w:val="00437FB4"/>
    <w:rsid w:val="0044069C"/>
    <w:rsid w:val="00440970"/>
    <w:rsid w:val="00440CFB"/>
    <w:rsid w:val="0044117B"/>
    <w:rsid w:val="00441E6E"/>
    <w:rsid w:val="004426D4"/>
    <w:rsid w:val="00444048"/>
    <w:rsid w:val="00444B7F"/>
    <w:rsid w:val="00444E42"/>
    <w:rsid w:val="00445360"/>
    <w:rsid w:val="00446004"/>
    <w:rsid w:val="00446831"/>
    <w:rsid w:val="004468E5"/>
    <w:rsid w:val="00446CC5"/>
    <w:rsid w:val="004472AF"/>
    <w:rsid w:val="00447502"/>
    <w:rsid w:val="00447D2B"/>
    <w:rsid w:val="00450444"/>
    <w:rsid w:val="00451CC3"/>
    <w:rsid w:val="00451FBC"/>
    <w:rsid w:val="0045233C"/>
    <w:rsid w:val="00452600"/>
    <w:rsid w:val="00452756"/>
    <w:rsid w:val="004534D3"/>
    <w:rsid w:val="00454360"/>
    <w:rsid w:val="00454AA4"/>
    <w:rsid w:val="00455B29"/>
    <w:rsid w:val="00456255"/>
    <w:rsid w:val="0045632A"/>
    <w:rsid w:val="0045638B"/>
    <w:rsid w:val="00456690"/>
    <w:rsid w:val="00456A73"/>
    <w:rsid w:val="004576A5"/>
    <w:rsid w:val="00457A26"/>
    <w:rsid w:val="00460805"/>
    <w:rsid w:val="004616E7"/>
    <w:rsid w:val="004616F7"/>
    <w:rsid w:val="00461C3F"/>
    <w:rsid w:val="00461C9C"/>
    <w:rsid w:val="00461D63"/>
    <w:rsid w:val="00461DF8"/>
    <w:rsid w:val="00462465"/>
    <w:rsid w:val="00462AAA"/>
    <w:rsid w:val="00462DAD"/>
    <w:rsid w:val="00463048"/>
    <w:rsid w:val="00463076"/>
    <w:rsid w:val="00463A6E"/>
    <w:rsid w:val="00463DED"/>
    <w:rsid w:val="00464035"/>
    <w:rsid w:val="0046475D"/>
    <w:rsid w:val="00464F27"/>
    <w:rsid w:val="004656CE"/>
    <w:rsid w:val="00465D9B"/>
    <w:rsid w:val="0046620B"/>
    <w:rsid w:val="0046666F"/>
    <w:rsid w:val="004667B4"/>
    <w:rsid w:val="00466BA8"/>
    <w:rsid w:val="004671FD"/>
    <w:rsid w:val="0046731F"/>
    <w:rsid w:val="00467633"/>
    <w:rsid w:val="00470313"/>
    <w:rsid w:val="00470CEB"/>
    <w:rsid w:val="00470FD8"/>
    <w:rsid w:val="004716A8"/>
    <w:rsid w:val="00471827"/>
    <w:rsid w:val="00471D39"/>
    <w:rsid w:val="00472407"/>
    <w:rsid w:val="00472C60"/>
    <w:rsid w:val="00472F00"/>
    <w:rsid w:val="004737C3"/>
    <w:rsid w:val="00473B5F"/>
    <w:rsid w:val="00473C23"/>
    <w:rsid w:val="00473D55"/>
    <w:rsid w:val="00473FE8"/>
    <w:rsid w:val="00476764"/>
    <w:rsid w:val="0047758A"/>
    <w:rsid w:val="004779BB"/>
    <w:rsid w:val="004779C5"/>
    <w:rsid w:val="004805AE"/>
    <w:rsid w:val="00481B60"/>
    <w:rsid w:val="00482F78"/>
    <w:rsid w:val="004832B1"/>
    <w:rsid w:val="00483465"/>
    <w:rsid w:val="00483A15"/>
    <w:rsid w:val="00483F5A"/>
    <w:rsid w:val="004844C5"/>
    <w:rsid w:val="00484CAF"/>
    <w:rsid w:val="004857F6"/>
    <w:rsid w:val="00485C3D"/>
    <w:rsid w:val="00485D5B"/>
    <w:rsid w:val="0048613E"/>
    <w:rsid w:val="004866AA"/>
    <w:rsid w:val="004867D6"/>
    <w:rsid w:val="00486CEA"/>
    <w:rsid w:val="004872FF"/>
    <w:rsid w:val="00487443"/>
    <w:rsid w:val="004878EB"/>
    <w:rsid w:val="00487CF5"/>
    <w:rsid w:val="00487DD6"/>
    <w:rsid w:val="00490A51"/>
    <w:rsid w:val="00491819"/>
    <w:rsid w:val="00491B8F"/>
    <w:rsid w:val="00492A3F"/>
    <w:rsid w:val="00492FF2"/>
    <w:rsid w:val="00492FFE"/>
    <w:rsid w:val="004931F2"/>
    <w:rsid w:val="004936AC"/>
    <w:rsid w:val="00493AEC"/>
    <w:rsid w:val="004940DF"/>
    <w:rsid w:val="004943ED"/>
    <w:rsid w:val="0049455F"/>
    <w:rsid w:val="004955CE"/>
    <w:rsid w:val="0049599F"/>
    <w:rsid w:val="00496D5E"/>
    <w:rsid w:val="00496D6D"/>
    <w:rsid w:val="004974B5"/>
    <w:rsid w:val="00497A27"/>
    <w:rsid w:val="004A0000"/>
    <w:rsid w:val="004A1F40"/>
    <w:rsid w:val="004A276A"/>
    <w:rsid w:val="004A2A51"/>
    <w:rsid w:val="004A2DD4"/>
    <w:rsid w:val="004A32E7"/>
    <w:rsid w:val="004A34D1"/>
    <w:rsid w:val="004A3621"/>
    <w:rsid w:val="004A3838"/>
    <w:rsid w:val="004A43FE"/>
    <w:rsid w:val="004A48EA"/>
    <w:rsid w:val="004A4CA9"/>
    <w:rsid w:val="004A530B"/>
    <w:rsid w:val="004A5738"/>
    <w:rsid w:val="004A5955"/>
    <w:rsid w:val="004A5B8B"/>
    <w:rsid w:val="004A6527"/>
    <w:rsid w:val="004A69AB"/>
    <w:rsid w:val="004A74A2"/>
    <w:rsid w:val="004A772E"/>
    <w:rsid w:val="004B0126"/>
    <w:rsid w:val="004B09B0"/>
    <w:rsid w:val="004B0A1A"/>
    <w:rsid w:val="004B0F2C"/>
    <w:rsid w:val="004B10C8"/>
    <w:rsid w:val="004B127E"/>
    <w:rsid w:val="004B19B9"/>
    <w:rsid w:val="004B2DA8"/>
    <w:rsid w:val="004B2E8E"/>
    <w:rsid w:val="004B2F95"/>
    <w:rsid w:val="004B338D"/>
    <w:rsid w:val="004B33FE"/>
    <w:rsid w:val="004B3AC5"/>
    <w:rsid w:val="004B3E57"/>
    <w:rsid w:val="004B4604"/>
    <w:rsid w:val="004B4DB4"/>
    <w:rsid w:val="004B5346"/>
    <w:rsid w:val="004B5915"/>
    <w:rsid w:val="004B5A67"/>
    <w:rsid w:val="004B64F5"/>
    <w:rsid w:val="004B751E"/>
    <w:rsid w:val="004B789E"/>
    <w:rsid w:val="004B7B71"/>
    <w:rsid w:val="004B7DB8"/>
    <w:rsid w:val="004B7E21"/>
    <w:rsid w:val="004C087E"/>
    <w:rsid w:val="004C0901"/>
    <w:rsid w:val="004C1783"/>
    <w:rsid w:val="004C1DE4"/>
    <w:rsid w:val="004C2B61"/>
    <w:rsid w:val="004C30BF"/>
    <w:rsid w:val="004C30D9"/>
    <w:rsid w:val="004C3140"/>
    <w:rsid w:val="004C371D"/>
    <w:rsid w:val="004C3815"/>
    <w:rsid w:val="004C3ABA"/>
    <w:rsid w:val="004C4186"/>
    <w:rsid w:val="004C45CB"/>
    <w:rsid w:val="004C4657"/>
    <w:rsid w:val="004C50F1"/>
    <w:rsid w:val="004C58A4"/>
    <w:rsid w:val="004C58D8"/>
    <w:rsid w:val="004C5E4E"/>
    <w:rsid w:val="004C60BA"/>
    <w:rsid w:val="004C6850"/>
    <w:rsid w:val="004C68D2"/>
    <w:rsid w:val="004C6EAA"/>
    <w:rsid w:val="004C7045"/>
    <w:rsid w:val="004C7509"/>
    <w:rsid w:val="004C7D91"/>
    <w:rsid w:val="004D0043"/>
    <w:rsid w:val="004D08FF"/>
    <w:rsid w:val="004D1317"/>
    <w:rsid w:val="004D145E"/>
    <w:rsid w:val="004D1AFC"/>
    <w:rsid w:val="004D1EF9"/>
    <w:rsid w:val="004D232C"/>
    <w:rsid w:val="004D2BF4"/>
    <w:rsid w:val="004D2F85"/>
    <w:rsid w:val="004D2FEF"/>
    <w:rsid w:val="004D33C0"/>
    <w:rsid w:val="004D4022"/>
    <w:rsid w:val="004D4EE1"/>
    <w:rsid w:val="004D513C"/>
    <w:rsid w:val="004D5481"/>
    <w:rsid w:val="004D57A8"/>
    <w:rsid w:val="004D593C"/>
    <w:rsid w:val="004D61C2"/>
    <w:rsid w:val="004D625E"/>
    <w:rsid w:val="004D6924"/>
    <w:rsid w:val="004D6A31"/>
    <w:rsid w:val="004D6D1E"/>
    <w:rsid w:val="004E08C0"/>
    <w:rsid w:val="004E0ED4"/>
    <w:rsid w:val="004E0F8F"/>
    <w:rsid w:val="004E2198"/>
    <w:rsid w:val="004E339A"/>
    <w:rsid w:val="004E34B8"/>
    <w:rsid w:val="004E3881"/>
    <w:rsid w:val="004E3A57"/>
    <w:rsid w:val="004E3CFB"/>
    <w:rsid w:val="004E3D9E"/>
    <w:rsid w:val="004E40A4"/>
    <w:rsid w:val="004E4637"/>
    <w:rsid w:val="004E4F59"/>
    <w:rsid w:val="004E55D4"/>
    <w:rsid w:val="004E5D3E"/>
    <w:rsid w:val="004E6F58"/>
    <w:rsid w:val="004E7A45"/>
    <w:rsid w:val="004F0050"/>
    <w:rsid w:val="004F0327"/>
    <w:rsid w:val="004F0483"/>
    <w:rsid w:val="004F0AFF"/>
    <w:rsid w:val="004F199B"/>
    <w:rsid w:val="004F1DDF"/>
    <w:rsid w:val="004F280F"/>
    <w:rsid w:val="004F2C5C"/>
    <w:rsid w:val="004F2CF8"/>
    <w:rsid w:val="004F2E25"/>
    <w:rsid w:val="004F3BBA"/>
    <w:rsid w:val="004F4ED6"/>
    <w:rsid w:val="004F4F95"/>
    <w:rsid w:val="004F5B75"/>
    <w:rsid w:val="004F5F46"/>
    <w:rsid w:val="004F69EC"/>
    <w:rsid w:val="004F6E47"/>
    <w:rsid w:val="004F7216"/>
    <w:rsid w:val="004F7739"/>
    <w:rsid w:val="004F7B6F"/>
    <w:rsid w:val="004F7BE9"/>
    <w:rsid w:val="004F7FF4"/>
    <w:rsid w:val="005003E0"/>
    <w:rsid w:val="00501A4A"/>
    <w:rsid w:val="00501FBC"/>
    <w:rsid w:val="00502841"/>
    <w:rsid w:val="00502F85"/>
    <w:rsid w:val="00503C4F"/>
    <w:rsid w:val="00504B96"/>
    <w:rsid w:val="005056B5"/>
    <w:rsid w:val="00506014"/>
    <w:rsid w:val="00506205"/>
    <w:rsid w:val="00506720"/>
    <w:rsid w:val="00506721"/>
    <w:rsid w:val="00506BAB"/>
    <w:rsid w:val="00506CB7"/>
    <w:rsid w:val="00506F94"/>
    <w:rsid w:val="005072CA"/>
    <w:rsid w:val="005073CD"/>
    <w:rsid w:val="00507DF8"/>
    <w:rsid w:val="00510796"/>
    <w:rsid w:val="005116E9"/>
    <w:rsid w:val="0051185E"/>
    <w:rsid w:val="00511972"/>
    <w:rsid w:val="00511FE6"/>
    <w:rsid w:val="0051279B"/>
    <w:rsid w:val="0051359B"/>
    <w:rsid w:val="005135BC"/>
    <w:rsid w:val="005138B7"/>
    <w:rsid w:val="00513AEB"/>
    <w:rsid w:val="00513D0D"/>
    <w:rsid w:val="005146ED"/>
    <w:rsid w:val="0051482E"/>
    <w:rsid w:val="005148D8"/>
    <w:rsid w:val="00514960"/>
    <w:rsid w:val="005155F9"/>
    <w:rsid w:val="0051563B"/>
    <w:rsid w:val="00515685"/>
    <w:rsid w:val="00515D28"/>
    <w:rsid w:val="0051661D"/>
    <w:rsid w:val="00517408"/>
    <w:rsid w:val="00520F62"/>
    <w:rsid w:val="00521933"/>
    <w:rsid w:val="00522349"/>
    <w:rsid w:val="00522576"/>
    <w:rsid w:val="00522783"/>
    <w:rsid w:val="0052295B"/>
    <w:rsid w:val="00522DDD"/>
    <w:rsid w:val="00524135"/>
    <w:rsid w:val="00525445"/>
    <w:rsid w:val="00526019"/>
    <w:rsid w:val="00526D7D"/>
    <w:rsid w:val="0052734D"/>
    <w:rsid w:val="00530107"/>
    <w:rsid w:val="005305AC"/>
    <w:rsid w:val="0053105B"/>
    <w:rsid w:val="005311FD"/>
    <w:rsid w:val="00531795"/>
    <w:rsid w:val="00531F8A"/>
    <w:rsid w:val="005322A8"/>
    <w:rsid w:val="00532373"/>
    <w:rsid w:val="005330CC"/>
    <w:rsid w:val="00533C10"/>
    <w:rsid w:val="00534335"/>
    <w:rsid w:val="00535065"/>
    <w:rsid w:val="005365BF"/>
    <w:rsid w:val="0053687F"/>
    <w:rsid w:val="00537A12"/>
    <w:rsid w:val="00537A43"/>
    <w:rsid w:val="00537DAB"/>
    <w:rsid w:val="00537E11"/>
    <w:rsid w:val="00540B41"/>
    <w:rsid w:val="005411AE"/>
    <w:rsid w:val="005419F9"/>
    <w:rsid w:val="00542130"/>
    <w:rsid w:val="0054304F"/>
    <w:rsid w:val="00543749"/>
    <w:rsid w:val="00543A0A"/>
    <w:rsid w:val="00543D26"/>
    <w:rsid w:val="0054416C"/>
    <w:rsid w:val="00544899"/>
    <w:rsid w:val="005460ED"/>
    <w:rsid w:val="00546652"/>
    <w:rsid w:val="00546F1A"/>
    <w:rsid w:val="005475AA"/>
    <w:rsid w:val="00550030"/>
    <w:rsid w:val="0055069A"/>
    <w:rsid w:val="0055070F"/>
    <w:rsid w:val="0055150A"/>
    <w:rsid w:val="00551515"/>
    <w:rsid w:val="005516AA"/>
    <w:rsid w:val="0055173C"/>
    <w:rsid w:val="00551BCF"/>
    <w:rsid w:val="00551DCC"/>
    <w:rsid w:val="00552161"/>
    <w:rsid w:val="0055277F"/>
    <w:rsid w:val="00553576"/>
    <w:rsid w:val="00553BCF"/>
    <w:rsid w:val="00554468"/>
    <w:rsid w:val="00554BE1"/>
    <w:rsid w:val="00554BFD"/>
    <w:rsid w:val="00555D7B"/>
    <w:rsid w:val="00556114"/>
    <w:rsid w:val="005566FF"/>
    <w:rsid w:val="00556A2F"/>
    <w:rsid w:val="00556B93"/>
    <w:rsid w:val="00557B0B"/>
    <w:rsid w:val="00557F62"/>
    <w:rsid w:val="005605C2"/>
    <w:rsid w:val="00560EC1"/>
    <w:rsid w:val="005617AA"/>
    <w:rsid w:val="005619C8"/>
    <w:rsid w:val="00561F3B"/>
    <w:rsid w:val="00562A83"/>
    <w:rsid w:val="00562B64"/>
    <w:rsid w:val="005639FA"/>
    <w:rsid w:val="00564442"/>
    <w:rsid w:val="00564596"/>
    <w:rsid w:val="0056461C"/>
    <w:rsid w:val="00564A33"/>
    <w:rsid w:val="00564E53"/>
    <w:rsid w:val="005653E1"/>
    <w:rsid w:val="00565510"/>
    <w:rsid w:val="005658FC"/>
    <w:rsid w:val="005662D2"/>
    <w:rsid w:val="005667CE"/>
    <w:rsid w:val="0056684C"/>
    <w:rsid w:val="00566A51"/>
    <w:rsid w:val="005670FC"/>
    <w:rsid w:val="005707BC"/>
    <w:rsid w:val="005716C7"/>
    <w:rsid w:val="00571ECD"/>
    <w:rsid w:val="00572050"/>
    <w:rsid w:val="0057285C"/>
    <w:rsid w:val="0057347A"/>
    <w:rsid w:val="0057371C"/>
    <w:rsid w:val="005737CE"/>
    <w:rsid w:val="005738ED"/>
    <w:rsid w:val="00573E7A"/>
    <w:rsid w:val="00573E9E"/>
    <w:rsid w:val="00573F58"/>
    <w:rsid w:val="00574161"/>
    <w:rsid w:val="005744CC"/>
    <w:rsid w:val="005747BF"/>
    <w:rsid w:val="00574FA0"/>
    <w:rsid w:val="00574FE9"/>
    <w:rsid w:val="00575553"/>
    <w:rsid w:val="005757BE"/>
    <w:rsid w:val="00575B45"/>
    <w:rsid w:val="005761AB"/>
    <w:rsid w:val="00576333"/>
    <w:rsid w:val="00576A6A"/>
    <w:rsid w:val="005773DB"/>
    <w:rsid w:val="0057767B"/>
    <w:rsid w:val="00577BD9"/>
    <w:rsid w:val="00581423"/>
    <w:rsid w:val="0058146B"/>
    <w:rsid w:val="005816BF"/>
    <w:rsid w:val="00581820"/>
    <w:rsid w:val="00581AA8"/>
    <w:rsid w:val="00581BDF"/>
    <w:rsid w:val="00583931"/>
    <w:rsid w:val="00583AB7"/>
    <w:rsid w:val="00583E9D"/>
    <w:rsid w:val="00584134"/>
    <w:rsid w:val="005846D4"/>
    <w:rsid w:val="00584A68"/>
    <w:rsid w:val="00584F5E"/>
    <w:rsid w:val="00585181"/>
    <w:rsid w:val="005853F3"/>
    <w:rsid w:val="00585AE8"/>
    <w:rsid w:val="00586296"/>
    <w:rsid w:val="005879CD"/>
    <w:rsid w:val="00587C08"/>
    <w:rsid w:val="005910CB"/>
    <w:rsid w:val="00591123"/>
    <w:rsid w:val="0059126B"/>
    <w:rsid w:val="00591627"/>
    <w:rsid w:val="005919FD"/>
    <w:rsid w:val="00591BE2"/>
    <w:rsid w:val="00591D7D"/>
    <w:rsid w:val="00592B17"/>
    <w:rsid w:val="00594184"/>
    <w:rsid w:val="005944F5"/>
    <w:rsid w:val="00594904"/>
    <w:rsid w:val="00594BBF"/>
    <w:rsid w:val="0059519D"/>
    <w:rsid w:val="00595900"/>
    <w:rsid w:val="00595931"/>
    <w:rsid w:val="00596159"/>
    <w:rsid w:val="005966C7"/>
    <w:rsid w:val="00596B9E"/>
    <w:rsid w:val="00596CD8"/>
    <w:rsid w:val="005972E1"/>
    <w:rsid w:val="00597B47"/>
    <w:rsid w:val="00597B7F"/>
    <w:rsid w:val="005A0577"/>
    <w:rsid w:val="005A17D9"/>
    <w:rsid w:val="005A19A3"/>
    <w:rsid w:val="005A1A0E"/>
    <w:rsid w:val="005A1FF6"/>
    <w:rsid w:val="005A26BB"/>
    <w:rsid w:val="005A333A"/>
    <w:rsid w:val="005A3D8B"/>
    <w:rsid w:val="005A47E3"/>
    <w:rsid w:val="005A4B3D"/>
    <w:rsid w:val="005A5106"/>
    <w:rsid w:val="005A514F"/>
    <w:rsid w:val="005A596F"/>
    <w:rsid w:val="005A6191"/>
    <w:rsid w:val="005A6320"/>
    <w:rsid w:val="005A63E6"/>
    <w:rsid w:val="005A6729"/>
    <w:rsid w:val="005A6C71"/>
    <w:rsid w:val="005A79B1"/>
    <w:rsid w:val="005A7AFB"/>
    <w:rsid w:val="005B0072"/>
    <w:rsid w:val="005B033D"/>
    <w:rsid w:val="005B089E"/>
    <w:rsid w:val="005B0A57"/>
    <w:rsid w:val="005B10F4"/>
    <w:rsid w:val="005B1493"/>
    <w:rsid w:val="005B172C"/>
    <w:rsid w:val="005B212A"/>
    <w:rsid w:val="005B2B7D"/>
    <w:rsid w:val="005B3B5F"/>
    <w:rsid w:val="005B3F91"/>
    <w:rsid w:val="005B42B3"/>
    <w:rsid w:val="005B5614"/>
    <w:rsid w:val="005B61B7"/>
    <w:rsid w:val="005B6B16"/>
    <w:rsid w:val="005B6C8E"/>
    <w:rsid w:val="005B72BF"/>
    <w:rsid w:val="005B7743"/>
    <w:rsid w:val="005C0654"/>
    <w:rsid w:val="005C0836"/>
    <w:rsid w:val="005C0837"/>
    <w:rsid w:val="005C130C"/>
    <w:rsid w:val="005C20D2"/>
    <w:rsid w:val="005C26FD"/>
    <w:rsid w:val="005C2AE2"/>
    <w:rsid w:val="005C2C1C"/>
    <w:rsid w:val="005C30BD"/>
    <w:rsid w:val="005C3540"/>
    <w:rsid w:val="005C39BC"/>
    <w:rsid w:val="005C3AB0"/>
    <w:rsid w:val="005C3C75"/>
    <w:rsid w:val="005C3EF3"/>
    <w:rsid w:val="005C4507"/>
    <w:rsid w:val="005C4BB0"/>
    <w:rsid w:val="005C4EE4"/>
    <w:rsid w:val="005C515C"/>
    <w:rsid w:val="005C5234"/>
    <w:rsid w:val="005C54A5"/>
    <w:rsid w:val="005C602A"/>
    <w:rsid w:val="005C648A"/>
    <w:rsid w:val="005C65F3"/>
    <w:rsid w:val="005C690A"/>
    <w:rsid w:val="005D0149"/>
    <w:rsid w:val="005D0BF3"/>
    <w:rsid w:val="005D13C9"/>
    <w:rsid w:val="005D1662"/>
    <w:rsid w:val="005D26E9"/>
    <w:rsid w:val="005D2BA2"/>
    <w:rsid w:val="005D3133"/>
    <w:rsid w:val="005D313D"/>
    <w:rsid w:val="005D3859"/>
    <w:rsid w:val="005D387B"/>
    <w:rsid w:val="005D496A"/>
    <w:rsid w:val="005D549F"/>
    <w:rsid w:val="005D5A18"/>
    <w:rsid w:val="005D5A3A"/>
    <w:rsid w:val="005D66C9"/>
    <w:rsid w:val="005D693D"/>
    <w:rsid w:val="005D729A"/>
    <w:rsid w:val="005D759A"/>
    <w:rsid w:val="005D785F"/>
    <w:rsid w:val="005D7938"/>
    <w:rsid w:val="005D7D41"/>
    <w:rsid w:val="005E009E"/>
    <w:rsid w:val="005E05CE"/>
    <w:rsid w:val="005E080A"/>
    <w:rsid w:val="005E16E1"/>
    <w:rsid w:val="005E190C"/>
    <w:rsid w:val="005E2362"/>
    <w:rsid w:val="005E28D7"/>
    <w:rsid w:val="005E2984"/>
    <w:rsid w:val="005E2A61"/>
    <w:rsid w:val="005E2C46"/>
    <w:rsid w:val="005E31D1"/>
    <w:rsid w:val="005E35A4"/>
    <w:rsid w:val="005E3B1C"/>
    <w:rsid w:val="005E3E0F"/>
    <w:rsid w:val="005E48A4"/>
    <w:rsid w:val="005E4C20"/>
    <w:rsid w:val="005E5765"/>
    <w:rsid w:val="005E60B8"/>
    <w:rsid w:val="005E620D"/>
    <w:rsid w:val="005E6684"/>
    <w:rsid w:val="005E6724"/>
    <w:rsid w:val="005E6B3C"/>
    <w:rsid w:val="005E6F05"/>
    <w:rsid w:val="005F02B6"/>
    <w:rsid w:val="005F048E"/>
    <w:rsid w:val="005F088F"/>
    <w:rsid w:val="005F0F55"/>
    <w:rsid w:val="005F14E5"/>
    <w:rsid w:val="005F2514"/>
    <w:rsid w:val="005F2934"/>
    <w:rsid w:val="005F3433"/>
    <w:rsid w:val="005F480A"/>
    <w:rsid w:val="005F511C"/>
    <w:rsid w:val="005F5E0C"/>
    <w:rsid w:val="005F6D6F"/>
    <w:rsid w:val="005F7DED"/>
    <w:rsid w:val="005F7F5B"/>
    <w:rsid w:val="005F7F81"/>
    <w:rsid w:val="00600225"/>
    <w:rsid w:val="006005B8"/>
    <w:rsid w:val="006014F1"/>
    <w:rsid w:val="00601600"/>
    <w:rsid w:val="00601817"/>
    <w:rsid w:val="00601925"/>
    <w:rsid w:val="006020A1"/>
    <w:rsid w:val="006020AA"/>
    <w:rsid w:val="00603121"/>
    <w:rsid w:val="006033D3"/>
    <w:rsid w:val="0060353D"/>
    <w:rsid w:val="0060454B"/>
    <w:rsid w:val="006046DC"/>
    <w:rsid w:val="00604813"/>
    <w:rsid w:val="00604895"/>
    <w:rsid w:val="0060521D"/>
    <w:rsid w:val="00606738"/>
    <w:rsid w:val="00606754"/>
    <w:rsid w:val="006067B6"/>
    <w:rsid w:val="00606C5D"/>
    <w:rsid w:val="00606DE8"/>
    <w:rsid w:val="00610115"/>
    <w:rsid w:val="0061049C"/>
    <w:rsid w:val="006106B7"/>
    <w:rsid w:val="00610F63"/>
    <w:rsid w:val="006121D3"/>
    <w:rsid w:val="0061222A"/>
    <w:rsid w:val="006129BA"/>
    <w:rsid w:val="00612C41"/>
    <w:rsid w:val="00613512"/>
    <w:rsid w:val="006139FF"/>
    <w:rsid w:val="00613A3D"/>
    <w:rsid w:val="006140D0"/>
    <w:rsid w:val="00614526"/>
    <w:rsid w:val="006147AC"/>
    <w:rsid w:val="00614B2A"/>
    <w:rsid w:val="00614FDE"/>
    <w:rsid w:val="00615375"/>
    <w:rsid w:val="006155FE"/>
    <w:rsid w:val="0061594F"/>
    <w:rsid w:val="00615972"/>
    <w:rsid w:val="00615EAF"/>
    <w:rsid w:val="0061657F"/>
    <w:rsid w:val="00616658"/>
    <w:rsid w:val="00616954"/>
    <w:rsid w:val="006172AE"/>
    <w:rsid w:val="00617E11"/>
    <w:rsid w:val="00617F6B"/>
    <w:rsid w:val="006206FB"/>
    <w:rsid w:val="006208D8"/>
    <w:rsid w:val="0062095C"/>
    <w:rsid w:val="00620BDB"/>
    <w:rsid w:val="00620E11"/>
    <w:rsid w:val="006211D7"/>
    <w:rsid w:val="00622347"/>
    <w:rsid w:val="00622665"/>
    <w:rsid w:val="00622C54"/>
    <w:rsid w:val="0062335A"/>
    <w:rsid w:val="0062523E"/>
    <w:rsid w:val="006259A6"/>
    <w:rsid w:val="00625FF5"/>
    <w:rsid w:val="00626302"/>
    <w:rsid w:val="00627DE3"/>
    <w:rsid w:val="00630165"/>
    <w:rsid w:val="006303CD"/>
    <w:rsid w:val="00630A93"/>
    <w:rsid w:val="00630BB0"/>
    <w:rsid w:val="0063179A"/>
    <w:rsid w:val="0063193A"/>
    <w:rsid w:val="00631994"/>
    <w:rsid w:val="00631A6E"/>
    <w:rsid w:val="00631A96"/>
    <w:rsid w:val="006320E3"/>
    <w:rsid w:val="00632B68"/>
    <w:rsid w:val="00632B6D"/>
    <w:rsid w:val="0063354B"/>
    <w:rsid w:val="0063401F"/>
    <w:rsid w:val="0063437D"/>
    <w:rsid w:val="006344D3"/>
    <w:rsid w:val="00634D1C"/>
    <w:rsid w:val="0063521E"/>
    <w:rsid w:val="006354CF"/>
    <w:rsid w:val="00635D67"/>
    <w:rsid w:val="006364A5"/>
    <w:rsid w:val="0063664E"/>
    <w:rsid w:val="00636E7A"/>
    <w:rsid w:val="00637126"/>
    <w:rsid w:val="00637732"/>
    <w:rsid w:val="00637A66"/>
    <w:rsid w:val="00637A84"/>
    <w:rsid w:val="00640E83"/>
    <w:rsid w:val="00641AC9"/>
    <w:rsid w:val="006428AD"/>
    <w:rsid w:val="00642C06"/>
    <w:rsid w:val="00642C57"/>
    <w:rsid w:val="006434B8"/>
    <w:rsid w:val="0064377B"/>
    <w:rsid w:val="00644305"/>
    <w:rsid w:val="0064458D"/>
    <w:rsid w:val="00646235"/>
    <w:rsid w:val="00646585"/>
    <w:rsid w:val="00646814"/>
    <w:rsid w:val="00646B0F"/>
    <w:rsid w:val="00650012"/>
    <w:rsid w:val="006500EC"/>
    <w:rsid w:val="006502E4"/>
    <w:rsid w:val="00650B91"/>
    <w:rsid w:val="006512E4"/>
    <w:rsid w:val="0065137F"/>
    <w:rsid w:val="00651704"/>
    <w:rsid w:val="00651843"/>
    <w:rsid w:val="00651DB8"/>
    <w:rsid w:val="00651F3C"/>
    <w:rsid w:val="00652232"/>
    <w:rsid w:val="00652AE1"/>
    <w:rsid w:val="00652D98"/>
    <w:rsid w:val="00652EF8"/>
    <w:rsid w:val="00652F69"/>
    <w:rsid w:val="00653EA2"/>
    <w:rsid w:val="0065402A"/>
    <w:rsid w:val="00654036"/>
    <w:rsid w:val="00654985"/>
    <w:rsid w:val="006549D5"/>
    <w:rsid w:val="00654F3B"/>
    <w:rsid w:val="00654F3F"/>
    <w:rsid w:val="006554EE"/>
    <w:rsid w:val="00655602"/>
    <w:rsid w:val="00656558"/>
    <w:rsid w:val="00656E0D"/>
    <w:rsid w:val="00660FBB"/>
    <w:rsid w:val="006614EC"/>
    <w:rsid w:val="00661629"/>
    <w:rsid w:val="006622B5"/>
    <w:rsid w:val="00662341"/>
    <w:rsid w:val="0066235D"/>
    <w:rsid w:val="0066314E"/>
    <w:rsid w:val="006639DA"/>
    <w:rsid w:val="00663E01"/>
    <w:rsid w:val="00665855"/>
    <w:rsid w:val="00665B41"/>
    <w:rsid w:val="0066680B"/>
    <w:rsid w:val="00666C6E"/>
    <w:rsid w:val="00666F73"/>
    <w:rsid w:val="00667FE1"/>
    <w:rsid w:val="00670331"/>
    <w:rsid w:val="006705B2"/>
    <w:rsid w:val="006713F4"/>
    <w:rsid w:val="00671460"/>
    <w:rsid w:val="00671908"/>
    <w:rsid w:val="006719A5"/>
    <w:rsid w:val="00671B62"/>
    <w:rsid w:val="006723FC"/>
    <w:rsid w:val="0067286D"/>
    <w:rsid w:val="00672881"/>
    <w:rsid w:val="0067290D"/>
    <w:rsid w:val="00672B12"/>
    <w:rsid w:val="00672FB4"/>
    <w:rsid w:val="006732AB"/>
    <w:rsid w:val="00673DB7"/>
    <w:rsid w:val="0067455A"/>
    <w:rsid w:val="006745CF"/>
    <w:rsid w:val="00674BA5"/>
    <w:rsid w:val="0067591B"/>
    <w:rsid w:val="00675D89"/>
    <w:rsid w:val="006763E9"/>
    <w:rsid w:val="00676AE9"/>
    <w:rsid w:val="00680315"/>
    <w:rsid w:val="006809AE"/>
    <w:rsid w:val="006809E4"/>
    <w:rsid w:val="00680B74"/>
    <w:rsid w:val="0068184F"/>
    <w:rsid w:val="00683AA8"/>
    <w:rsid w:val="0068457C"/>
    <w:rsid w:val="00684C57"/>
    <w:rsid w:val="00686C26"/>
    <w:rsid w:val="00687229"/>
    <w:rsid w:val="006875E6"/>
    <w:rsid w:val="00690660"/>
    <w:rsid w:val="0069192A"/>
    <w:rsid w:val="00691C47"/>
    <w:rsid w:val="00691C95"/>
    <w:rsid w:val="00691F9D"/>
    <w:rsid w:val="0069208C"/>
    <w:rsid w:val="0069235D"/>
    <w:rsid w:val="0069268F"/>
    <w:rsid w:val="006929E5"/>
    <w:rsid w:val="00693499"/>
    <w:rsid w:val="00693999"/>
    <w:rsid w:val="00694376"/>
    <w:rsid w:val="006949DE"/>
    <w:rsid w:val="00694DFE"/>
    <w:rsid w:val="0069541C"/>
    <w:rsid w:val="00695642"/>
    <w:rsid w:val="006959A4"/>
    <w:rsid w:val="00695F2F"/>
    <w:rsid w:val="006961F9"/>
    <w:rsid w:val="006962F7"/>
    <w:rsid w:val="00696A7B"/>
    <w:rsid w:val="006978E2"/>
    <w:rsid w:val="006979F3"/>
    <w:rsid w:val="00697B63"/>
    <w:rsid w:val="00697D60"/>
    <w:rsid w:val="006A0267"/>
    <w:rsid w:val="006A088D"/>
    <w:rsid w:val="006A0B50"/>
    <w:rsid w:val="006A1421"/>
    <w:rsid w:val="006A1F9C"/>
    <w:rsid w:val="006A2F5F"/>
    <w:rsid w:val="006A327E"/>
    <w:rsid w:val="006A42AD"/>
    <w:rsid w:val="006A4815"/>
    <w:rsid w:val="006A5AA8"/>
    <w:rsid w:val="006A5C15"/>
    <w:rsid w:val="006A5C97"/>
    <w:rsid w:val="006A5F9A"/>
    <w:rsid w:val="006A65CA"/>
    <w:rsid w:val="006A6E19"/>
    <w:rsid w:val="006A6EF2"/>
    <w:rsid w:val="006A79DB"/>
    <w:rsid w:val="006A7B4E"/>
    <w:rsid w:val="006B074B"/>
    <w:rsid w:val="006B09CC"/>
    <w:rsid w:val="006B0D30"/>
    <w:rsid w:val="006B1616"/>
    <w:rsid w:val="006B168E"/>
    <w:rsid w:val="006B1A19"/>
    <w:rsid w:val="006B1F0F"/>
    <w:rsid w:val="006B229D"/>
    <w:rsid w:val="006B3EE1"/>
    <w:rsid w:val="006B47F0"/>
    <w:rsid w:val="006B5102"/>
    <w:rsid w:val="006B514B"/>
    <w:rsid w:val="006B5883"/>
    <w:rsid w:val="006B5A55"/>
    <w:rsid w:val="006B5B8B"/>
    <w:rsid w:val="006B5BFD"/>
    <w:rsid w:val="006B7238"/>
    <w:rsid w:val="006B77E8"/>
    <w:rsid w:val="006B7992"/>
    <w:rsid w:val="006B7E3F"/>
    <w:rsid w:val="006C101B"/>
    <w:rsid w:val="006C11F2"/>
    <w:rsid w:val="006C14D2"/>
    <w:rsid w:val="006C17A1"/>
    <w:rsid w:val="006C1DA9"/>
    <w:rsid w:val="006C1E4E"/>
    <w:rsid w:val="006C2162"/>
    <w:rsid w:val="006C2459"/>
    <w:rsid w:val="006C2A85"/>
    <w:rsid w:val="006C2D8D"/>
    <w:rsid w:val="006C33AC"/>
    <w:rsid w:val="006C36CE"/>
    <w:rsid w:val="006C3A90"/>
    <w:rsid w:val="006C3E38"/>
    <w:rsid w:val="006C4CA0"/>
    <w:rsid w:val="006C4DD2"/>
    <w:rsid w:val="006C5B01"/>
    <w:rsid w:val="006C67DE"/>
    <w:rsid w:val="006C6BF9"/>
    <w:rsid w:val="006C6CD9"/>
    <w:rsid w:val="006C7D61"/>
    <w:rsid w:val="006D0113"/>
    <w:rsid w:val="006D05AC"/>
    <w:rsid w:val="006D0FF8"/>
    <w:rsid w:val="006D1155"/>
    <w:rsid w:val="006D16E8"/>
    <w:rsid w:val="006D1E17"/>
    <w:rsid w:val="006D1FB7"/>
    <w:rsid w:val="006D3048"/>
    <w:rsid w:val="006D3BC6"/>
    <w:rsid w:val="006D485E"/>
    <w:rsid w:val="006D4B5C"/>
    <w:rsid w:val="006D4F62"/>
    <w:rsid w:val="006D54A0"/>
    <w:rsid w:val="006D5FFB"/>
    <w:rsid w:val="006D6F5E"/>
    <w:rsid w:val="006D7477"/>
    <w:rsid w:val="006D799F"/>
    <w:rsid w:val="006D7D3C"/>
    <w:rsid w:val="006E0351"/>
    <w:rsid w:val="006E061E"/>
    <w:rsid w:val="006E0A1E"/>
    <w:rsid w:val="006E14F4"/>
    <w:rsid w:val="006E17E4"/>
    <w:rsid w:val="006E1C31"/>
    <w:rsid w:val="006E2F06"/>
    <w:rsid w:val="006E37C7"/>
    <w:rsid w:val="006E3853"/>
    <w:rsid w:val="006E38EB"/>
    <w:rsid w:val="006E4710"/>
    <w:rsid w:val="006E4761"/>
    <w:rsid w:val="006E4EF3"/>
    <w:rsid w:val="006E53A4"/>
    <w:rsid w:val="006E72E5"/>
    <w:rsid w:val="006E7A9E"/>
    <w:rsid w:val="006E7B14"/>
    <w:rsid w:val="006E7F15"/>
    <w:rsid w:val="006F0808"/>
    <w:rsid w:val="006F0D8D"/>
    <w:rsid w:val="006F0EC2"/>
    <w:rsid w:val="006F107F"/>
    <w:rsid w:val="006F1329"/>
    <w:rsid w:val="006F1C6E"/>
    <w:rsid w:val="006F23D8"/>
    <w:rsid w:val="006F2EFB"/>
    <w:rsid w:val="006F2FAF"/>
    <w:rsid w:val="006F3310"/>
    <w:rsid w:val="006F3C10"/>
    <w:rsid w:val="006F3E4D"/>
    <w:rsid w:val="006F3EC4"/>
    <w:rsid w:val="006F3FBF"/>
    <w:rsid w:val="006F42F1"/>
    <w:rsid w:val="006F48A1"/>
    <w:rsid w:val="006F4FA4"/>
    <w:rsid w:val="006F59CF"/>
    <w:rsid w:val="006F622A"/>
    <w:rsid w:val="006F697E"/>
    <w:rsid w:val="006F6E7C"/>
    <w:rsid w:val="006F6F83"/>
    <w:rsid w:val="006F7509"/>
    <w:rsid w:val="00700033"/>
    <w:rsid w:val="00700E2C"/>
    <w:rsid w:val="00700F4F"/>
    <w:rsid w:val="007016C0"/>
    <w:rsid w:val="007022C7"/>
    <w:rsid w:val="00702D9E"/>
    <w:rsid w:val="007031B2"/>
    <w:rsid w:val="00703899"/>
    <w:rsid w:val="00703F00"/>
    <w:rsid w:val="00704364"/>
    <w:rsid w:val="00704685"/>
    <w:rsid w:val="00704CBF"/>
    <w:rsid w:val="00705655"/>
    <w:rsid w:val="00706E55"/>
    <w:rsid w:val="007074ED"/>
    <w:rsid w:val="00707682"/>
    <w:rsid w:val="007077A9"/>
    <w:rsid w:val="00707BC2"/>
    <w:rsid w:val="00707F8F"/>
    <w:rsid w:val="007102E9"/>
    <w:rsid w:val="0071073A"/>
    <w:rsid w:val="00710897"/>
    <w:rsid w:val="007108A5"/>
    <w:rsid w:val="00710A42"/>
    <w:rsid w:val="0071147A"/>
    <w:rsid w:val="00711566"/>
    <w:rsid w:val="00711F89"/>
    <w:rsid w:val="00711FAF"/>
    <w:rsid w:val="007128B0"/>
    <w:rsid w:val="0071323E"/>
    <w:rsid w:val="007149A4"/>
    <w:rsid w:val="0071531F"/>
    <w:rsid w:val="007153CF"/>
    <w:rsid w:val="007154F6"/>
    <w:rsid w:val="00715A15"/>
    <w:rsid w:val="00715D41"/>
    <w:rsid w:val="00715F21"/>
    <w:rsid w:val="00716179"/>
    <w:rsid w:val="0071617B"/>
    <w:rsid w:val="00716EB9"/>
    <w:rsid w:val="00716F29"/>
    <w:rsid w:val="0071710E"/>
    <w:rsid w:val="00717179"/>
    <w:rsid w:val="00717922"/>
    <w:rsid w:val="00717CB8"/>
    <w:rsid w:val="00717EC5"/>
    <w:rsid w:val="007213A4"/>
    <w:rsid w:val="00721563"/>
    <w:rsid w:val="00721697"/>
    <w:rsid w:val="007216CB"/>
    <w:rsid w:val="00721E0F"/>
    <w:rsid w:val="00721F6B"/>
    <w:rsid w:val="007221E7"/>
    <w:rsid w:val="00722589"/>
    <w:rsid w:val="0072286C"/>
    <w:rsid w:val="007230D1"/>
    <w:rsid w:val="007233B3"/>
    <w:rsid w:val="0072347C"/>
    <w:rsid w:val="00723A20"/>
    <w:rsid w:val="00724250"/>
    <w:rsid w:val="0072443C"/>
    <w:rsid w:val="0072489D"/>
    <w:rsid w:val="0072535F"/>
    <w:rsid w:val="007260BF"/>
    <w:rsid w:val="007278E0"/>
    <w:rsid w:val="00727E3B"/>
    <w:rsid w:val="007306C0"/>
    <w:rsid w:val="00730ED4"/>
    <w:rsid w:val="00730F21"/>
    <w:rsid w:val="00730FF1"/>
    <w:rsid w:val="007313D8"/>
    <w:rsid w:val="00731C52"/>
    <w:rsid w:val="00731D74"/>
    <w:rsid w:val="00731F98"/>
    <w:rsid w:val="0073247B"/>
    <w:rsid w:val="00732D77"/>
    <w:rsid w:val="00732D88"/>
    <w:rsid w:val="007330D5"/>
    <w:rsid w:val="00733E88"/>
    <w:rsid w:val="0073422B"/>
    <w:rsid w:val="00734C64"/>
    <w:rsid w:val="007351F1"/>
    <w:rsid w:val="00735A1D"/>
    <w:rsid w:val="00736E2B"/>
    <w:rsid w:val="0073748B"/>
    <w:rsid w:val="00737CF2"/>
    <w:rsid w:val="00737D28"/>
    <w:rsid w:val="00737D5C"/>
    <w:rsid w:val="00740EC4"/>
    <w:rsid w:val="00741357"/>
    <w:rsid w:val="00742F5A"/>
    <w:rsid w:val="00743648"/>
    <w:rsid w:val="00743BB1"/>
    <w:rsid w:val="0074463D"/>
    <w:rsid w:val="007446EB"/>
    <w:rsid w:val="00744877"/>
    <w:rsid w:val="0074666C"/>
    <w:rsid w:val="007470CB"/>
    <w:rsid w:val="007475F9"/>
    <w:rsid w:val="00747893"/>
    <w:rsid w:val="00750833"/>
    <w:rsid w:val="00750ED0"/>
    <w:rsid w:val="00751BDA"/>
    <w:rsid w:val="007527CC"/>
    <w:rsid w:val="007527EF"/>
    <w:rsid w:val="00752EFE"/>
    <w:rsid w:val="00752F71"/>
    <w:rsid w:val="00753A5D"/>
    <w:rsid w:val="00754370"/>
    <w:rsid w:val="00755161"/>
    <w:rsid w:val="007556AC"/>
    <w:rsid w:val="00755AA9"/>
    <w:rsid w:val="00756152"/>
    <w:rsid w:val="00756405"/>
    <w:rsid w:val="0075640F"/>
    <w:rsid w:val="00756662"/>
    <w:rsid w:val="00756853"/>
    <w:rsid w:val="00756A2D"/>
    <w:rsid w:val="00756D8D"/>
    <w:rsid w:val="0075714B"/>
    <w:rsid w:val="00760DCB"/>
    <w:rsid w:val="007613C2"/>
    <w:rsid w:val="007614ED"/>
    <w:rsid w:val="007618F9"/>
    <w:rsid w:val="00762522"/>
    <w:rsid w:val="00762711"/>
    <w:rsid w:val="007627E6"/>
    <w:rsid w:val="007627F7"/>
    <w:rsid w:val="00764033"/>
    <w:rsid w:val="00764049"/>
    <w:rsid w:val="00764B0C"/>
    <w:rsid w:val="00764B63"/>
    <w:rsid w:val="00765820"/>
    <w:rsid w:val="00765AD0"/>
    <w:rsid w:val="00765CF3"/>
    <w:rsid w:val="00765FCC"/>
    <w:rsid w:val="0076629B"/>
    <w:rsid w:val="00766566"/>
    <w:rsid w:val="0076748D"/>
    <w:rsid w:val="0076756A"/>
    <w:rsid w:val="00767F90"/>
    <w:rsid w:val="007703B5"/>
    <w:rsid w:val="007703E0"/>
    <w:rsid w:val="00773399"/>
    <w:rsid w:val="00773F01"/>
    <w:rsid w:val="0077446E"/>
    <w:rsid w:val="00774B41"/>
    <w:rsid w:val="00774D3F"/>
    <w:rsid w:val="0077761A"/>
    <w:rsid w:val="00780718"/>
    <w:rsid w:val="00780C00"/>
    <w:rsid w:val="00781074"/>
    <w:rsid w:val="007811AB"/>
    <w:rsid w:val="0078159D"/>
    <w:rsid w:val="00781B27"/>
    <w:rsid w:val="00781C8A"/>
    <w:rsid w:val="00781D05"/>
    <w:rsid w:val="00782777"/>
    <w:rsid w:val="00782D64"/>
    <w:rsid w:val="007836FF"/>
    <w:rsid w:val="00783B15"/>
    <w:rsid w:val="00783B21"/>
    <w:rsid w:val="00783D32"/>
    <w:rsid w:val="00784061"/>
    <w:rsid w:val="00784BED"/>
    <w:rsid w:val="00785057"/>
    <w:rsid w:val="0078506E"/>
    <w:rsid w:val="007850D9"/>
    <w:rsid w:val="00785215"/>
    <w:rsid w:val="00785734"/>
    <w:rsid w:val="00785B3C"/>
    <w:rsid w:val="007862B1"/>
    <w:rsid w:val="00787900"/>
    <w:rsid w:val="00787AF3"/>
    <w:rsid w:val="0079068B"/>
    <w:rsid w:val="00790A89"/>
    <w:rsid w:val="00790E00"/>
    <w:rsid w:val="00790F2F"/>
    <w:rsid w:val="00791901"/>
    <w:rsid w:val="007922E7"/>
    <w:rsid w:val="007930F4"/>
    <w:rsid w:val="00793EDA"/>
    <w:rsid w:val="0079420E"/>
    <w:rsid w:val="00794903"/>
    <w:rsid w:val="00795B75"/>
    <w:rsid w:val="007960D0"/>
    <w:rsid w:val="00796ADB"/>
    <w:rsid w:val="00797309"/>
    <w:rsid w:val="00797AFE"/>
    <w:rsid w:val="007A00F4"/>
    <w:rsid w:val="007A0A67"/>
    <w:rsid w:val="007A0AF1"/>
    <w:rsid w:val="007A1056"/>
    <w:rsid w:val="007A1071"/>
    <w:rsid w:val="007A2926"/>
    <w:rsid w:val="007A2B15"/>
    <w:rsid w:val="007A3451"/>
    <w:rsid w:val="007A3EED"/>
    <w:rsid w:val="007A400B"/>
    <w:rsid w:val="007A4413"/>
    <w:rsid w:val="007A44B1"/>
    <w:rsid w:val="007A4D55"/>
    <w:rsid w:val="007A58D9"/>
    <w:rsid w:val="007A5B68"/>
    <w:rsid w:val="007A5D6C"/>
    <w:rsid w:val="007A5E11"/>
    <w:rsid w:val="007A6983"/>
    <w:rsid w:val="007A71AD"/>
    <w:rsid w:val="007A7666"/>
    <w:rsid w:val="007B05B2"/>
    <w:rsid w:val="007B096E"/>
    <w:rsid w:val="007B170E"/>
    <w:rsid w:val="007B1A09"/>
    <w:rsid w:val="007B1DDA"/>
    <w:rsid w:val="007B202D"/>
    <w:rsid w:val="007B2780"/>
    <w:rsid w:val="007B2788"/>
    <w:rsid w:val="007B2D3D"/>
    <w:rsid w:val="007B2DFB"/>
    <w:rsid w:val="007B356E"/>
    <w:rsid w:val="007B3586"/>
    <w:rsid w:val="007B3D1D"/>
    <w:rsid w:val="007B4153"/>
    <w:rsid w:val="007B44A6"/>
    <w:rsid w:val="007B4C93"/>
    <w:rsid w:val="007B4DA6"/>
    <w:rsid w:val="007B524A"/>
    <w:rsid w:val="007B5EE3"/>
    <w:rsid w:val="007B63B6"/>
    <w:rsid w:val="007B7077"/>
    <w:rsid w:val="007B7156"/>
    <w:rsid w:val="007B784E"/>
    <w:rsid w:val="007B7B30"/>
    <w:rsid w:val="007B7B70"/>
    <w:rsid w:val="007C0161"/>
    <w:rsid w:val="007C0246"/>
    <w:rsid w:val="007C0861"/>
    <w:rsid w:val="007C1061"/>
    <w:rsid w:val="007C146C"/>
    <w:rsid w:val="007C150B"/>
    <w:rsid w:val="007C1CC5"/>
    <w:rsid w:val="007C1DD6"/>
    <w:rsid w:val="007C2C8F"/>
    <w:rsid w:val="007C2CD8"/>
    <w:rsid w:val="007C2D3E"/>
    <w:rsid w:val="007C3227"/>
    <w:rsid w:val="007C3283"/>
    <w:rsid w:val="007C3E5D"/>
    <w:rsid w:val="007C49FD"/>
    <w:rsid w:val="007C4AF5"/>
    <w:rsid w:val="007C5020"/>
    <w:rsid w:val="007C5266"/>
    <w:rsid w:val="007C5972"/>
    <w:rsid w:val="007C65F3"/>
    <w:rsid w:val="007C6958"/>
    <w:rsid w:val="007C77B4"/>
    <w:rsid w:val="007C796F"/>
    <w:rsid w:val="007C7CDB"/>
    <w:rsid w:val="007D0944"/>
    <w:rsid w:val="007D0D1B"/>
    <w:rsid w:val="007D0D98"/>
    <w:rsid w:val="007D0DB6"/>
    <w:rsid w:val="007D1262"/>
    <w:rsid w:val="007D1E9B"/>
    <w:rsid w:val="007D2114"/>
    <w:rsid w:val="007D34EA"/>
    <w:rsid w:val="007D3DFA"/>
    <w:rsid w:val="007D3EDC"/>
    <w:rsid w:val="007D52D5"/>
    <w:rsid w:val="007D5775"/>
    <w:rsid w:val="007D5A27"/>
    <w:rsid w:val="007D5EFC"/>
    <w:rsid w:val="007D63BC"/>
    <w:rsid w:val="007D6465"/>
    <w:rsid w:val="007D64D0"/>
    <w:rsid w:val="007D697D"/>
    <w:rsid w:val="007D6ABC"/>
    <w:rsid w:val="007D72FE"/>
    <w:rsid w:val="007D75A9"/>
    <w:rsid w:val="007D764C"/>
    <w:rsid w:val="007D77BC"/>
    <w:rsid w:val="007D7D93"/>
    <w:rsid w:val="007E08CF"/>
    <w:rsid w:val="007E0F88"/>
    <w:rsid w:val="007E104F"/>
    <w:rsid w:val="007E1065"/>
    <w:rsid w:val="007E1656"/>
    <w:rsid w:val="007E2314"/>
    <w:rsid w:val="007E349F"/>
    <w:rsid w:val="007E3D6D"/>
    <w:rsid w:val="007E42BA"/>
    <w:rsid w:val="007E4E33"/>
    <w:rsid w:val="007E72A2"/>
    <w:rsid w:val="007E7447"/>
    <w:rsid w:val="007E7CE2"/>
    <w:rsid w:val="007E7F14"/>
    <w:rsid w:val="007F03A0"/>
    <w:rsid w:val="007F05B4"/>
    <w:rsid w:val="007F0EAB"/>
    <w:rsid w:val="007F1245"/>
    <w:rsid w:val="007F17AE"/>
    <w:rsid w:val="007F1812"/>
    <w:rsid w:val="007F1931"/>
    <w:rsid w:val="007F1C0C"/>
    <w:rsid w:val="007F20A4"/>
    <w:rsid w:val="007F238A"/>
    <w:rsid w:val="007F24C2"/>
    <w:rsid w:val="007F2712"/>
    <w:rsid w:val="007F32B8"/>
    <w:rsid w:val="007F361B"/>
    <w:rsid w:val="007F4317"/>
    <w:rsid w:val="007F4925"/>
    <w:rsid w:val="007F4ABB"/>
    <w:rsid w:val="007F5079"/>
    <w:rsid w:val="007F5ECA"/>
    <w:rsid w:val="007F6615"/>
    <w:rsid w:val="007F6C64"/>
    <w:rsid w:val="007F6E5F"/>
    <w:rsid w:val="007F7C1F"/>
    <w:rsid w:val="007F7C45"/>
    <w:rsid w:val="008003A9"/>
    <w:rsid w:val="00800C23"/>
    <w:rsid w:val="008026DF"/>
    <w:rsid w:val="00803442"/>
    <w:rsid w:val="0080351F"/>
    <w:rsid w:val="0080353B"/>
    <w:rsid w:val="008035D8"/>
    <w:rsid w:val="00803873"/>
    <w:rsid w:val="0080396F"/>
    <w:rsid w:val="00805FC4"/>
    <w:rsid w:val="0080692E"/>
    <w:rsid w:val="00806AD9"/>
    <w:rsid w:val="0080711E"/>
    <w:rsid w:val="00807A54"/>
    <w:rsid w:val="008100EC"/>
    <w:rsid w:val="008109C2"/>
    <w:rsid w:val="00810A06"/>
    <w:rsid w:val="00811BE9"/>
    <w:rsid w:val="0081214C"/>
    <w:rsid w:val="008123DB"/>
    <w:rsid w:val="00812DCD"/>
    <w:rsid w:val="00812FB2"/>
    <w:rsid w:val="008130E3"/>
    <w:rsid w:val="00813328"/>
    <w:rsid w:val="0081357C"/>
    <w:rsid w:val="00814169"/>
    <w:rsid w:val="00814170"/>
    <w:rsid w:val="008144FF"/>
    <w:rsid w:val="0081486E"/>
    <w:rsid w:val="00815349"/>
    <w:rsid w:val="00815BA9"/>
    <w:rsid w:val="00815BCF"/>
    <w:rsid w:val="00815F32"/>
    <w:rsid w:val="0081616D"/>
    <w:rsid w:val="00816744"/>
    <w:rsid w:val="008169DC"/>
    <w:rsid w:val="00817FF5"/>
    <w:rsid w:val="0082051E"/>
    <w:rsid w:val="008208F2"/>
    <w:rsid w:val="00820D7F"/>
    <w:rsid w:val="008211FC"/>
    <w:rsid w:val="008213CD"/>
    <w:rsid w:val="00821480"/>
    <w:rsid w:val="008215D4"/>
    <w:rsid w:val="00821A5C"/>
    <w:rsid w:val="00821CD6"/>
    <w:rsid w:val="008223A5"/>
    <w:rsid w:val="00822888"/>
    <w:rsid w:val="00822B00"/>
    <w:rsid w:val="00822BB7"/>
    <w:rsid w:val="00822C82"/>
    <w:rsid w:val="00823532"/>
    <w:rsid w:val="00823576"/>
    <w:rsid w:val="008235AC"/>
    <w:rsid w:val="00823B1A"/>
    <w:rsid w:val="00823BD5"/>
    <w:rsid w:val="00824FCC"/>
    <w:rsid w:val="00825128"/>
    <w:rsid w:val="00825645"/>
    <w:rsid w:val="00825A9F"/>
    <w:rsid w:val="00825CCA"/>
    <w:rsid w:val="008261A4"/>
    <w:rsid w:val="00826739"/>
    <w:rsid w:val="00826F87"/>
    <w:rsid w:val="0082743F"/>
    <w:rsid w:val="0082764C"/>
    <w:rsid w:val="00827AE4"/>
    <w:rsid w:val="008312C2"/>
    <w:rsid w:val="00831AAE"/>
    <w:rsid w:val="00832237"/>
    <w:rsid w:val="00832812"/>
    <w:rsid w:val="00832E2D"/>
    <w:rsid w:val="00832F4B"/>
    <w:rsid w:val="00833694"/>
    <w:rsid w:val="008338CC"/>
    <w:rsid w:val="008348C1"/>
    <w:rsid w:val="008351EC"/>
    <w:rsid w:val="0083551D"/>
    <w:rsid w:val="00835571"/>
    <w:rsid w:val="00835B4F"/>
    <w:rsid w:val="00837D5A"/>
    <w:rsid w:val="0084097B"/>
    <w:rsid w:val="00840B92"/>
    <w:rsid w:val="00840FA4"/>
    <w:rsid w:val="0084114C"/>
    <w:rsid w:val="008413D4"/>
    <w:rsid w:val="00841BBA"/>
    <w:rsid w:val="00842B14"/>
    <w:rsid w:val="008439C7"/>
    <w:rsid w:val="00843F44"/>
    <w:rsid w:val="008440AE"/>
    <w:rsid w:val="00844828"/>
    <w:rsid w:val="008455F2"/>
    <w:rsid w:val="00845976"/>
    <w:rsid w:val="008459A9"/>
    <w:rsid w:val="00845B52"/>
    <w:rsid w:val="008461ED"/>
    <w:rsid w:val="00846335"/>
    <w:rsid w:val="00846360"/>
    <w:rsid w:val="00846CE8"/>
    <w:rsid w:val="00846E1C"/>
    <w:rsid w:val="00847525"/>
    <w:rsid w:val="008509F9"/>
    <w:rsid w:val="00850CC2"/>
    <w:rsid w:val="00850D8B"/>
    <w:rsid w:val="00851449"/>
    <w:rsid w:val="008515FB"/>
    <w:rsid w:val="008524CB"/>
    <w:rsid w:val="008530E2"/>
    <w:rsid w:val="00853A1F"/>
    <w:rsid w:val="00855095"/>
    <w:rsid w:val="0085554D"/>
    <w:rsid w:val="00856260"/>
    <w:rsid w:val="00856440"/>
    <w:rsid w:val="0085731A"/>
    <w:rsid w:val="00857459"/>
    <w:rsid w:val="00857732"/>
    <w:rsid w:val="008601A3"/>
    <w:rsid w:val="008605F8"/>
    <w:rsid w:val="00860D18"/>
    <w:rsid w:val="0086130D"/>
    <w:rsid w:val="008617C2"/>
    <w:rsid w:val="00861C1A"/>
    <w:rsid w:val="00861F69"/>
    <w:rsid w:val="008620B0"/>
    <w:rsid w:val="0086220F"/>
    <w:rsid w:val="0086280A"/>
    <w:rsid w:val="00862C1D"/>
    <w:rsid w:val="00862D1A"/>
    <w:rsid w:val="008635E9"/>
    <w:rsid w:val="00863609"/>
    <w:rsid w:val="00863882"/>
    <w:rsid w:val="0086395B"/>
    <w:rsid w:val="00863C94"/>
    <w:rsid w:val="00864338"/>
    <w:rsid w:val="00864719"/>
    <w:rsid w:val="0086473E"/>
    <w:rsid w:val="00864AE6"/>
    <w:rsid w:val="0086522A"/>
    <w:rsid w:val="00865BA2"/>
    <w:rsid w:val="008662E0"/>
    <w:rsid w:val="0086643F"/>
    <w:rsid w:val="00866511"/>
    <w:rsid w:val="00867576"/>
    <w:rsid w:val="00867E02"/>
    <w:rsid w:val="00867FEC"/>
    <w:rsid w:val="00870AFD"/>
    <w:rsid w:val="00870D4E"/>
    <w:rsid w:val="008710F7"/>
    <w:rsid w:val="008712C2"/>
    <w:rsid w:val="00871473"/>
    <w:rsid w:val="00871531"/>
    <w:rsid w:val="00873107"/>
    <w:rsid w:val="00873283"/>
    <w:rsid w:val="00873A3A"/>
    <w:rsid w:val="0087489D"/>
    <w:rsid w:val="008748C2"/>
    <w:rsid w:val="008748CE"/>
    <w:rsid w:val="00874F89"/>
    <w:rsid w:val="00875343"/>
    <w:rsid w:val="0087579B"/>
    <w:rsid w:val="00875925"/>
    <w:rsid w:val="00875928"/>
    <w:rsid w:val="0087608D"/>
    <w:rsid w:val="0087703A"/>
    <w:rsid w:val="008770EA"/>
    <w:rsid w:val="0087798D"/>
    <w:rsid w:val="008817A0"/>
    <w:rsid w:val="00881EE2"/>
    <w:rsid w:val="00881F53"/>
    <w:rsid w:val="00881F76"/>
    <w:rsid w:val="008821DF"/>
    <w:rsid w:val="008821E1"/>
    <w:rsid w:val="008833D5"/>
    <w:rsid w:val="00883E93"/>
    <w:rsid w:val="00884275"/>
    <w:rsid w:val="008842BA"/>
    <w:rsid w:val="00884B4B"/>
    <w:rsid w:val="00884F1F"/>
    <w:rsid w:val="00885DD5"/>
    <w:rsid w:val="0088692F"/>
    <w:rsid w:val="00886B37"/>
    <w:rsid w:val="00886DC7"/>
    <w:rsid w:val="00886E93"/>
    <w:rsid w:val="00887261"/>
    <w:rsid w:val="008872F7"/>
    <w:rsid w:val="00887739"/>
    <w:rsid w:val="00887E08"/>
    <w:rsid w:val="00887F8E"/>
    <w:rsid w:val="008905F1"/>
    <w:rsid w:val="00890C21"/>
    <w:rsid w:val="00891219"/>
    <w:rsid w:val="00891451"/>
    <w:rsid w:val="00891888"/>
    <w:rsid w:val="00891F71"/>
    <w:rsid w:val="0089216B"/>
    <w:rsid w:val="00892540"/>
    <w:rsid w:val="00893400"/>
    <w:rsid w:val="0089359F"/>
    <w:rsid w:val="00893D08"/>
    <w:rsid w:val="00893E32"/>
    <w:rsid w:val="0089466D"/>
    <w:rsid w:val="00895934"/>
    <w:rsid w:val="0089685A"/>
    <w:rsid w:val="00896A35"/>
    <w:rsid w:val="00896ABD"/>
    <w:rsid w:val="00897996"/>
    <w:rsid w:val="00897C41"/>
    <w:rsid w:val="008A0A7C"/>
    <w:rsid w:val="008A0F98"/>
    <w:rsid w:val="008A12C7"/>
    <w:rsid w:val="008A1324"/>
    <w:rsid w:val="008A2389"/>
    <w:rsid w:val="008A2425"/>
    <w:rsid w:val="008A47E2"/>
    <w:rsid w:val="008A4BB3"/>
    <w:rsid w:val="008A4C09"/>
    <w:rsid w:val="008A4F30"/>
    <w:rsid w:val="008A55CA"/>
    <w:rsid w:val="008A598F"/>
    <w:rsid w:val="008A5EC5"/>
    <w:rsid w:val="008A5ED0"/>
    <w:rsid w:val="008A63E5"/>
    <w:rsid w:val="008A6714"/>
    <w:rsid w:val="008A6A86"/>
    <w:rsid w:val="008A7080"/>
    <w:rsid w:val="008A73F1"/>
    <w:rsid w:val="008A7461"/>
    <w:rsid w:val="008A7CB5"/>
    <w:rsid w:val="008A7CF7"/>
    <w:rsid w:val="008B0F02"/>
    <w:rsid w:val="008B1D5C"/>
    <w:rsid w:val="008B22EA"/>
    <w:rsid w:val="008B3055"/>
    <w:rsid w:val="008B3AC8"/>
    <w:rsid w:val="008B3BE1"/>
    <w:rsid w:val="008B41DA"/>
    <w:rsid w:val="008B42DF"/>
    <w:rsid w:val="008B4F63"/>
    <w:rsid w:val="008B5B72"/>
    <w:rsid w:val="008B60A3"/>
    <w:rsid w:val="008B60EE"/>
    <w:rsid w:val="008B64B3"/>
    <w:rsid w:val="008B7009"/>
    <w:rsid w:val="008B7247"/>
    <w:rsid w:val="008B753F"/>
    <w:rsid w:val="008C0544"/>
    <w:rsid w:val="008C056E"/>
    <w:rsid w:val="008C0746"/>
    <w:rsid w:val="008C07E8"/>
    <w:rsid w:val="008C0F27"/>
    <w:rsid w:val="008C1039"/>
    <w:rsid w:val="008C1950"/>
    <w:rsid w:val="008C19FA"/>
    <w:rsid w:val="008C1AA9"/>
    <w:rsid w:val="008C21C4"/>
    <w:rsid w:val="008C2396"/>
    <w:rsid w:val="008C3960"/>
    <w:rsid w:val="008C4352"/>
    <w:rsid w:val="008C44B8"/>
    <w:rsid w:val="008C4AB3"/>
    <w:rsid w:val="008C509A"/>
    <w:rsid w:val="008C5749"/>
    <w:rsid w:val="008C626D"/>
    <w:rsid w:val="008C6333"/>
    <w:rsid w:val="008C64DA"/>
    <w:rsid w:val="008C66E9"/>
    <w:rsid w:val="008C6999"/>
    <w:rsid w:val="008C6B5D"/>
    <w:rsid w:val="008C7061"/>
    <w:rsid w:val="008C7D85"/>
    <w:rsid w:val="008D0D58"/>
    <w:rsid w:val="008D145C"/>
    <w:rsid w:val="008D147F"/>
    <w:rsid w:val="008D1A1F"/>
    <w:rsid w:val="008D2AB3"/>
    <w:rsid w:val="008D2CB7"/>
    <w:rsid w:val="008D2D97"/>
    <w:rsid w:val="008D4B0F"/>
    <w:rsid w:val="008D4E1F"/>
    <w:rsid w:val="008D514D"/>
    <w:rsid w:val="008D5A69"/>
    <w:rsid w:val="008D651A"/>
    <w:rsid w:val="008D734B"/>
    <w:rsid w:val="008E1510"/>
    <w:rsid w:val="008E1A65"/>
    <w:rsid w:val="008E20B7"/>
    <w:rsid w:val="008E2FFB"/>
    <w:rsid w:val="008E32E1"/>
    <w:rsid w:val="008E4565"/>
    <w:rsid w:val="008E4A5B"/>
    <w:rsid w:val="008E4AFE"/>
    <w:rsid w:val="008E5114"/>
    <w:rsid w:val="008E522F"/>
    <w:rsid w:val="008E5728"/>
    <w:rsid w:val="008E6151"/>
    <w:rsid w:val="008E6696"/>
    <w:rsid w:val="008E7601"/>
    <w:rsid w:val="008E7A56"/>
    <w:rsid w:val="008E7E4E"/>
    <w:rsid w:val="008F036A"/>
    <w:rsid w:val="008F07C4"/>
    <w:rsid w:val="008F09BB"/>
    <w:rsid w:val="008F10BA"/>
    <w:rsid w:val="008F303E"/>
    <w:rsid w:val="008F3CAE"/>
    <w:rsid w:val="008F3DB1"/>
    <w:rsid w:val="008F3ECB"/>
    <w:rsid w:val="008F4511"/>
    <w:rsid w:val="008F656E"/>
    <w:rsid w:val="008F6668"/>
    <w:rsid w:val="008F6DF4"/>
    <w:rsid w:val="008F6F58"/>
    <w:rsid w:val="008F7055"/>
    <w:rsid w:val="008F71D0"/>
    <w:rsid w:val="008F71F7"/>
    <w:rsid w:val="008F71FB"/>
    <w:rsid w:val="008F7A9D"/>
    <w:rsid w:val="009002C4"/>
    <w:rsid w:val="00900845"/>
    <w:rsid w:val="009010CA"/>
    <w:rsid w:val="009012BC"/>
    <w:rsid w:val="00901ADA"/>
    <w:rsid w:val="00901D4E"/>
    <w:rsid w:val="0090283A"/>
    <w:rsid w:val="009031B3"/>
    <w:rsid w:val="00904473"/>
    <w:rsid w:val="0090492B"/>
    <w:rsid w:val="00905622"/>
    <w:rsid w:val="00905D32"/>
    <w:rsid w:val="0090618E"/>
    <w:rsid w:val="00906704"/>
    <w:rsid w:val="0090685F"/>
    <w:rsid w:val="00906C05"/>
    <w:rsid w:val="00906D30"/>
    <w:rsid w:val="009075FE"/>
    <w:rsid w:val="00907DEE"/>
    <w:rsid w:val="00910297"/>
    <w:rsid w:val="00910DD0"/>
    <w:rsid w:val="009112BD"/>
    <w:rsid w:val="00912A12"/>
    <w:rsid w:val="00914475"/>
    <w:rsid w:val="00914B1B"/>
    <w:rsid w:val="009154DD"/>
    <w:rsid w:val="00915905"/>
    <w:rsid w:val="00915BA5"/>
    <w:rsid w:val="00916A11"/>
    <w:rsid w:val="00916C11"/>
    <w:rsid w:val="00916DB2"/>
    <w:rsid w:val="00917419"/>
    <w:rsid w:val="009178C7"/>
    <w:rsid w:val="00920681"/>
    <w:rsid w:val="00920793"/>
    <w:rsid w:val="0092172A"/>
    <w:rsid w:val="0092178B"/>
    <w:rsid w:val="00921965"/>
    <w:rsid w:val="009221ED"/>
    <w:rsid w:val="00924053"/>
    <w:rsid w:val="00924412"/>
    <w:rsid w:val="00925684"/>
    <w:rsid w:val="00926830"/>
    <w:rsid w:val="00926F08"/>
    <w:rsid w:val="00927EE9"/>
    <w:rsid w:val="00927FB0"/>
    <w:rsid w:val="00930157"/>
    <w:rsid w:val="00930503"/>
    <w:rsid w:val="00931696"/>
    <w:rsid w:val="009316B6"/>
    <w:rsid w:val="009316CD"/>
    <w:rsid w:val="00931BA9"/>
    <w:rsid w:val="00931F07"/>
    <w:rsid w:val="0093271C"/>
    <w:rsid w:val="00932B6F"/>
    <w:rsid w:val="00933169"/>
    <w:rsid w:val="0093366B"/>
    <w:rsid w:val="00934859"/>
    <w:rsid w:val="00934B51"/>
    <w:rsid w:val="00935536"/>
    <w:rsid w:val="00935B89"/>
    <w:rsid w:val="00935FB9"/>
    <w:rsid w:val="009368C6"/>
    <w:rsid w:val="009369BA"/>
    <w:rsid w:val="00936D3A"/>
    <w:rsid w:val="00937C1A"/>
    <w:rsid w:val="0094073A"/>
    <w:rsid w:val="00940D38"/>
    <w:rsid w:val="00941074"/>
    <w:rsid w:val="009420EF"/>
    <w:rsid w:val="009422AA"/>
    <w:rsid w:val="00942DE0"/>
    <w:rsid w:val="00942E17"/>
    <w:rsid w:val="00942E33"/>
    <w:rsid w:val="00943EEE"/>
    <w:rsid w:val="00944066"/>
    <w:rsid w:val="00944B3A"/>
    <w:rsid w:val="00944DE9"/>
    <w:rsid w:val="00945055"/>
    <w:rsid w:val="009451EA"/>
    <w:rsid w:val="00945319"/>
    <w:rsid w:val="00945680"/>
    <w:rsid w:val="00945A74"/>
    <w:rsid w:val="009460DE"/>
    <w:rsid w:val="009467DE"/>
    <w:rsid w:val="00946826"/>
    <w:rsid w:val="00946CC6"/>
    <w:rsid w:val="00946FD0"/>
    <w:rsid w:val="00947360"/>
    <w:rsid w:val="009478A6"/>
    <w:rsid w:val="00947927"/>
    <w:rsid w:val="00947FC0"/>
    <w:rsid w:val="009505B1"/>
    <w:rsid w:val="00950CC3"/>
    <w:rsid w:val="00952D23"/>
    <w:rsid w:val="009535CE"/>
    <w:rsid w:val="009536AC"/>
    <w:rsid w:val="009536FC"/>
    <w:rsid w:val="00953B52"/>
    <w:rsid w:val="00954CCE"/>
    <w:rsid w:val="00955E56"/>
    <w:rsid w:val="00955FE9"/>
    <w:rsid w:val="0095698C"/>
    <w:rsid w:val="00956AE6"/>
    <w:rsid w:val="00956C0F"/>
    <w:rsid w:val="00956C57"/>
    <w:rsid w:val="00957F9D"/>
    <w:rsid w:val="00960EE0"/>
    <w:rsid w:val="00960EEB"/>
    <w:rsid w:val="009616FC"/>
    <w:rsid w:val="009618C9"/>
    <w:rsid w:val="00961B5C"/>
    <w:rsid w:val="009622DF"/>
    <w:rsid w:val="009630B3"/>
    <w:rsid w:val="009632AC"/>
    <w:rsid w:val="00963E09"/>
    <w:rsid w:val="0096444E"/>
    <w:rsid w:val="00964BB9"/>
    <w:rsid w:val="00964C47"/>
    <w:rsid w:val="00965287"/>
    <w:rsid w:val="00965AB2"/>
    <w:rsid w:val="00965D1D"/>
    <w:rsid w:val="00966490"/>
    <w:rsid w:val="00966594"/>
    <w:rsid w:val="0096724F"/>
    <w:rsid w:val="0096777B"/>
    <w:rsid w:val="009678D5"/>
    <w:rsid w:val="00967FA7"/>
    <w:rsid w:val="009707CD"/>
    <w:rsid w:val="00970A48"/>
    <w:rsid w:val="0097109C"/>
    <w:rsid w:val="0097111E"/>
    <w:rsid w:val="0097165A"/>
    <w:rsid w:val="00971801"/>
    <w:rsid w:val="009734DB"/>
    <w:rsid w:val="009739AB"/>
    <w:rsid w:val="00974CBF"/>
    <w:rsid w:val="00975625"/>
    <w:rsid w:val="0097573B"/>
    <w:rsid w:val="00976526"/>
    <w:rsid w:val="00976B72"/>
    <w:rsid w:val="00976D71"/>
    <w:rsid w:val="00976DFC"/>
    <w:rsid w:val="00976F15"/>
    <w:rsid w:val="009771D0"/>
    <w:rsid w:val="0098016C"/>
    <w:rsid w:val="00980A3A"/>
    <w:rsid w:val="00980FBE"/>
    <w:rsid w:val="009813D0"/>
    <w:rsid w:val="009813E6"/>
    <w:rsid w:val="00981602"/>
    <w:rsid w:val="00981650"/>
    <w:rsid w:val="00981FD0"/>
    <w:rsid w:val="0098327D"/>
    <w:rsid w:val="0098358F"/>
    <w:rsid w:val="009837D0"/>
    <w:rsid w:val="00984B80"/>
    <w:rsid w:val="00985AE8"/>
    <w:rsid w:val="009870F9"/>
    <w:rsid w:val="00987845"/>
    <w:rsid w:val="00990067"/>
    <w:rsid w:val="009901B5"/>
    <w:rsid w:val="00990BA6"/>
    <w:rsid w:val="009911FE"/>
    <w:rsid w:val="00991329"/>
    <w:rsid w:val="0099169E"/>
    <w:rsid w:val="009919D6"/>
    <w:rsid w:val="00991D84"/>
    <w:rsid w:val="00992404"/>
    <w:rsid w:val="00992E40"/>
    <w:rsid w:val="009934AA"/>
    <w:rsid w:val="009935E6"/>
    <w:rsid w:val="00993C34"/>
    <w:rsid w:val="009942E3"/>
    <w:rsid w:val="00995513"/>
    <w:rsid w:val="009956FE"/>
    <w:rsid w:val="00995825"/>
    <w:rsid w:val="00996833"/>
    <w:rsid w:val="009970FA"/>
    <w:rsid w:val="00997317"/>
    <w:rsid w:val="009A0264"/>
    <w:rsid w:val="009A03E8"/>
    <w:rsid w:val="009A09F7"/>
    <w:rsid w:val="009A0D13"/>
    <w:rsid w:val="009A1C30"/>
    <w:rsid w:val="009A208F"/>
    <w:rsid w:val="009A2B81"/>
    <w:rsid w:val="009A3256"/>
    <w:rsid w:val="009A32E1"/>
    <w:rsid w:val="009A35D6"/>
    <w:rsid w:val="009A41BD"/>
    <w:rsid w:val="009A4875"/>
    <w:rsid w:val="009A4CDB"/>
    <w:rsid w:val="009A5053"/>
    <w:rsid w:val="009A5080"/>
    <w:rsid w:val="009A59B7"/>
    <w:rsid w:val="009A6180"/>
    <w:rsid w:val="009A6388"/>
    <w:rsid w:val="009A6953"/>
    <w:rsid w:val="009A6A5B"/>
    <w:rsid w:val="009A6E15"/>
    <w:rsid w:val="009A6EBA"/>
    <w:rsid w:val="009A73B2"/>
    <w:rsid w:val="009A7AB7"/>
    <w:rsid w:val="009A7D18"/>
    <w:rsid w:val="009A7D6C"/>
    <w:rsid w:val="009A7E19"/>
    <w:rsid w:val="009B054B"/>
    <w:rsid w:val="009B0D56"/>
    <w:rsid w:val="009B21F3"/>
    <w:rsid w:val="009B2286"/>
    <w:rsid w:val="009B2324"/>
    <w:rsid w:val="009B252B"/>
    <w:rsid w:val="009B36B4"/>
    <w:rsid w:val="009B3708"/>
    <w:rsid w:val="009B3BF2"/>
    <w:rsid w:val="009B3FA8"/>
    <w:rsid w:val="009B43BB"/>
    <w:rsid w:val="009B4845"/>
    <w:rsid w:val="009B5C8F"/>
    <w:rsid w:val="009B5EF4"/>
    <w:rsid w:val="009B6201"/>
    <w:rsid w:val="009B6615"/>
    <w:rsid w:val="009B6652"/>
    <w:rsid w:val="009B782A"/>
    <w:rsid w:val="009B792D"/>
    <w:rsid w:val="009C0480"/>
    <w:rsid w:val="009C0B86"/>
    <w:rsid w:val="009C117D"/>
    <w:rsid w:val="009C150C"/>
    <w:rsid w:val="009C1659"/>
    <w:rsid w:val="009C279D"/>
    <w:rsid w:val="009C27DA"/>
    <w:rsid w:val="009C3E45"/>
    <w:rsid w:val="009C400B"/>
    <w:rsid w:val="009C4165"/>
    <w:rsid w:val="009C5FEB"/>
    <w:rsid w:val="009C6796"/>
    <w:rsid w:val="009C6BF8"/>
    <w:rsid w:val="009C6F51"/>
    <w:rsid w:val="009C70F5"/>
    <w:rsid w:val="009C7936"/>
    <w:rsid w:val="009D096F"/>
    <w:rsid w:val="009D09BC"/>
    <w:rsid w:val="009D12B9"/>
    <w:rsid w:val="009D14ED"/>
    <w:rsid w:val="009D175F"/>
    <w:rsid w:val="009D1A8F"/>
    <w:rsid w:val="009D1D66"/>
    <w:rsid w:val="009D1E19"/>
    <w:rsid w:val="009D2E16"/>
    <w:rsid w:val="009D41CD"/>
    <w:rsid w:val="009D4556"/>
    <w:rsid w:val="009D458E"/>
    <w:rsid w:val="009D46FF"/>
    <w:rsid w:val="009D4999"/>
    <w:rsid w:val="009D501D"/>
    <w:rsid w:val="009D5077"/>
    <w:rsid w:val="009D5869"/>
    <w:rsid w:val="009D5A15"/>
    <w:rsid w:val="009D6045"/>
    <w:rsid w:val="009D63C3"/>
    <w:rsid w:val="009D7287"/>
    <w:rsid w:val="009D73DD"/>
    <w:rsid w:val="009D7EEF"/>
    <w:rsid w:val="009E0ADB"/>
    <w:rsid w:val="009E0CD8"/>
    <w:rsid w:val="009E0D0B"/>
    <w:rsid w:val="009E0D2C"/>
    <w:rsid w:val="009E14C0"/>
    <w:rsid w:val="009E1682"/>
    <w:rsid w:val="009E1992"/>
    <w:rsid w:val="009E1F8E"/>
    <w:rsid w:val="009E21E1"/>
    <w:rsid w:val="009E2F0B"/>
    <w:rsid w:val="009E42A0"/>
    <w:rsid w:val="009E479A"/>
    <w:rsid w:val="009E4950"/>
    <w:rsid w:val="009E4A27"/>
    <w:rsid w:val="009E4CC2"/>
    <w:rsid w:val="009E4DE1"/>
    <w:rsid w:val="009E5DA0"/>
    <w:rsid w:val="009E67EA"/>
    <w:rsid w:val="009E6A12"/>
    <w:rsid w:val="009E6E71"/>
    <w:rsid w:val="009E72B5"/>
    <w:rsid w:val="009E7357"/>
    <w:rsid w:val="009E75C8"/>
    <w:rsid w:val="009F164C"/>
    <w:rsid w:val="009F2087"/>
    <w:rsid w:val="009F2962"/>
    <w:rsid w:val="009F2F5D"/>
    <w:rsid w:val="009F3460"/>
    <w:rsid w:val="009F3764"/>
    <w:rsid w:val="009F5FEB"/>
    <w:rsid w:val="009F67AC"/>
    <w:rsid w:val="009F72BC"/>
    <w:rsid w:val="009F768D"/>
    <w:rsid w:val="009F7D86"/>
    <w:rsid w:val="009F7FFD"/>
    <w:rsid w:val="00A00B6C"/>
    <w:rsid w:val="00A00E58"/>
    <w:rsid w:val="00A01420"/>
    <w:rsid w:val="00A01646"/>
    <w:rsid w:val="00A01C3A"/>
    <w:rsid w:val="00A0239F"/>
    <w:rsid w:val="00A023C3"/>
    <w:rsid w:val="00A027C9"/>
    <w:rsid w:val="00A02BD3"/>
    <w:rsid w:val="00A02BEB"/>
    <w:rsid w:val="00A035AF"/>
    <w:rsid w:val="00A03BCE"/>
    <w:rsid w:val="00A040CE"/>
    <w:rsid w:val="00A0437D"/>
    <w:rsid w:val="00A05307"/>
    <w:rsid w:val="00A0537B"/>
    <w:rsid w:val="00A054D7"/>
    <w:rsid w:val="00A05619"/>
    <w:rsid w:val="00A05D40"/>
    <w:rsid w:val="00A05DA6"/>
    <w:rsid w:val="00A06272"/>
    <w:rsid w:val="00A0640B"/>
    <w:rsid w:val="00A06E58"/>
    <w:rsid w:val="00A06F2C"/>
    <w:rsid w:val="00A06F48"/>
    <w:rsid w:val="00A0751A"/>
    <w:rsid w:val="00A0771C"/>
    <w:rsid w:val="00A07961"/>
    <w:rsid w:val="00A07994"/>
    <w:rsid w:val="00A101F5"/>
    <w:rsid w:val="00A102FC"/>
    <w:rsid w:val="00A10BDF"/>
    <w:rsid w:val="00A111F2"/>
    <w:rsid w:val="00A11254"/>
    <w:rsid w:val="00A112E2"/>
    <w:rsid w:val="00A124DA"/>
    <w:rsid w:val="00A1581F"/>
    <w:rsid w:val="00A159D1"/>
    <w:rsid w:val="00A15A46"/>
    <w:rsid w:val="00A15ADE"/>
    <w:rsid w:val="00A15D8F"/>
    <w:rsid w:val="00A15FC6"/>
    <w:rsid w:val="00A16851"/>
    <w:rsid w:val="00A16E3C"/>
    <w:rsid w:val="00A17948"/>
    <w:rsid w:val="00A17E0A"/>
    <w:rsid w:val="00A20791"/>
    <w:rsid w:val="00A209B6"/>
    <w:rsid w:val="00A21565"/>
    <w:rsid w:val="00A2159E"/>
    <w:rsid w:val="00A21A71"/>
    <w:rsid w:val="00A21E3C"/>
    <w:rsid w:val="00A221BD"/>
    <w:rsid w:val="00A2222E"/>
    <w:rsid w:val="00A2223A"/>
    <w:rsid w:val="00A226DF"/>
    <w:rsid w:val="00A22DE7"/>
    <w:rsid w:val="00A23292"/>
    <w:rsid w:val="00A23DFE"/>
    <w:rsid w:val="00A23EB7"/>
    <w:rsid w:val="00A244FB"/>
    <w:rsid w:val="00A24A6F"/>
    <w:rsid w:val="00A24D44"/>
    <w:rsid w:val="00A24FB9"/>
    <w:rsid w:val="00A250EF"/>
    <w:rsid w:val="00A25506"/>
    <w:rsid w:val="00A264EC"/>
    <w:rsid w:val="00A26778"/>
    <w:rsid w:val="00A27813"/>
    <w:rsid w:val="00A30966"/>
    <w:rsid w:val="00A30AF0"/>
    <w:rsid w:val="00A30F5B"/>
    <w:rsid w:val="00A31656"/>
    <w:rsid w:val="00A31AB1"/>
    <w:rsid w:val="00A31E54"/>
    <w:rsid w:val="00A328A7"/>
    <w:rsid w:val="00A330EC"/>
    <w:rsid w:val="00A339D9"/>
    <w:rsid w:val="00A354F4"/>
    <w:rsid w:val="00A35C52"/>
    <w:rsid w:val="00A35CA9"/>
    <w:rsid w:val="00A362A4"/>
    <w:rsid w:val="00A367A8"/>
    <w:rsid w:val="00A36A9F"/>
    <w:rsid w:val="00A36FD1"/>
    <w:rsid w:val="00A375F6"/>
    <w:rsid w:val="00A3767E"/>
    <w:rsid w:val="00A377CC"/>
    <w:rsid w:val="00A377F7"/>
    <w:rsid w:val="00A37A8E"/>
    <w:rsid w:val="00A37ABB"/>
    <w:rsid w:val="00A403E1"/>
    <w:rsid w:val="00A40528"/>
    <w:rsid w:val="00A40833"/>
    <w:rsid w:val="00A41BBE"/>
    <w:rsid w:val="00A425F1"/>
    <w:rsid w:val="00A426B5"/>
    <w:rsid w:val="00A42729"/>
    <w:rsid w:val="00A42B08"/>
    <w:rsid w:val="00A42B7B"/>
    <w:rsid w:val="00A42E70"/>
    <w:rsid w:val="00A436FF"/>
    <w:rsid w:val="00A45927"/>
    <w:rsid w:val="00A45E8C"/>
    <w:rsid w:val="00A45F18"/>
    <w:rsid w:val="00A45F2D"/>
    <w:rsid w:val="00A4604C"/>
    <w:rsid w:val="00A46056"/>
    <w:rsid w:val="00A46653"/>
    <w:rsid w:val="00A4695C"/>
    <w:rsid w:val="00A469B2"/>
    <w:rsid w:val="00A46CB8"/>
    <w:rsid w:val="00A46D0A"/>
    <w:rsid w:val="00A47502"/>
    <w:rsid w:val="00A5011F"/>
    <w:rsid w:val="00A51425"/>
    <w:rsid w:val="00A51573"/>
    <w:rsid w:val="00A5167C"/>
    <w:rsid w:val="00A520A7"/>
    <w:rsid w:val="00A5261D"/>
    <w:rsid w:val="00A52651"/>
    <w:rsid w:val="00A531B6"/>
    <w:rsid w:val="00A5333C"/>
    <w:rsid w:val="00A53565"/>
    <w:rsid w:val="00A53F93"/>
    <w:rsid w:val="00A54D5E"/>
    <w:rsid w:val="00A54E5E"/>
    <w:rsid w:val="00A55104"/>
    <w:rsid w:val="00A55200"/>
    <w:rsid w:val="00A5540C"/>
    <w:rsid w:val="00A559CA"/>
    <w:rsid w:val="00A564EB"/>
    <w:rsid w:val="00A56C88"/>
    <w:rsid w:val="00A56F36"/>
    <w:rsid w:val="00A56F76"/>
    <w:rsid w:val="00A57000"/>
    <w:rsid w:val="00A57D8C"/>
    <w:rsid w:val="00A60087"/>
    <w:rsid w:val="00A60567"/>
    <w:rsid w:val="00A614A0"/>
    <w:rsid w:val="00A6173E"/>
    <w:rsid w:val="00A61EEA"/>
    <w:rsid w:val="00A62CA3"/>
    <w:rsid w:val="00A63B60"/>
    <w:rsid w:val="00A63D10"/>
    <w:rsid w:val="00A63E72"/>
    <w:rsid w:val="00A64836"/>
    <w:rsid w:val="00A6581B"/>
    <w:rsid w:val="00A66FEE"/>
    <w:rsid w:val="00A675D3"/>
    <w:rsid w:val="00A67AD8"/>
    <w:rsid w:val="00A67C9F"/>
    <w:rsid w:val="00A7081B"/>
    <w:rsid w:val="00A70D3B"/>
    <w:rsid w:val="00A7102F"/>
    <w:rsid w:val="00A71EBD"/>
    <w:rsid w:val="00A721C1"/>
    <w:rsid w:val="00A7267D"/>
    <w:rsid w:val="00A726A8"/>
    <w:rsid w:val="00A729EC"/>
    <w:rsid w:val="00A72D06"/>
    <w:rsid w:val="00A72F2F"/>
    <w:rsid w:val="00A73093"/>
    <w:rsid w:val="00A73C1B"/>
    <w:rsid w:val="00A73DDC"/>
    <w:rsid w:val="00A73DE9"/>
    <w:rsid w:val="00A7457A"/>
    <w:rsid w:val="00A751A8"/>
    <w:rsid w:val="00A75768"/>
    <w:rsid w:val="00A764A3"/>
    <w:rsid w:val="00A77D29"/>
    <w:rsid w:val="00A8089F"/>
    <w:rsid w:val="00A80A6F"/>
    <w:rsid w:val="00A81154"/>
    <w:rsid w:val="00A816DC"/>
    <w:rsid w:val="00A819CA"/>
    <w:rsid w:val="00A82261"/>
    <w:rsid w:val="00A822FA"/>
    <w:rsid w:val="00A82496"/>
    <w:rsid w:val="00A82BB2"/>
    <w:rsid w:val="00A82F3A"/>
    <w:rsid w:val="00A833ED"/>
    <w:rsid w:val="00A8381D"/>
    <w:rsid w:val="00A83F7E"/>
    <w:rsid w:val="00A84237"/>
    <w:rsid w:val="00A842D4"/>
    <w:rsid w:val="00A84734"/>
    <w:rsid w:val="00A84A57"/>
    <w:rsid w:val="00A851FF"/>
    <w:rsid w:val="00A85A85"/>
    <w:rsid w:val="00A86063"/>
    <w:rsid w:val="00A87725"/>
    <w:rsid w:val="00A90747"/>
    <w:rsid w:val="00A9133E"/>
    <w:rsid w:val="00A91989"/>
    <w:rsid w:val="00A920E9"/>
    <w:rsid w:val="00A92EC8"/>
    <w:rsid w:val="00A934B7"/>
    <w:rsid w:val="00A93FEE"/>
    <w:rsid w:val="00A94061"/>
    <w:rsid w:val="00A9463C"/>
    <w:rsid w:val="00A94A44"/>
    <w:rsid w:val="00A94AD4"/>
    <w:rsid w:val="00A94B58"/>
    <w:rsid w:val="00A951EC"/>
    <w:rsid w:val="00A9548B"/>
    <w:rsid w:val="00A95F01"/>
    <w:rsid w:val="00A961E9"/>
    <w:rsid w:val="00AA0145"/>
    <w:rsid w:val="00AA04AF"/>
    <w:rsid w:val="00AA081C"/>
    <w:rsid w:val="00AA0C33"/>
    <w:rsid w:val="00AA2A22"/>
    <w:rsid w:val="00AA2DEC"/>
    <w:rsid w:val="00AA34CE"/>
    <w:rsid w:val="00AA497B"/>
    <w:rsid w:val="00AA5046"/>
    <w:rsid w:val="00AA56E7"/>
    <w:rsid w:val="00AA6210"/>
    <w:rsid w:val="00AA6321"/>
    <w:rsid w:val="00AA6A01"/>
    <w:rsid w:val="00AA6F83"/>
    <w:rsid w:val="00AA738B"/>
    <w:rsid w:val="00AA7447"/>
    <w:rsid w:val="00AB083F"/>
    <w:rsid w:val="00AB0A77"/>
    <w:rsid w:val="00AB0CCC"/>
    <w:rsid w:val="00AB0E60"/>
    <w:rsid w:val="00AB157C"/>
    <w:rsid w:val="00AB3128"/>
    <w:rsid w:val="00AB3617"/>
    <w:rsid w:val="00AB3790"/>
    <w:rsid w:val="00AB3C10"/>
    <w:rsid w:val="00AB4B20"/>
    <w:rsid w:val="00AB4C05"/>
    <w:rsid w:val="00AB4C06"/>
    <w:rsid w:val="00AB4D8B"/>
    <w:rsid w:val="00AB521D"/>
    <w:rsid w:val="00AB53B9"/>
    <w:rsid w:val="00AB54A6"/>
    <w:rsid w:val="00AB59ED"/>
    <w:rsid w:val="00AB638A"/>
    <w:rsid w:val="00AC0717"/>
    <w:rsid w:val="00AC1029"/>
    <w:rsid w:val="00AC1AA0"/>
    <w:rsid w:val="00AC1BCE"/>
    <w:rsid w:val="00AC1BD1"/>
    <w:rsid w:val="00AC1DBF"/>
    <w:rsid w:val="00AC1EC4"/>
    <w:rsid w:val="00AC1F19"/>
    <w:rsid w:val="00AC23AE"/>
    <w:rsid w:val="00AC2B73"/>
    <w:rsid w:val="00AC2C23"/>
    <w:rsid w:val="00AC30BE"/>
    <w:rsid w:val="00AC3128"/>
    <w:rsid w:val="00AC38D1"/>
    <w:rsid w:val="00AC391E"/>
    <w:rsid w:val="00AC3B0B"/>
    <w:rsid w:val="00AC4630"/>
    <w:rsid w:val="00AC49B6"/>
    <w:rsid w:val="00AC4E36"/>
    <w:rsid w:val="00AC51FB"/>
    <w:rsid w:val="00AC5830"/>
    <w:rsid w:val="00AC58E4"/>
    <w:rsid w:val="00AC60D4"/>
    <w:rsid w:val="00AC67CE"/>
    <w:rsid w:val="00AC7B71"/>
    <w:rsid w:val="00AD1210"/>
    <w:rsid w:val="00AD16D5"/>
    <w:rsid w:val="00AD1FC3"/>
    <w:rsid w:val="00AD2468"/>
    <w:rsid w:val="00AD27EE"/>
    <w:rsid w:val="00AD289D"/>
    <w:rsid w:val="00AD4BE0"/>
    <w:rsid w:val="00AD5BA1"/>
    <w:rsid w:val="00AD5F5A"/>
    <w:rsid w:val="00AD6315"/>
    <w:rsid w:val="00AD632C"/>
    <w:rsid w:val="00AD678F"/>
    <w:rsid w:val="00AD7652"/>
    <w:rsid w:val="00AD7EFC"/>
    <w:rsid w:val="00AE0056"/>
    <w:rsid w:val="00AE0B10"/>
    <w:rsid w:val="00AE0F59"/>
    <w:rsid w:val="00AE1223"/>
    <w:rsid w:val="00AE137C"/>
    <w:rsid w:val="00AE1BF8"/>
    <w:rsid w:val="00AE1D8C"/>
    <w:rsid w:val="00AE1F3F"/>
    <w:rsid w:val="00AE22B2"/>
    <w:rsid w:val="00AE254C"/>
    <w:rsid w:val="00AE2961"/>
    <w:rsid w:val="00AE2CDF"/>
    <w:rsid w:val="00AE2D87"/>
    <w:rsid w:val="00AE2E42"/>
    <w:rsid w:val="00AE3609"/>
    <w:rsid w:val="00AE3DB7"/>
    <w:rsid w:val="00AE4193"/>
    <w:rsid w:val="00AE50C1"/>
    <w:rsid w:val="00AE5491"/>
    <w:rsid w:val="00AE5E19"/>
    <w:rsid w:val="00AE5E87"/>
    <w:rsid w:val="00AE61B9"/>
    <w:rsid w:val="00AE6A11"/>
    <w:rsid w:val="00AF0E32"/>
    <w:rsid w:val="00AF1F42"/>
    <w:rsid w:val="00AF1FC9"/>
    <w:rsid w:val="00AF227D"/>
    <w:rsid w:val="00AF2442"/>
    <w:rsid w:val="00AF2A0E"/>
    <w:rsid w:val="00AF2D1A"/>
    <w:rsid w:val="00AF2D27"/>
    <w:rsid w:val="00AF4021"/>
    <w:rsid w:val="00AF40A1"/>
    <w:rsid w:val="00AF4885"/>
    <w:rsid w:val="00AF4F5F"/>
    <w:rsid w:val="00AF537C"/>
    <w:rsid w:val="00AF5E6C"/>
    <w:rsid w:val="00AF63DA"/>
    <w:rsid w:val="00AF65B7"/>
    <w:rsid w:val="00AF7593"/>
    <w:rsid w:val="00AF7948"/>
    <w:rsid w:val="00B00581"/>
    <w:rsid w:val="00B005E2"/>
    <w:rsid w:val="00B011B9"/>
    <w:rsid w:val="00B01318"/>
    <w:rsid w:val="00B0155D"/>
    <w:rsid w:val="00B01DAD"/>
    <w:rsid w:val="00B02974"/>
    <w:rsid w:val="00B02C05"/>
    <w:rsid w:val="00B03AF1"/>
    <w:rsid w:val="00B04903"/>
    <w:rsid w:val="00B04A54"/>
    <w:rsid w:val="00B06178"/>
    <w:rsid w:val="00B06709"/>
    <w:rsid w:val="00B07B11"/>
    <w:rsid w:val="00B07C91"/>
    <w:rsid w:val="00B07E04"/>
    <w:rsid w:val="00B1007F"/>
    <w:rsid w:val="00B1033F"/>
    <w:rsid w:val="00B10457"/>
    <w:rsid w:val="00B1062C"/>
    <w:rsid w:val="00B1071B"/>
    <w:rsid w:val="00B10B43"/>
    <w:rsid w:val="00B1100B"/>
    <w:rsid w:val="00B11354"/>
    <w:rsid w:val="00B113F8"/>
    <w:rsid w:val="00B115FF"/>
    <w:rsid w:val="00B11E6E"/>
    <w:rsid w:val="00B124B1"/>
    <w:rsid w:val="00B12EBC"/>
    <w:rsid w:val="00B13135"/>
    <w:rsid w:val="00B1414C"/>
    <w:rsid w:val="00B154B7"/>
    <w:rsid w:val="00B15B84"/>
    <w:rsid w:val="00B1611F"/>
    <w:rsid w:val="00B16362"/>
    <w:rsid w:val="00B165B6"/>
    <w:rsid w:val="00B16841"/>
    <w:rsid w:val="00B16F90"/>
    <w:rsid w:val="00B170B9"/>
    <w:rsid w:val="00B17968"/>
    <w:rsid w:val="00B17DBF"/>
    <w:rsid w:val="00B17E82"/>
    <w:rsid w:val="00B20A60"/>
    <w:rsid w:val="00B20E17"/>
    <w:rsid w:val="00B2103D"/>
    <w:rsid w:val="00B21868"/>
    <w:rsid w:val="00B21CEA"/>
    <w:rsid w:val="00B22747"/>
    <w:rsid w:val="00B22A04"/>
    <w:rsid w:val="00B2352E"/>
    <w:rsid w:val="00B23C24"/>
    <w:rsid w:val="00B24250"/>
    <w:rsid w:val="00B245F4"/>
    <w:rsid w:val="00B258B9"/>
    <w:rsid w:val="00B25C3A"/>
    <w:rsid w:val="00B26693"/>
    <w:rsid w:val="00B26757"/>
    <w:rsid w:val="00B27038"/>
    <w:rsid w:val="00B300DB"/>
    <w:rsid w:val="00B313A4"/>
    <w:rsid w:val="00B31E5F"/>
    <w:rsid w:val="00B320A9"/>
    <w:rsid w:val="00B33039"/>
    <w:rsid w:val="00B330A4"/>
    <w:rsid w:val="00B333B3"/>
    <w:rsid w:val="00B334FB"/>
    <w:rsid w:val="00B33644"/>
    <w:rsid w:val="00B3378B"/>
    <w:rsid w:val="00B33A78"/>
    <w:rsid w:val="00B33D60"/>
    <w:rsid w:val="00B342E6"/>
    <w:rsid w:val="00B346B0"/>
    <w:rsid w:val="00B36A76"/>
    <w:rsid w:val="00B37179"/>
    <w:rsid w:val="00B371C9"/>
    <w:rsid w:val="00B37639"/>
    <w:rsid w:val="00B40475"/>
    <w:rsid w:val="00B40D9A"/>
    <w:rsid w:val="00B4149E"/>
    <w:rsid w:val="00B4367D"/>
    <w:rsid w:val="00B43C46"/>
    <w:rsid w:val="00B43E19"/>
    <w:rsid w:val="00B441A0"/>
    <w:rsid w:val="00B442AE"/>
    <w:rsid w:val="00B45146"/>
    <w:rsid w:val="00B45E82"/>
    <w:rsid w:val="00B46C7B"/>
    <w:rsid w:val="00B47479"/>
    <w:rsid w:val="00B47B92"/>
    <w:rsid w:val="00B47D2C"/>
    <w:rsid w:val="00B50C9E"/>
    <w:rsid w:val="00B50DAD"/>
    <w:rsid w:val="00B5146A"/>
    <w:rsid w:val="00B51610"/>
    <w:rsid w:val="00B52A43"/>
    <w:rsid w:val="00B5325E"/>
    <w:rsid w:val="00B53332"/>
    <w:rsid w:val="00B534EF"/>
    <w:rsid w:val="00B53503"/>
    <w:rsid w:val="00B5383C"/>
    <w:rsid w:val="00B53999"/>
    <w:rsid w:val="00B539A4"/>
    <w:rsid w:val="00B53C9E"/>
    <w:rsid w:val="00B53F1B"/>
    <w:rsid w:val="00B543C7"/>
    <w:rsid w:val="00B54E62"/>
    <w:rsid w:val="00B553B8"/>
    <w:rsid w:val="00B55649"/>
    <w:rsid w:val="00B55726"/>
    <w:rsid w:val="00B55817"/>
    <w:rsid w:val="00B55889"/>
    <w:rsid w:val="00B55964"/>
    <w:rsid w:val="00B56443"/>
    <w:rsid w:val="00B60131"/>
    <w:rsid w:val="00B60821"/>
    <w:rsid w:val="00B609E8"/>
    <w:rsid w:val="00B60B94"/>
    <w:rsid w:val="00B61934"/>
    <w:rsid w:val="00B61B65"/>
    <w:rsid w:val="00B61F4C"/>
    <w:rsid w:val="00B62E2A"/>
    <w:rsid w:val="00B62E8E"/>
    <w:rsid w:val="00B6388E"/>
    <w:rsid w:val="00B63952"/>
    <w:rsid w:val="00B63A5A"/>
    <w:rsid w:val="00B6483A"/>
    <w:rsid w:val="00B6673B"/>
    <w:rsid w:val="00B668B4"/>
    <w:rsid w:val="00B668BA"/>
    <w:rsid w:val="00B71361"/>
    <w:rsid w:val="00B71697"/>
    <w:rsid w:val="00B7178A"/>
    <w:rsid w:val="00B71B15"/>
    <w:rsid w:val="00B71CB2"/>
    <w:rsid w:val="00B71EB5"/>
    <w:rsid w:val="00B723E5"/>
    <w:rsid w:val="00B72533"/>
    <w:rsid w:val="00B72B17"/>
    <w:rsid w:val="00B72E90"/>
    <w:rsid w:val="00B73DF9"/>
    <w:rsid w:val="00B73E81"/>
    <w:rsid w:val="00B73EDD"/>
    <w:rsid w:val="00B74479"/>
    <w:rsid w:val="00B7475C"/>
    <w:rsid w:val="00B75D76"/>
    <w:rsid w:val="00B75F0B"/>
    <w:rsid w:val="00B7616C"/>
    <w:rsid w:val="00B765A5"/>
    <w:rsid w:val="00B768B5"/>
    <w:rsid w:val="00B76B90"/>
    <w:rsid w:val="00B775AD"/>
    <w:rsid w:val="00B80555"/>
    <w:rsid w:val="00B8088B"/>
    <w:rsid w:val="00B80A6D"/>
    <w:rsid w:val="00B80D6F"/>
    <w:rsid w:val="00B82078"/>
    <w:rsid w:val="00B824F7"/>
    <w:rsid w:val="00B82C3D"/>
    <w:rsid w:val="00B83517"/>
    <w:rsid w:val="00B83B11"/>
    <w:rsid w:val="00B83D24"/>
    <w:rsid w:val="00B83F20"/>
    <w:rsid w:val="00B844BA"/>
    <w:rsid w:val="00B848FA"/>
    <w:rsid w:val="00B84CB8"/>
    <w:rsid w:val="00B850BD"/>
    <w:rsid w:val="00B8538F"/>
    <w:rsid w:val="00B85CA6"/>
    <w:rsid w:val="00B85CAB"/>
    <w:rsid w:val="00B8612A"/>
    <w:rsid w:val="00B8679E"/>
    <w:rsid w:val="00B869BB"/>
    <w:rsid w:val="00B87755"/>
    <w:rsid w:val="00B87A88"/>
    <w:rsid w:val="00B87F17"/>
    <w:rsid w:val="00B912A4"/>
    <w:rsid w:val="00B91599"/>
    <w:rsid w:val="00B916B4"/>
    <w:rsid w:val="00B91903"/>
    <w:rsid w:val="00B922EF"/>
    <w:rsid w:val="00B923DC"/>
    <w:rsid w:val="00B95BE1"/>
    <w:rsid w:val="00B967C8"/>
    <w:rsid w:val="00B96D25"/>
    <w:rsid w:val="00B97081"/>
    <w:rsid w:val="00B97231"/>
    <w:rsid w:val="00B974EF"/>
    <w:rsid w:val="00B97AAA"/>
    <w:rsid w:val="00BA0A79"/>
    <w:rsid w:val="00BA10DD"/>
    <w:rsid w:val="00BA1998"/>
    <w:rsid w:val="00BA1B5A"/>
    <w:rsid w:val="00BA1DBA"/>
    <w:rsid w:val="00BA1DCF"/>
    <w:rsid w:val="00BA258F"/>
    <w:rsid w:val="00BA2E4E"/>
    <w:rsid w:val="00BA31AB"/>
    <w:rsid w:val="00BA351D"/>
    <w:rsid w:val="00BA35EC"/>
    <w:rsid w:val="00BA37AB"/>
    <w:rsid w:val="00BA39F4"/>
    <w:rsid w:val="00BA3F54"/>
    <w:rsid w:val="00BA4F4B"/>
    <w:rsid w:val="00BA5108"/>
    <w:rsid w:val="00BA5CA7"/>
    <w:rsid w:val="00BA6436"/>
    <w:rsid w:val="00BA68BF"/>
    <w:rsid w:val="00BA7296"/>
    <w:rsid w:val="00BA7B29"/>
    <w:rsid w:val="00BA7CE1"/>
    <w:rsid w:val="00BA7F23"/>
    <w:rsid w:val="00BB15A2"/>
    <w:rsid w:val="00BB183B"/>
    <w:rsid w:val="00BB1C83"/>
    <w:rsid w:val="00BB2CA2"/>
    <w:rsid w:val="00BB30F5"/>
    <w:rsid w:val="00BB3A84"/>
    <w:rsid w:val="00BB4529"/>
    <w:rsid w:val="00BB465E"/>
    <w:rsid w:val="00BB4CE9"/>
    <w:rsid w:val="00BB5364"/>
    <w:rsid w:val="00BB575E"/>
    <w:rsid w:val="00BB5D3F"/>
    <w:rsid w:val="00BB5E58"/>
    <w:rsid w:val="00BB6312"/>
    <w:rsid w:val="00BB6951"/>
    <w:rsid w:val="00BB714A"/>
    <w:rsid w:val="00BB7AF9"/>
    <w:rsid w:val="00BC0AE4"/>
    <w:rsid w:val="00BC0E36"/>
    <w:rsid w:val="00BC1E65"/>
    <w:rsid w:val="00BC21CB"/>
    <w:rsid w:val="00BC2AEA"/>
    <w:rsid w:val="00BC2F2F"/>
    <w:rsid w:val="00BC31B4"/>
    <w:rsid w:val="00BC33EA"/>
    <w:rsid w:val="00BC38D1"/>
    <w:rsid w:val="00BC39E3"/>
    <w:rsid w:val="00BC3DBA"/>
    <w:rsid w:val="00BC3E6B"/>
    <w:rsid w:val="00BC40EF"/>
    <w:rsid w:val="00BC4453"/>
    <w:rsid w:val="00BC4712"/>
    <w:rsid w:val="00BC4F91"/>
    <w:rsid w:val="00BC5160"/>
    <w:rsid w:val="00BC548B"/>
    <w:rsid w:val="00BC54E2"/>
    <w:rsid w:val="00BC562A"/>
    <w:rsid w:val="00BC5963"/>
    <w:rsid w:val="00BC5E85"/>
    <w:rsid w:val="00BC612D"/>
    <w:rsid w:val="00BC659F"/>
    <w:rsid w:val="00BC6880"/>
    <w:rsid w:val="00BC6DE1"/>
    <w:rsid w:val="00BC7F8F"/>
    <w:rsid w:val="00BD123A"/>
    <w:rsid w:val="00BD137D"/>
    <w:rsid w:val="00BD1BE3"/>
    <w:rsid w:val="00BD1E6F"/>
    <w:rsid w:val="00BD23C9"/>
    <w:rsid w:val="00BD28E0"/>
    <w:rsid w:val="00BD3823"/>
    <w:rsid w:val="00BD4B1A"/>
    <w:rsid w:val="00BD516F"/>
    <w:rsid w:val="00BD5A54"/>
    <w:rsid w:val="00BD6555"/>
    <w:rsid w:val="00BD6B89"/>
    <w:rsid w:val="00BD701E"/>
    <w:rsid w:val="00BD7058"/>
    <w:rsid w:val="00BD7637"/>
    <w:rsid w:val="00BE07EC"/>
    <w:rsid w:val="00BE0BDA"/>
    <w:rsid w:val="00BE0C0D"/>
    <w:rsid w:val="00BE1476"/>
    <w:rsid w:val="00BE14EF"/>
    <w:rsid w:val="00BE1565"/>
    <w:rsid w:val="00BE1726"/>
    <w:rsid w:val="00BE1C48"/>
    <w:rsid w:val="00BE1E4F"/>
    <w:rsid w:val="00BE1E55"/>
    <w:rsid w:val="00BE1FF8"/>
    <w:rsid w:val="00BE221E"/>
    <w:rsid w:val="00BE2222"/>
    <w:rsid w:val="00BE28C6"/>
    <w:rsid w:val="00BE3E9C"/>
    <w:rsid w:val="00BE3F0B"/>
    <w:rsid w:val="00BE4639"/>
    <w:rsid w:val="00BE565B"/>
    <w:rsid w:val="00BE64B0"/>
    <w:rsid w:val="00BE65D4"/>
    <w:rsid w:val="00BE6CDD"/>
    <w:rsid w:val="00BE6E5D"/>
    <w:rsid w:val="00BE762A"/>
    <w:rsid w:val="00BF0634"/>
    <w:rsid w:val="00BF081A"/>
    <w:rsid w:val="00BF0FF3"/>
    <w:rsid w:val="00BF1065"/>
    <w:rsid w:val="00BF1EE7"/>
    <w:rsid w:val="00BF2349"/>
    <w:rsid w:val="00BF2548"/>
    <w:rsid w:val="00BF25F2"/>
    <w:rsid w:val="00BF27DA"/>
    <w:rsid w:val="00BF2A05"/>
    <w:rsid w:val="00BF349B"/>
    <w:rsid w:val="00BF3939"/>
    <w:rsid w:val="00BF3F74"/>
    <w:rsid w:val="00BF45C5"/>
    <w:rsid w:val="00BF5B9D"/>
    <w:rsid w:val="00BF5CE5"/>
    <w:rsid w:val="00BF5FEF"/>
    <w:rsid w:val="00BF61F8"/>
    <w:rsid w:val="00BF66DD"/>
    <w:rsid w:val="00BF6965"/>
    <w:rsid w:val="00BF6A1D"/>
    <w:rsid w:val="00C006D5"/>
    <w:rsid w:val="00C00825"/>
    <w:rsid w:val="00C016DF"/>
    <w:rsid w:val="00C01719"/>
    <w:rsid w:val="00C01B89"/>
    <w:rsid w:val="00C026B7"/>
    <w:rsid w:val="00C02C10"/>
    <w:rsid w:val="00C035B8"/>
    <w:rsid w:val="00C0414F"/>
    <w:rsid w:val="00C045CB"/>
    <w:rsid w:val="00C04D2B"/>
    <w:rsid w:val="00C056A8"/>
    <w:rsid w:val="00C0578C"/>
    <w:rsid w:val="00C0581F"/>
    <w:rsid w:val="00C0602D"/>
    <w:rsid w:val="00C0619D"/>
    <w:rsid w:val="00C06550"/>
    <w:rsid w:val="00C067AF"/>
    <w:rsid w:val="00C07F31"/>
    <w:rsid w:val="00C1039A"/>
    <w:rsid w:val="00C10CB3"/>
    <w:rsid w:val="00C10F26"/>
    <w:rsid w:val="00C111F3"/>
    <w:rsid w:val="00C12549"/>
    <w:rsid w:val="00C1391D"/>
    <w:rsid w:val="00C14B71"/>
    <w:rsid w:val="00C15296"/>
    <w:rsid w:val="00C158AF"/>
    <w:rsid w:val="00C16771"/>
    <w:rsid w:val="00C1697B"/>
    <w:rsid w:val="00C170E0"/>
    <w:rsid w:val="00C177E6"/>
    <w:rsid w:val="00C17EC9"/>
    <w:rsid w:val="00C201BA"/>
    <w:rsid w:val="00C20301"/>
    <w:rsid w:val="00C206EF"/>
    <w:rsid w:val="00C21412"/>
    <w:rsid w:val="00C21950"/>
    <w:rsid w:val="00C21AE0"/>
    <w:rsid w:val="00C21F40"/>
    <w:rsid w:val="00C228F3"/>
    <w:rsid w:val="00C22B10"/>
    <w:rsid w:val="00C23332"/>
    <w:rsid w:val="00C23586"/>
    <w:rsid w:val="00C23BBE"/>
    <w:rsid w:val="00C23BD5"/>
    <w:rsid w:val="00C23C0A"/>
    <w:rsid w:val="00C2498B"/>
    <w:rsid w:val="00C24DC2"/>
    <w:rsid w:val="00C24F4A"/>
    <w:rsid w:val="00C25396"/>
    <w:rsid w:val="00C259D4"/>
    <w:rsid w:val="00C260A9"/>
    <w:rsid w:val="00C261B2"/>
    <w:rsid w:val="00C26283"/>
    <w:rsid w:val="00C269CC"/>
    <w:rsid w:val="00C2756F"/>
    <w:rsid w:val="00C27680"/>
    <w:rsid w:val="00C3074C"/>
    <w:rsid w:val="00C30E01"/>
    <w:rsid w:val="00C317B9"/>
    <w:rsid w:val="00C31B13"/>
    <w:rsid w:val="00C3249F"/>
    <w:rsid w:val="00C32768"/>
    <w:rsid w:val="00C3282C"/>
    <w:rsid w:val="00C328B1"/>
    <w:rsid w:val="00C33974"/>
    <w:rsid w:val="00C34198"/>
    <w:rsid w:val="00C342C3"/>
    <w:rsid w:val="00C348B8"/>
    <w:rsid w:val="00C34BCD"/>
    <w:rsid w:val="00C355BA"/>
    <w:rsid w:val="00C3593B"/>
    <w:rsid w:val="00C35F8F"/>
    <w:rsid w:val="00C36184"/>
    <w:rsid w:val="00C36234"/>
    <w:rsid w:val="00C367CB"/>
    <w:rsid w:val="00C36EC6"/>
    <w:rsid w:val="00C36FEC"/>
    <w:rsid w:val="00C3703A"/>
    <w:rsid w:val="00C404F7"/>
    <w:rsid w:val="00C405EC"/>
    <w:rsid w:val="00C41D67"/>
    <w:rsid w:val="00C42BB2"/>
    <w:rsid w:val="00C44CCA"/>
    <w:rsid w:val="00C44E4D"/>
    <w:rsid w:val="00C45256"/>
    <w:rsid w:val="00C4560F"/>
    <w:rsid w:val="00C459B3"/>
    <w:rsid w:val="00C464C0"/>
    <w:rsid w:val="00C46ABF"/>
    <w:rsid w:val="00C46DC3"/>
    <w:rsid w:val="00C4786E"/>
    <w:rsid w:val="00C50A00"/>
    <w:rsid w:val="00C50A8A"/>
    <w:rsid w:val="00C50EC2"/>
    <w:rsid w:val="00C51938"/>
    <w:rsid w:val="00C51B0B"/>
    <w:rsid w:val="00C52C3C"/>
    <w:rsid w:val="00C537E8"/>
    <w:rsid w:val="00C53D8F"/>
    <w:rsid w:val="00C54BB2"/>
    <w:rsid w:val="00C54BF1"/>
    <w:rsid w:val="00C5588E"/>
    <w:rsid w:val="00C55946"/>
    <w:rsid w:val="00C55D68"/>
    <w:rsid w:val="00C55EFA"/>
    <w:rsid w:val="00C56204"/>
    <w:rsid w:val="00C56857"/>
    <w:rsid w:val="00C56915"/>
    <w:rsid w:val="00C56C62"/>
    <w:rsid w:val="00C57F34"/>
    <w:rsid w:val="00C6011B"/>
    <w:rsid w:val="00C60B7A"/>
    <w:rsid w:val="00C615C8"/>
    <w:rsid w:val="00C6194A"/>
    <w:rsid w:val="00C61A2D"/>
    <w:rsid w:val="00C62883"/>
    <w:rsid w:val="00C6299E"/>
    <w:rsid w:val="00C63043"/>
    <w:rsid w:val="00C63213"/>
    <w:rsid w:val="00C63A38"/>
    <w:rsid w:val="00C63AC5"/>
    <w:rsid w:val="00C63BCE"/>
    <w:rsid w:val="00C643DA"/>
    <w:rsid w:val="00C6453D"/>
    <w:rsid w:val="00C64AA6"/>
    <w:rsid w:val="00C64C0B"/>
    <w:rsid w:val="00C64EF3"/>
    <w:rsid w:val="00C6501A"/>
    <w:rsid w:val="00C6509D"/>
    <w:rsid w:val="00C65200"/>
    <w:rsid w:val="00C668EB"/>
    <w:rsid w:val="00C66B11"/>
    <w:rsid w:val="00C66FE9"/>
    <w:rsid w:val="00C67BD4"/>
    <w:rsid w:val="00C67CC2"/>
    <w:rsid w:val="00C708BE"/>
    <w:rsid w:val="00C70AC6"/>
    <w:rsid w:val="00C713E7"/>
    <w:rsid w:val="00C71515"/>
    <w:rsid w:val="00C7187F"/>
    <w:rsid w:val="00C718D0"/>
    <w:rsid w:val="00C73107"/>
    <w:rsid w:val="00C73267"/>
    <w:rsid w:val="00C733A4"/>
    <w:rsid w:val="00C73C49"/>
    <w:rsid w:val="00C74F92"/>
    <w:rsid w:val="00C75814"/>
    <w:rsid w:val="00C7588C"/>
    <w:rsid w:val="00C75F84"/>
    <w:rsid w:val="00C76780"/>
    <w:rsid w:val="00C76D9C"/>
    <w:rsid w:val="00C77344"/>
    <w:rsid w:val="00C77B97"/>
    <w:rsid w:val="00C77BAD"/>
    <w:rsid w:val="00C80018"/>
    <w:rsid w:val="00C8069B"/>
    <w:rsid w:val="00C80FA2"/>
    <w:rsid w:val="00C82905"/>
    <w:rsid w:val="00C8351B"/>
    <w:rsid w:val="00C835F4"/>
    <w:rsid w:val="00C8422E"/>
    <w:rsid w:val="00C8593D"/>
    <w:rsid w:val="00C85F91"/>
    <w:rsid w:val="00C86150"/>
    <w:rsid w:val="00C865C8"/>
    <w:rsid w:val="00C86B4B"/>
    <w:rsid w:val="00C86CE7"/>
    <w:rsid w:val="00C8794F"/>
    <w:rsid w:val="00C87B80"/>
    <w:rsid w:val="00C87CB8"/>
    <w:rsid w:val="00C90164"/>
    <w:rsid w:val="00C90403"/>
    <w:rsid w:val="00C90736"/>
    <w:rsid w:val="00C90901"/>
    <w:rsid w:val="00C910D2"/>
    <w:rsid w:val="00C91CC6"/>
    <w:rsid w:val="00C928D4"/>
    <w:rsid w:val="00C9331E"/>
    <w:rsid w:val="00C9367E"/>
    <w:rsid w:val="00C945C9"/>
    <w:rsid w:val="00C94941"/>
    <w:rsid w:val="00C94F33"/>
    <w:rsid w:val="00C94F35"/>
    <w:rsid w:val="00C95156"/>
    <w:rsid w:val="00C95B5F"/>
    <w:rsid w:val="00C9623A"/>
    <w:rsid w:val="00C97C2F"/>
    <w:rsid w:val="00C97EB1"/>
    <w:rsid w:val="00CA0105"/>
    <w:rsid w:val="00CA0120"/>
    <w:rsid w:val="00CA029F"/>
    <w:rsid w:val="00CA03B8"/>
    <w:rsid w:val="00CA041F"/>
    <w:rsid w:val="00CA140B"/>
    <w:rsid w:val="00CA14B4"/>
    <w:rsid w:val="00CA167B"/>
    <w:rsid w:val="00CA2953"/>
    <w:rsid w:val="00CA30FB"/>
    <w:rsid w:val="00CA31F6"/>
    <w:rsid w:val="00CA328F"/>
    <w:rsid w:val="00CA3AD7"/>
    <w:rsid w:val="00CA3F94"/>
    <w:rsid w:val="00CA4B06"/>
    <w:rsid w:val="00CA4C22"/>
    <w:rsid w:val="00CA5B0F"/>
    <w:rsid w:val="00CA5F22"/>
    <w:rsid w:val="00CA6071"/>
    <w:rsid w:val="00CA63EF"/>
    <w:rsid w:val="00CA6C17"/>
    <w:rsid w:val="00CA6CD0"/>
    <w:rsid w:val="00CA73E4"/>
    <w:rsid w:val="00CB04D5"/>
    <w:rsid w:val="00CB0699"/>
    <w:rsid w:val="00CB0AD3"/>
    <w:rsid w:val="00CB148A"/>
    <w:rsid w:val="00CB1EF3"/>
    <w:rsid w:val="00CB2B5F"/>
    <w:rsid w:val="00CB3189"/>
    <w:rsid w:val="00CB3BDE"/>
    <w:rsid w:val="00CB40E6"/>
    <w:rsid w:val="00CB41EF"/>
    <w:rsid w:val="00CB4612"/>
    <w:rsid w:val="00CB5C58"/>
    <w:rsid w:val="00CB5CFA"/>
    <w:rsid w:val="00CB61AF"/>
    <w:rsid w:val="00CB63EB"/>
    <w:rsid w:val="00CB63F2"/>
    <w:rsid w:val="00CB6D73"/>
    <w:rsid w:val="00CB7310"/>
    <w:rsid w:val="00CB73C2"/>
    <w:rsid w:val="00CB75F0"/>
    <w:rsid w:val="00CC0E98"/>
    <w:rsid w:val="00CC1956"/>
    <w:rsid w:val="00CC1A15"/>
    <w:rsid w:val="00CC1BA2"/>
    <w:rsid w:val="00CC1ED8"/>
    <w:rsid w:val="00CC3431"/>
    <w:rsid w:val="00CC38E6"/>
    <w:rsid w:val="00CC3FA9"/>
    <w:rsid w:val="00CC43A4"/>
    <w:rsid w:val="00CC5319"/>
    <w:rsid w:val="00CC5440"/>
    <w:rsid w:val="00CC56AC"/>
    <w:rsid w:val="00CC56F7"/>
    <w:rsid w:val="00CC594A"/>
    <w:rsid w:val="00CC5FF5"/>
    <w:rsid w:val="00CC6361"/>
    <w:rsid w:val="00CC6474"/>
    <w:rsid w:val="00CC76BA"/>
    <w:rsid w:val="00CC7A59"/>
    <w:rsid w:val="00CC7FB0"/>
    <w:rsid w:val="00CD0CB2"/>
    <w:rsid w:val="00CD122A"/>
    <w:rsid w:val="00CD1AA3"/>
    <w:rsid w:val="00CD2D8D"/>
    <w:rsid w:val="00CD35B5"/>
    <w:rsid w:val="00CD3EB9"/>
    <w:rsid w:val="00CD4063"/>
    <w:rsid w:val="00CD48E4"/>
    <w:rsid w:val="00CD4B74"/>
    <w:rsid w:val="00CD6999"/>
    <w:rsid w:val="00CD6B60"/>
    <w:rsid w:val="00CD6C84"/>
    <w:rsid w:val="00CD6CF7"/>
    <w:rsid w:val="00CD74C3"/>
    <w:rsid w:val="00CD7657"/>
    <w:rsid w:val="00CD7D74"/>
    <w:rsid w:val="00CE0589"/>
    <w:rsid w:val="00CE062F"/>
    <w:rsid w:val="00CE07B3"/>
    <w:rsid w:val="00CE0ABA"/>
    <w:rsid w:val="00CE0CD2"/>
    <w:rsid w:val="00CE182C"/>
    <w:rsid w:val="00CE192C"/>
    <w:rsid w:val="00CE2DC6"/>
    <w:rsid w:val="00CE3293"/>
    <w:rsid w:val="00CE3531"/>
    <w:rsid w:val="00CE3789"/>
    <w:rsid w:val="00CE42DC"/>
    <w:rsid w:val="00CE494E"/>
    <w:rsid w:val="00CE4F6B"/>
    <w:rsid w:val="00CE54DB"/>
    <w:rsid w:val="00CE5FF4"/>
    <w:rsid w:val="00CE626A"/>
    <w:rsid w:val="00CE7083"/>
    <w:rsid w:val="00CE7232"/>
    <w:rsid w:val="00CE7A19"/>
    <w:rsid w:val="00CF08EC"/>
    <w:rsid w:val="00CF107E"/>
    <w:rsid w:val="00CF1117"/>
    <w:rsid w:val="00CF1CA1"/>
    <w:rsid w:val="00CF2100"/>
    <w:rsid w:val="00CF2525"/>
    <w:rsid w:val="00CF2AA1"/>
    <w:rsid w:val="00CF2ABA"/>
    <w:rsid w:val="00CF3884"/>
    <w:rsid w:val="00CF451A"/>
    <w:rsid w:val="00CF4A63"/>
    <w:rsid w:val="00CF5795"/>
    <w:rsid w:val="00CF5C8D"/>
    <w:rsid w:val="00CF5FA7"/>
    <w:rsid w:val="00CF6045"/>
    <w:rsid w:val="00CF6331"/>
    <w:rsid w:val="00CF646D"/>
    <w:rsid w:val="00CF7305"/>
    <w:rsid w:val="00CF7654"/>
    <w:rsid w:val="00CF7A6F"/>
    <w:rsid w:val="00CF7CBA"/>
    <w:rsid w:val="00CF7F8E"/>
    <w:rsid w:val="00D00948"/>
    <w:rsid w:val="00D00F7A"/>
    <w:rsid w:val="00D01292"/>
    <w:rsid w:val="00D029F7"/>
    <w:rsid w:val="00D02F86"/>
    <w:rsid w:val="00D03D4E"/>
    <w:rsid w:val="00D04ABC"/>
    <w:rsid w:val="00D04C47"/>
    <w:rsid w:val="00D04D5E"/>
    <w:rsid w:val="00D05699"/>
    <w:rsid w:val="00D0571D"/>
    <w:rsid w:val="00D05880"/>
    <w:rsid w:val="00D05AC3"/>
    <w:rsid w:val="00D05AF2"/>
    <w:rsid w:val="00D05CDE"/>
    <w:rsid w:val="00D05D1F"/>
    <w:rsid w:val="00D05F76"/>
    <w:rsid w:val="00D067B1"/>
    <w:rsid w:val="00D06A22"/>
    <w:rsid w:val="00D06D42"/>
    <w:rsid w:val="00D10097"/>
    <w:rsid w:val="00D100CF"/>
    <w:rsid w:val="00D10509"/>
    <w:rsid w:val="00D10746"/>
    <w:rsid w:val="00D10D32"/>
    <w:rsid w:val="00D112D7"/>
    <w:rsid w:val="00D1255D"/>
    <w:rsid w:val="00D1293C"/>
    <w:rsid w:val="00D12C1F"/>
    <w:rsid w:val="00D12CC0"/>
    <w:rsid w:val="00D12CFD"/>
    <w:rsid w:val="00D13B52"/>
    <w:rsid w:val="00D13BF1"/>
    <w:rsid w:val="00D147C2"/>
    <w:rsid w:val="00D1498E"/>
    <w:rsid w:val="00D15923"/>
    <w:rsid w:val="00D15C07"/>
    <w:rsid w:val="00D15F7D"/>
    <w:rsid w:val="00D167FD"/>
    <w:rsid w:val="00D16906"/>
    <w:rsid w:val="00D17224"/>
    <w:rsid w:val="00D21311"/>
    <w:rsid w:val="00D21EA3"/>
    <w:rsid w:val="00D2258C"/>
    <w:rsid w:val="00D22D18"/>
    <w:rsid w:val="00D230EA"/>
    <w:rsid w:val="00D2357B"/>
    <w:rsid w:val="00D23E90"/>
    <w:rsid w:val="00D243EE"/>
    <w:rsid w:val="00D244EB"/>
    <w:rsid w:val="00D246A8"/>
    <w:rsid w:val="00D2481A"/>
    <w:rsid w:val="00D24EAF"/>
    <w:rsid w:val="00D258CE"/>
    <w:rsid w:val="00D25AC3"/>
    <w:rsid w:val="00D25EA8"/>
    <w:rsid w:val="00D30667"/>
    <w:rsid w:val="00D31B9F"/>
    <w:rsid w:val="00D31D40"/>
    <w:rsid w:val="00D32AD2"/>
    <w:rsid w:val="00D32E31"/>
    <w:rsid w:val="00D33428"/>
    <w:rsid w:val="00D33BB2"/>
    <w:rsid w:val="00D33FBB"/>
    <w:rsid w:val="00D345A7"/>
    <w:rsid w:val="00D3463F"/>
    <w:rsid w:val="00D34F3D"/>
    <w:rsid w:val="00D3523F"/>
    <w:rsid w:val="00D362CF"/>
    <w:rsid w:val="00D36878"/>
    <w:rsid w:val="00D371BB"/>
    <w:rsid w:val="00D372DD"/>
    <w:rsid w:val="00D378B2"/>
    <w:rsid w:val="00D40AE2"/>
    <w:rsid w:val="00D40B2C"/>
    <w:rsid w:val="00D41410"/>
    <w:rsid w:val="00D41C3B"/>
    <w:rsid w:val="00D41D80"/>
    <w:rsid w:val="00D42A79"/>
    <w:rsid w:val="00D4371B"/>
    <w:rsid w:val="00D43BD4"/>
    <w:rsid w:val="00D44187"/>
    <w:rsid w:val="00D4442A"/>
    <w:rsid w:val="00D4454D"/>
    <w:rsid w:val="00D4489A"/>
    <w:rsid w:val="00D45244"/>
    <w:rsid w:val="00D45891"/>
    <w:rsid w:val="00D45A95"/>
    <w:rsid w:val="00D475DF"/>
    <w:rsid w:val="00D47B89"/>
    <w:rsid w:val="00D509EB"/>
    <w:rsid w:val="00D5147B"/>
    <w:rsid w:val="00D523D2"/>
    <w:rsid w:val="00D52609"/>
    <w:rsid w:val="00D52FF0"/>
    <w:rsid w:val="00D53A2C"/>
    <w:rsid w:val="00D53EB4"/>
    <w:rsid w:val="00D5448D"/>
    <w:rsid w:val="00D5467E"/>
    <w:rsid w:val="00D54F09"/>
    <w:rsid w:val="00D54F2D"/>
    <w:rsid w:val="00D55AEB"/>
    <w:rsid w:val="00D56D6D"/>
    <w:rsid w:val="00D56FF0"/>
    <w:rsid w:val="00D576F8"/>
    <w:rsid w:val="00D57D1B"/>
    <w:rsid w:val="00D57DB0"/>
    <w:rsid w:val="00D6111A"/>
    <w:rsid w:val="00D61BF2"/>
    <w:rsid w:val="00D63985"/>
    <w:rsid w:val="00D63E7E"/>
    <w:rsid w:val="00D64625"/>
    <w:rsid w:val="00D6474F"/>
    <w:rsid w:val="00D649A3"/>
    <w:rsid w:val="00D64E2F"/>
    <w:rsid w:val="00D64EB2"/>
    <w:rsid w:val="00D65C5B"/>
    <w:rsid w:val="00D66B02"/>
    <w:rsid w:val="00D66C26"/>
    <w:rsid w:val="00D66EFA"/>
    <w:rsid w:val="00D67C03"/>
    <w:rsid w:val="00D70CE9"/>
    <w:rsid w:val="00D710A4"/>
    <w:rsid w:val="00D7127F"/>
    <w:rsid w:val="00D71546"/>
    <w:rsid w:val="00D7200A"/>
    <w:rsid w:val="00D722F1"/>
    <w:rsid w:val="00D729DD"/>
    <w:rsid w:val="00D72E1C"/>
    <w:rsid w:val="00D732D1"/>
    <w:rsid w:val="00D73B98"/>
    <w:rsid w:val="00D73D62"/>
    <w:rsid w:val="00D73F9E"/>
    <w:rsid w:val="00D7446C"/>
    <w:rsid w:val="00D74909"/>
    <w:rsid w:val="00D74D76"/>
    <w:rsid w:val="00D75700"/>
    <w:rsid w:val="00D75E29"/>
    <w:rsid w:val="00D76FA3"/>
    <w:rsid w:val="00D771DB"/>
    <w:rsid w:val="00D77A25"/>
    <w:rsid w:val="00D8004F"/>
    <w:rsid w:val="00D81490"/>
    <w:rsid w:val="00D8217B"/>
    <w:rsid w:val="00D8237F"/>
    <w:rsid w:val="00D826B8"/>
    <w:rsid w:val="00D8328F"/>
    <w:rsid w:val="00D8374D"/>
    <w:rsid w:val="00D83758"/>
    <w:rsid w:val="00D83F2F"/>
    <w:rsid w:val="00D8424F"/>
    <w:rsid w:val="00D846AA"/>
    <w:rsid w:val="00D84899"/>
    <w:rsid w:val="00D84A2A"/>
    <w:rsid w:val="00D84BF8"/>
    <w:rsid w:val="00D853E9"/>
    <w:rsid w:val="00D86087"/>
    <w:rsid w:val="00D860BE"/>
    <w:rsid w:val="00D8612B"/>
    <w:rsid w:val="00D86B80"/>
    <w:rsid w:val="00D876D1"/>
    <w:rsid w:val="00D878CE"/>
    <w:rsid w:val="00D87936"/>
    <w:rsid w:val="00D87C3B"/>
    <w:rsid w:val="00D87F9A"/>
    <w:rsid w:val="00D90636"/>
    <w:rsid w:val="00D90BCA"/>
    <w:rsid w:val="00D90FCD"/>
    <w:rsid w:val="00D913EF"/>
    <w:rsid w:val="00D9156D"/>
    <w:rsid w:val="00D9182A"/>
    <w:rsid w:val="00D928DE"/>
    <w:rsid w:val="00D92AB9"/>
    <w:rsid w:val="00D93630"/>
    <w:rsid w:val="00D93F62"/>
    <w:rsid w:val="00D941FE"/>
    <w:rsid w:val="00D94350"/>
    <w:rsid w:val="00D94EF5"/>
    <w:rsid w:val="00D9556E"/>
    <w:rsid w:val="00D9585F"/>
    <w:rsid w:val="00D95B0C"/>
    <w:rsid w:val="00D9679B"/>
    <w:rsid w:val="00D97259"/>
    <w:rsid w:val="00D9740C"/>
    <w:rsid w:val="00D97C49"/>
    <w:rsid w:val="00D97D27"/>
    <w:rsid w:val="00D97F55"/>
    <w:rsid w:val="00D97F83"/>
    <w:rsid w:val="00DA03C2"/>
    <w:rsid w:val="00DA0FFD"/>
    <w:rsid w:val="00DA1534"/>
    <w:rsid w:val="00DA1EA8"/>
    <w:rsid w:val="00DA1EC8"/>
    <w:rsid w:val="00DA20A3"/>
    <w:rsid w:val="00DA2214"/>
    <w:rsid w:val="00DA25C8"/>
    <w:rsid w:val="00DA26FD"/>
    <w:rsid w:val="00DA275B"/>
    <w:rsid w:val="00DA2B85"/>
    <w:rsid w:val="00DA2FC2"/>
    <w:rsid w:val="00DA396D"/>
    <w:rsid w:val="00DA4579"/>
    <w:rsid w:val="00DA4DB6"/>
    <w:rsid w:val="00DA4E39"/>
    <w:rsid w:val="00DA53DE"/>
    <w:rsid w:val="00DA53E2"/>
    <w:rsid w:val="00DA67B2"/>
    <w:rsid w:val="00DA6D89"/>
    <w:rsid w:val="00DA70CE"/>
    <w:rsid w:val="00DA7396"/>
    <w:rsid w:val="00DA7477"/>
    <w:rsid w:val="00DB0179"/>
    <w:rsid w:val="00DB05B8"/>
    <w:rsid w:val="00DB07E0"/>
    <w:rsid w:val="00DB1686"/>
    <w:rsid w:val="00DB1840"/>
    <w:rsid w:val="00DB231E"/>
    <w:rsid w:val="00DB259C"/>
    <w:rsid w:val="00DB2BE8"/>
    <w:rsid w:val="00DB3168"/>
    <w:rsid w:val="00DB337B"/>
    <w:rsid w:val="00DB343F"/>
    <w:rsid w:val="00DB3CAF"/>
    <w:rsid w:val="00DB4378"/>
    <w:rsid w:val="00DB4DB6"/>
    <w:rsid w:val="00DB59E1"/>
    <w:rsid w:val="00DB5FE1"/>
    <w:rsid w:val="00DB6175"/>
    <w:rsid w:val="00DB6748"/>
    <w:rsid w:val="00DB6B3D"/>
    <w:rsid w:val="00DB77FC"/>
    <w:rsid w:val="00DB7B57"/>
    <w:rsid w:val="00DB7E1B"/>
    <w:rsid w:val="00DC1285"/>
    <w:rsid w:val="00DC2516"/>
    <w:rsid w:val="00DC2936"/>
    <w:rsid w:val="00DC2CD4"/>
    <w:rsid w:val="00DC2D06"/>
    <w:rsid w:val="00DC2FF9"/>
    <w:rsid w:val="00DC3DED"/>
    <w:rsid w:val="00DC4412"/>
    <w:rsid w:val="00DC4B93"/>
    <w:rsid w:val="00DC5592"/>
    <w:rsid w:val="00DC5E76"/>
    <w:rsid w:val="00DC5F2F"/>
    <w:rsid w:val="00DC60CF"/>
    <w:rsid w:val="00DC654E"/>
    <w:rsid w:val="00DC729F"/>
    <w:rsid w:val="00DC7429"/>
    <w:rsid w:val="00DD152F"/>
    <w:rsid w:val="00DD2863"/>
    <w:rsid w:val="00DD3400"/>
    <w:rsid w:val="00DD4053"/>
    <w:rsid w:val="00DD470F"/>
    <w:rsid w:val="00DD4DF7"/>
    <w:rsid w:val="00DD5171"/>
    <w:rsid w:val="00DD5F91"/>
    <w:rsid w:val="00DD7DC3"/>
    <w:rsid w:val="00DE0172"/>
    <w:rsid w:val="00DE0261"/>
    <w:rsid w:val="00DE0283"/>
    <w:rsid w:val="00DE0DC8"/>
    <w:rsid w:val="00DE11FD"/>
    <w:rsid w:val="00DE16BE"/>
    <w:rsid w:val="00DE1E1A"/>
    <w:rsid w:val="00DE21EF"/>
    <w:rsid w:val="00DE25D7"/>
    <w:rsid w:val="00DE2864"/>
    <w:rsid w:val="00DE29F3"/>
    <w:rsid w:val="00DE3EDD"/>
    <w:rsid w:val="00DE526E"/>
    <w:rsid w:val="00DE580F"/>
    <w:rsid w:val="00DE6015"/>
    <w:rsid w:val="00DE6A61"/>
    <w:rsid w:val="00DE6C17"/>
    <w:rsid w:val="00DE6F1F"/>
    <w:rsid w:val="00DE734D"/>
    <w:rsid w:val="00DE7E38"/>
    <w:rsid w:val="00DF0377"/>
    <w:rsid w:val="00DF05F8"/>
    <w:rsid w:val="00DF06C9"/>
    <w:rsid w:val="00DF0A17"/>
    <w:rsid w:val="00DF177C"/>
    <w:rsid w:val="00DF1E2E"/>
    <w:rsid w:val="00DF26FB"/>
    <w:rsid w:val="00DF2750"/>
    <w:rsid w:val="00DF2BFB"/>
    <w:rsid w:val="00DF3169"/>
    <w:rsid w:val="00DF3306"/>
    <w:rsid w:val="00DF36C6"/>
    <w:rsid w:val="00DF3DA6"/>
    <w:rsid w:val="00DF41A6"/>
    <w:rsid w:val="00DF444F"/>
    <w:rsid w:val="00DF4F8C"/>
    <w:rsid w:val="00DF5CC8"/>
    <w:rsid w:val="00DF6740"/>
    <w:rsid w:val="00DF69B2"/>
    <w:rsid w:val="00DF6AF2"/>
    <w:rsid w:val="00DF6C67"/>
    <w:rsid w:val="00E0028F"/>
    <w:rsid w:val="00E008B8"/>
    <w:rsid w:val="00E010F2"/>
    <w:rsid w:val="00E01227"/>
    <w:rsid w:val="00E01489"/>
    <w:rsid w:val="00E01B6A"/>
    <w:rsid w:val="00E020DB"/>
    <w:rsid w:val="00E02357"/>
    <w:rsid w:val="00E02379"/>
    <w:rsid w:val="00E02547"/>
    <w:rsid w:val="00E02B61"/>
    <w:rsid w:val="00E02EED"/>
    <w:rsid w:val="00E03332"/>
    <w:rsid w:val="00E03C9F"/>
    <w:rsid w:val="00E05807"/>
    <w:rsid w:val="00E05EA4"/>
    <w:rsid w:val="00E06CDA"/>
    <w:rsid w:val="00E070F9"/>
    <w:rsid w:val="00E10194"/>
    <w:rsid w:val="00E10A24"/>
    <w:rsid w:val="00E10A3C"/>
    <w:rsid w:val="00E10FC5"/>
    <w:rsid w:val="00E1149A"/>
    <w:rsid w:val="00E1173F"/>
    <w:rsid w:val="00E11B19"/>
    <w:rsid w:val="00E127D4"/>
    <w:rsid w:val="00E12810"/>
    <w:rsid w:val="00E12A45"/>
    <w:rsid w:val="00E12BE0"/>
    <w:rsid w:val="00E1351F"/>
    <w:rsid w:val="00E13536"/>
    <w:rsid w:val="00E135F2"/>
    <w:rsid w:val="00E13A1C"/>
    <w:rsid w:val="00E140F8"/>
    <w:rsid w:val="00E144E4"/>
    <w:rsid w:val="00E14787"/>
    <w:rsid w:val="00E14E1C"/>
    <w:rsid w:val="00E14F2C"/>
    <w:rsid w:val="00E150BA"/>
    <w:rsid w:val="00E151CE"/>
    <w:rsid w:val="00E157C1"/>
    <w:rsid w:val="00E158A1"/>
    <w:rsid w:val="00E16DFF"/>
    <w:rsid w:val="00E16EC1"/>
    <w:rsid w:val="00E177BE"/>
    <w:rsid w:val="00E179E7"/>
    <w:rsid w:val="00E17D89"/>
    <w:rsid w:val="00E2032F"/>
    <w:rsid w:val="00E20D83"/>
    <w:rsid w:val="00E2114F"/>
    <w:rsid w:val="00E22144"/>
    <w:rsid w:val="00E221F4"/>
    <w:rsid w:val="00E22280"/>
    <w:rsid w:val="00E224B0"/>
    <w:rsid w:val="00E22C36"/>
    <w:rsid w:val="00E23241"/>
    <w:rsid w:val="00E2326C"/>
    <w:rsid w:val="00E238F3"/>
    <w:rsid w:val="00E23AC6"/>
    <w:rsid w:val="00E23AF4"/>
    <w:rsid w:val="00E24144"/>
    <w:rsid w:val="00E25BDE"/>
    <w:rsid w:val="00E2630F"/>
    <w:rsid w:val="00E26B18"/>
    <w:rsid w:val="00E26F31"/>
    <w:rsid w:val="00E271A9"/>
    <w:rsid w:val="00E278A3"/>
    <w:rsid w:val="00E27CFD"/>
    <w:rsid w:val="00E301AD"/>
    <w:rsid w:val="00E30761"/>
    <w:rsid w:val="00E30DE8"/>
    <w:rsid w:val="00E31445"/>
    <w:rsid w:val="00E31504"/>
    <w:rsid w:val="00E320CA"/>
    <w:rsid w:val="00E3231F"/>
    <w:rsid w:val="00E325E7"/>
    <w:rsid w:val="00E3323B"/>
    <w:rsid w:val="00E33C20"/>
    <w:rsid w:val="00E3421D"/>
    <w:rsid w:val="00E34369"/>
    <w:rsid w:val="00E34434"/>
    <w:rsid w:val="00E3454D"/>
    <w:rsid w:val="00E3457A"/>
    <w:rsid w:val="00E34593"/>
    <w:rsid w:val="00E34831"/>
    <w:rsid w:val="00E35214"/>
    <w:rsid w:val="00E355C6"/>
    <w:rsid w:val="00E36018"/>
    <w:rsid w:val="00E37780"/>
    <w:rsid w:val="00E40D6A"/>
    <w:rsid w:val="00E4109F"/>
    <w:rsid w:val="00E410D1"/>
    <w:rsid w:val="00E426E1"/>
    <w:rsid w:val="00E430D7"/>
    <w:rsid w:val="00E437F2"/>
    <w:rsid w:val="00E44321"/>
    <w:rsid w:val="00E447ED"/>
    <w:rsid w:val="00E449D9"/>
    <w:rsid w:val="00E4544A"/>
    <w:rsid w:val="00E4581F"/>
    <w:rsid w:val="00E4602F"/>
    <w:rsid w:val="00E4639E"/>
    <w:rsid w:val="00E4673C"/>
    <w:rsid w:val="00E46904"/>
    <w:rsid w:val="00E46976"/>
    <w:rsid w:val="00E470F2"/>
    <w:rsid w:val="00E47A5A"/>
    <w:rsid w:val="00E47F02"/>
    <w:rsid w:val="00E5090D"/>
    <w:rsid w:val="00E520BB"/>
    <w:rsid w:val="00E52BB3"/>
    <w:rsid w:val="00E52F93"/>
    <w:rsid w:val="00E5331E"/>
    <w:rsid w:val="00E53910"/>
    <w:rsid w:val="00E53984"/>
    <w:rsid w:val="00E53A2C"/>
    <w:rsid w:val="00E53ACC"/>
    <w:rsid w:val="00E54035"/>
    <w:rsid w:val="00E54447"/>
    <w:rsid w:val="00E54672"/>
    <w:rsid w:val="00E54F61"/>
    <w:rsid w:val="00E55C42"/>
    <w:rsid w:val="00E563E6"/>
    <w:rsid w:val="00E56BCA"/>
    <w:rsid w:val="00E57D78"/>
    <w:rsid w:val="00E610A4"/>
    <w:rsid w:val="00E62058"/>
    <w:rsid w:val="00E6247C"/>
    <w:rsid w:val="00E63C23"/>
    <w:rsid w:val="00E63E1B"/>
    <w:rsid w:val="00E6478E"/>
    <w:rsid w:val="00E64AF6"/>
    <w:rsid w:val="00E64D5E"/>
    <w:rsid w:val="00E66279"/>
    <w:rsid w:val="00E66944"/>
    <w:rsid w:val="00E66D09"/>
    <w:rsid w:val="00E67094"/>
    <w:rsid w:val="00E6717C"/>
    <w:rsid w:val="00E67664"/>
    <w:rsid w:val="00E67723"/>
    <w:rsid w:val="00E67A0F"/>
    <w:rsid w:val="00E67C77"/>
    <w:rsid w:val="00E705F3"/>
    <w:rsid w:val="00E7068B"/>
    <w:rsid w:val="00E70F64"/>
    <w:rsid w:val="00E71C66"/>
    <w:rsid w:val="00E7230D"/>
    <w:rsid w:val="00E72A95"/>
    <w:rsid w:val="00E7352D"/>
    <w:rsid w:val="00E73FD7"/>
    <w:rsid w:val="00E745FD"/>
    <w:rsid w:val="00E751C1"/>
    <w:rsid w:val="00E75720"/>
    <w:rsid w:val="00E76010"/>
    <w:rsid w:val="00E762E7"/>
    <w:rsid w:val="00E772B5"/>
    <w:rsid w:val="00E777C5"/>
    <w:rsid w:val="00E77CC9"/>
    <w:rsid w:val="00E77EB4"/>
    <w:rsid w:val="00E801E8"/>
    <w:rsid w:val="00E80E01"/>
    <w:rsid w:val="00E81803"/>
    <w:rsid w:val="00E81AC5"/>
    <w:rsid w:val="00E81B3D"/>
    <w:rsid w:val="00E8221C"/>
    <w:rsid w:val="00E82511"/>
    <w:rsid w:val="00E828A5"/>
    <w:rsid w:val="00E82B19"/>
    <w:rsid w:val="00E831BE"/>
    <w:rsid w:val="00E8474B"/>
    <w:rsid w:val="00E84DA3"/>
    <w:rsid w:val="00E850DD"/>
    <w:rsid w:val="00E850E4"/>
    <w:rsid w:val="00E85A28"/>
    <w:rsid w:val="00E86742"/>
    <w:rsid w:val="00E86992"/>
    <w:rsid w:val="00E87889"/>
    <w:rsid w:val="00E87AA2"/>
    <w:rsid w:val="00E90067"/>
    <w:rsid w:val="00E910A7"/>
    <w:rsid w:val="00E91F0F"/>
    <w:rsid w:val="00E91F18"/>
    <w:rsid w:val="00E927D3"/>
    <w:rsid w:val="00E929BB"/>
    <w:rsid w:val="00E938BB"/>
    <w:rsid w:val="00E93CD8"/>
    <w:rsid w:val="00E941DC"/>
    <w:rsid w:val="00E94325"/>
    <w:rsid w:val="00E946D0"/>
    <w:rsid w:val="00E94F45"/>
    <w:rsid w:val="00E95D9F"/>
    <w:rsid w:val="00E96661"/>
    <w:rsid w:val="00E969BC"/>
    <w:rsid w:val="00E97468"/>
    <w:rsid w:val="00E978FC"/>
    <w:rsid w:val="00E979FF"/>
    <w:rsid w:val="00EA0C44"/>
    <w:rsid w:val="00EA189A"/>
    <w:rsid w:val="00EA1D10"/>
    <w:rsid w:val="00EA23AE"/>
    <w:rsid w:val="00EA2569"/>
    <w:rsid w:val="00EA2681"/>
    <w:rsid w:val="00EA2EC2"/>
    <w:rsid w:val="00EA3AD7"/>
    <w:rsid w:val="00EA40B4"/>
    <w:rsid w:val="00EA5171"/>
    <w:rsid w:val="00EA5529"/>
    <w:rsid w:val="00EA57AE"/>
    <w:rsid w:val="00EA59D6"/>
    <w:rsid w:val="00EA6C85"/>
    <w:rsid w:val="00EA7537"/>
    <w:rsid w:val="00EA79B8"/>
    <w:rsid w:val="00EB08FC"/>
    <w:rsid w:val="00EB0A5B"/>
    <w:rsid w:val="00EB0B69"/>
    <w:rsid w:val="00EB0D1D"/>
    <w:rsid w:val="00EB22DB"/>
    <w:rsid w:val="00EB2AD6"/>
    <w:rsid w:val="00EB2CDB"/>
    <w:rsid w:val="00EB2D92"/>
    <w:rsid w:val="00EB3008"/>
    <w:rsid w:val="00EB33E5"/>
    <w:rsid w:val="00EB36D3"/>
    <w:rsid w:val="00EB375C"/>
    <w:rsid w:val="00EB3D60"/>
    <w:rsid w:val="00EB4036"/>
    <w:rsid w:val="00EB4750"/>
    <w:rsid w:val="00EB4BF9"/>
    <w:rsid w:val="00EB5416"/>
    <w:rsid w:val="00EB568B"/>
    <w:rsid w:val="00EB5C1A"/>
    <w:rsid w:val="00EB5D7F"/>
    <w:rsid w:val="00EB632A"/>
    <w:rsid w:val="00EB6732"/>
    <w:rsid w:val="00EB69B8"/>
    <w:rsid w:val="00EB6DEB"/>
    <w:rsid w:val="00EB6F1C"/>
    <w:rsid w:val="00EB720F"/>
    <w:rsid w:val="00EB7743"/>
    <w:rsid w:val="00EB7AC7"/>
    <w:rsid w:val="00EB7DDD"/>
    <w:rsid w:val="00EC0959"/>
    <w:rsid w:val="00EC1A3E"/>
    <w:rsid w:val="00EC1D84"/>
    <w:rsid w:val="00EC1FAB"/>
    <w:rsid w:val="00EC26E2"/>
    <w:rsid w:val="00EC39EF"/>
    <w:rsid w:val="00EC49E2"/>
    <w:rsid w:val="00EC5253"/>
    <w:rsid w:val="00EC5452"/>
    <w:rsid w:val="00EC5EE4"/>
    <w:rsid w:val="00EC63FD"/>
    <w:rsid w:val="00EC66E6"/>
    <w:rsid w:val="00EC6E30"/>
    <w:rsid w:val="00EC72C0"/>
    <w:rsid w:val="00EC778F"/>
    <w:rsid w:val="00EC7D38"/>
    <w:rsid w:val="00ED01BA"/>
    <w:rsid w:val="00ED01F7"/>
    <w:rsid w:val="00ED046C"/>
    <w:rsid w:val="00ED0619"/>
    <w:rsid w:val="00ED082F"/>
    <w:rsid w:val="00ED0C24"/>
    <w:rsid w:val="00ED0FB0"/>
    <w:rsid w:val="00ED126A"/>
    <w:rsid w:val="00ED17B1"/>
    <w:rsid w:val="00ED18FB"/>
    <w:rsid w:val="00ED1CC4"/>
    <w:rsid w:val="00ED1E00"/>
    <w:rsid w:val="00ED2F98"/>
    <w:rsid w:val="00ED3880"/>
    <w:rsid w:val="00ED5075"/>
    <w:rsid w:val="00ED5249"/>
    <w:rsid w:val="00ED5C89"/>
    <w:rsid w:val="00ED622F"/>
    <w:rsid w:val="00ED67A2"/>
    <w:rsid w:val="00EE07F4"/>
    <w:rsid w:val="00EE27D6"/>
    <w:rsid w:val="00EE3005"/>
    <w:rsid w:val="00EE3642"/>
    <w:rsid w:val="00EE3F03"/>
    <w:rsid w:val="00EE3F7B"/>
    <w:rsid w:val="00EE4558"/>
    <w:rsid w:val="00EE4652"/>
    <w:rsid w:val="00EE4863"/>
    <w:rsid w:val="00EE4A7A"/>
    <w:rsid w:val="00EE5295"/>
    <w:rsid w:val="00EE5AEA"/>
    <w:rsid w:val="00EE6B2F"/>
    <w:rsid w:val="00EE7445"/>
    <w:rsid w:val="00EE7708"/>
    <w:rsid w:val="00EE78E9"/>
    <w:rsid w:val="00EF09C9"/>
    <w:rsid w:val="00EF0F66"/>
    <w:rsid w:val="00EF15BD"/>
    <w:rsid w:val="00EF1811"/>
    <w:rsid w:val="00EF205C"/>
    <w:rsid w:val="00EF2147"/>
    <w:rsid w:val="00EF30CC"/>
    <w:rsid w:val="00EF36D3"/>
    <w:rsid w:val="00EF37A2"/>
    <w:rsid w:val="00EF37DA"/>
    <w:rsid w:val="00EF4745"/>
    <w:rsid w:val="00EF4D1D"/>
    <w:rsid w:val="00EF5320"/>
    <w:rsid w:val="00EF69DB"/>
    <w:rsid w:val="00EF76D7"/>
    <w:rsid w:val="00EF7B92"/>
    <w:rsid w:val="00EF7CE4"/>
    <w:rsid w:val="00F00CB9"/>
    <w:rsid w:val="00F01319"/>
    <w:rsid w:val="00F016A5"/>
    <w:rsid w:val="00F017B0"/>
    <w:rsid w:val="00F02941"/>
    <w:rsid w:val="00F02D55"/>
    <w:rsid w:val="00F03228"/>
    <w:rsid w:val="00F0492F"/>
    <w:rsid w:val="00F04B76"/>
    <w:rsid w:val="00F04C64"/>
    <w:rsid w:val="00F05028"/>
    <w:rsid w:val="00F059DA"/>
    <w:rsid w:val="00F06E44"/>
    <w:rsid w:val="00F0730C"/>
    <w:rsid w:val="00F076FA"/>
    <w:rsid w:val="00F10B5D"/>
    <w:rsid w:val="00F11631"/>
    <w:rsid w:val="00F11738"/>
    <w:rsid w:val="00F11A2F"/>
    <w:rsid w:val="00F11E0B"/>
    <w:rsid w:val="00F12642"/>
    <w:rsid w:val="00F12FB7"/>
    <w:rsid w:val="00F13072"/>
    <w:rsid w:val="00F1384A"/>
    <w:rsid w:val="00F139FD"/>
    <w:rsid w:val="00F13DAE"/>
    <w:rsid w:val="00F13F14"/>
    <w:rsid w:val="00F14928"/>
    <w:rsid w:val="00F14B2B"/>
    <w:rsid w:val="00F14C33"/>
    <w:rsid w:val="00F1558C"/>
    <w:rsid w:val="00F15639"/>
    <w:rsid w:val="00F15B68"/>
    <w:rsid w:val="00F16CF6"/>
    <w:rsid w:val="00F17142"/>
    <w:rsid w:val="00F17A54"/>
    <w:rsid w:val="00F17C34"/>
    <w:rsid w:val="00F17E6B"/>
    <w:rsid w:val="00F21049"/>
    <w:rsid w:val="00F211F9"/>
    <w:rsid w:val="00F21719"/>
    <w:rsid w:val="00F2192E"/>
    <w:rsid w:val="00F21F8C"/>
    <w:rsid w:val="00F223EB"/>
    <w:rsid w:val="00F228CB"/>
    <w:rsid w:val="00F23859"/>
    <w:rsid w:val="00F240BD"/>
    <w:rsid w:val="00F26BC8"/>
    <w:rsid w:val="00F279A8"/>
    <w:rsid w:val="00F27A00"/>
    <w:rsid w:val="00F27BAE"/>
    <w:rsid w:val="00F317B9"/>
    <w:rsid w:val="00F31A79"/>
    <w:rsid w:val="00F31E1E"/>
    <w:rsid w:val="00F330BD"/>
    <w:rsid w:val="00F3319D"/>
    <w:rsid w:val="00F33933"/>
    <w:rsid w:val="00F33C62"/>
    <w:rsid w:val="00F3488A"/>
    <w:rsid w:val="00F351B6"/>
    <w:rsid w:val="00F3525C"/>
    <w:rsid w:val="00F35BF5"/>
    <w:rsid w:val="00F3751D"/>
    <w:rsid w:val="00F37877"/>
    <w:rsid w:val="00F37BA3"/>
    <w:rsid w:val="00F37C09"/>
    <w:rsid w:val="00F37C79"/>
    <w:rsid w:val="00F37EB6"/>
    <w:rsid w:val="00F40830"/>
    <w:rsid w:val="00F40A03"/>
    <w:rsid w:val="00F40ED9"/>
    <w:rsid w:val="00F4165D"/>
    <w:rsid w:val="00F4187F"/>
    <w:rsid w:val="00F419BA"/>
    <w:rsid w:val="00F41E5B"/>
    <w:rsid w:val="00F423BD"/>
    <w:rsid w:val="00F425B0"/>
    <w:rsid w:val="00F42693"/>
    <w:rsid w:val="00F429D9"/>
    <w:rsid w:val="00F436D0"/>
    <w:rsid w:val="00F438A7"/>
    <w:rsid w:val="00F43D9E"/>
    <w:rsid w:val="00F44167"/>
    <w:rsid w:val="00F44244"/>
    <w:rsid w:val="00F44562"/>
    <w:rsid w:val="00F445FF"/>
    <w:rsid w:val="00F4542C"/>
    <w:rsid w:val="00F45808"/>
    <w:rsid w:val="00F4599F"/>
    <w:rsid w:val="00F46147"/>
    <w:rsid w:val="00F461DC"/>
    <w:rsid w:val="00F477F7"/>
    <w:rsid w:val="00F47BD9"/>
    <w:rsid w:val="00F509A7"/>
    <w:rsid w:val="00F50DB9"/>
    <w:rsid w:val="00F50DFF"/>
    <w:rsid w:val="00F51034"/>
    <w:rsid w:val="00F5129C"/>
    <w:rsid w:val="00F5155F"/>
    <w:rsid w:val="00F525C0"/>
    <w:rsid w:val="00F525E0"/>
    <w:rsid w:val="00F52629"/>
    <w:rsid w:val="00F527BB"/>
    <w:rsid w:val="00F541D5"/>
    <w:rsid w:val="00F54A49"/>
    <w:rsid w:val="00F54AA8"/>
    <w:rsid w:val="00F54DD9"/>
    <w:rsid w:val="00F54FEB"/>
    <w:rsid w:val="00F5545E"/>
    <w:rsid w:val="00F55D73"/>
    <w:rsid w:val="00F56D2E"/>
    <w:rsid w:val="00F57422"/>
    <w:rsid w:val="00F57626"/>
    <w:rsid w:val="00F57919"/>
    <w:rsid w:val="00F600F9"/>
    <w:rsid w:val="00F60122"/>
    <w:rsid w:val="00F603E3"/>
    <w:rsid w:val="00F61C9F"/>
    <w:rsid w:val="00F6314A"/>
    <w:rsid w:val="00F63DCB"/>
    <w:rsid w:val="00F64595"/>
    <w:rsid w:val="00F6476F"/>
    <w:rsid w:val="00F649E2"/>
    <w:rsid w:val="00F64B85"/>
    <w:rsid w:val="00F6552F"/>
    <w:rsid w:val="00F65BE9"/>
    <w:rsid w:val="00F6638C"/>
    <w:rsid w:val="00F6654F"/>
    <w:rsid w:val="00F66A18"/>
    <w:rsid w:val="00F66D27"/>
    <w:rsid w:val="00F672E0"/>
    <w:rsid w:val="00F67DF5"/>
    <w:rsid w:val="00F67E4C"/>
    <w:rsid w:val="00F7113E"/>
    <w:rsid w:val="00F71830"/>
    <w:rsid w:val="00F71ADA"/>
    <w:rsid w:val="00F71E16"/>
    <w:rsid w:val="00F71F0E"/>
    <w:rsid w:val="00F72507"/>
    <w:rsid w:val="00F72708"/>
    <w:rsid w:val="00F72DDC"/>
    <w:rsid w:val="00F73BCE"/>
    <w:rsid w:val="00F744B1"/>
    <w:rsid w:val="00F75181"/>
    <w:rsid w:val="00F751C3"/>
    <w:rsid w:val="00F75854"/>
    <w:rsid w:val="00F75CA9"/>
    <w:rsid w:val="00F75FC3"/>
    <w:rsid w:val="00F76D40"/>
    <w:rsid w:val="00F76E2D"/>
    <w:rsid w:val="00F774E1"/>
    <w:rsid w:val="00F77684"/>
    <w:rsid w:val="00F80BC7"/>
    <w:rsid w:val="00F80D72"/>
    <w:rsid w:val="00F80FDB"/>
    <w:rsid w:val="00F8180C"/>
    <w:rsid w:val="00F81F2E"/>
    <w:rsid w:val="00F820AF"/>
    <w:rsid w:val="00F82D56"/>
    <w:rsid w:val="00F82DA3"/>
    <w:rsid w:val="00F83927"/>
    <w:rsid w:val="00F8441E"/>
    <w:rsid w:val="00F848F2"/>
    <w:rsid w:val="00F84E13"/>
    <w:rsid w:val="00F854D5"/>
    <w:rsid w:val="00F8580F"/>
    <w:rsid w:val="00F85881"/>
    <w:rsid w:val="00F858AA"/>
    <w:rsid w:val="00F85B0B"/>
    <w:rsid w:val="00F86FAA"/>
    <w:rsid w:val="00F870A5"/>
    <w:rsid w:val="00F8773F"/>
    <w:rsid w:val="00F8789F"/>
    <w:rsid w:val="00F90755"/>
    <w:rsid w:val="00F9097B"/>
    <w:rsid w:val="00F93BC4"/>
    <w:rsid w:val="00F93FFC"/>
    <w:rsid w:val="00F9460D"/>
    <w:rsid w:val="00F948DF"/>
    <w:rsid w:val="00F94C4A"/>
    <w:rsid w:val="00F95575"/>
    <w:rsid w:val="00F95BBD"/>
    <w:rsid w:val="00F95D0C"/>
    <w:rsid w:val="00F95DEC"/>
    <w:rsid w:val="00F962D7"/>
    <w:rsid w:val="00F9691F"/>
    <w:rsid w:val="00F976DB"/>
    <w:rsid w:val="00F97B5F"/>
    <w:rsid w:val="00F97DCB"/>
    <w:rsid w:val="00F97E69"/>
    <w:rsid w:val="00FA09C4"/>
    <w:rsid w:val="00FA0E33"/>
    <w:rsid w:val="00FA1FF0"/>
    <w:rsid w:val="00FA21BE"/>
    <w:rsid w:val="00FA2E4B"/>
    <w:rsid w:val="00FA327B"/>
    <w:rsid w:val="00FA3506"/>
    <w:rsid w:val="00FA3C9E"/>
    <w:rsid w:val="00FA4AAA"/>
    <w:rsid w:val="00FA51BC"/>
    <w:rsid w:val="00FA51D7"/>
    <w:rsid w:val="00FA5E91"/>
    <w:rsid w:val="00FA6784"/>
    <w:rsid w:val="00FA6DA9"/>
    <w:rsid w:val="00FA6DF8"/>
    <w:rsid w:val="00FA76DC"/>
    <w:rsid w:val="00FA7761"/>
    <w:rsid w:val="00FB02BB"/>
    <w:rsid w:val="00FB0651"/>
    <w:rsid w:val="00FB172E"/>
    <w:rsid w:val="00FB1B8D"/>
    <w:rsid w:val="00FB1CF8"/>
    <w:rsid w:val="00FB1EED"/>
    <w:rsid w:val="00FB1F88"/>
    <w:rsid w:val="00FB2206"/>
    <w:rsid w:val="00FB2A01"/>
    <w:rsid w:val="00FB32B9"/>
    <w:rsid w:val="00FB335C"/>
    <w:rsid w:val="00FB3B64"/>
    <w:rsid w:val="00FB3CBA"/>
    <w:rsid w:val="00FB3FC4"/>
    <w:rsid w:val="00FB43F7"/>
    <w:rsid w:val="00FB4CBF"/>
    <w:rsid w:val="00FB4D72"/>
    <w:rsid w:val="00FB5BF9"/>
    <w:rsid w:val="00FB5C62"/>
    <w:rsid w:val="00FB5CB9"/>
    <w:rsid w:val="00FB61DD"/>
    <w:rsid w:val="00FB6444"/>
    <w:rsid w:val="00FB6926"/>
    <w:rsid w:val="00FB7818"/>
    <w:rsid w:val="00FB788D"/>
    <w:rsid w:val="00FB795C"/>
    <w:rsid w:val="00FC0461"/>
    <w:rsid w:val="00FC0E81"/>
    <w:rsid w:val="00FC0EB2"/>
    <w:rsid w:val="00FC1BAE"/>
    <w:rsid w:val="00FC24D5"/>
    <w:rsid w:val="00FC27FA"/>
    <w:rsid w:val="00FC2BFF"/>
    <w:rsid w:val="00FC3C92"/>
    <w:rsid w:val="00FC4E37"/>
    <w:rsid w:val="00FC4E79"/>
    <w:rsid w:val="00FC5962"/>
    <w:rsid w:val="00FC5B40"/>
    <w:rsid w:val="00FC5FF9"/>
    <w:rsid w:val="00FC6424"/>
    <w:rsid w:val="00FC741B"/>
    <w:rsid w:val="00FD01A9"/>
    <w:rsid w:val="00FD0227"/>
    <w:rsid w:val="00FD074D"/>
    <w:rsid w:val="00FD0A64"/>
    <w:rsid w:val="00FD0AEB"/>
    <w:rsid w:val="00FD0CF5"/>
    <w:rsid w:val="00FD154B"/>
    <w:rsid w:val="00FD25BE"/>
    <w:rsid w:val="00FD346C"/>
    <w:rsid w:val="00FD3AED"/>
    <w:rsid w:val="00FD4C06"/>
    <w:rsid w:val="00FD4CE8"/>
    <w:rsid w:val="00FD52A6"/>
    <w:rsid w:val="00FD5756"/>
    <w:rsid w:val="00FD58FD"/>
    <w:rsid w:val="00FD5983"/>
    <w:rsid w:val="00FD6109"/>
    <w:rsid w:val="00FD6560"/>
    <w:rsid w:val="00FD6CE8"/>
    <w:rsid w:val="00FD6EEB"/>
    <w:rsid w:val="00FD70FA"/>
    <w:rsid w:val="00FD7C77"/>
    <w:rsid w:val="00FE0CFA"/>
    <w:rsid w:val="00FE0D5A"/>
    <w:rsid w:val="00FE14D7"/>
    <w:rsid w:val="00FE2231"/>
    <w:rsid w:val="00FE2C5A"/>
    <w:rsid w:val="00FE48BB"/>
    <w:rsid w:val="00FE48D9"/>
    <w:rsid w:val="00FE4F36"/>
    <w:rsid w:val="00FE5001"/>
    <w:rsid w:val="00FE509C"/>
    <w:rsid w:val="00FE553D"/>
    <w:rsid w:val="00FE627D"/>
    <w:rsid w:val="00FE6372"/>
    <w:rsid w:val="00FE6D10"/>
    <w:rsid w:val="00FE6DFA"/>
    <w:rsid w:val="00FE75AE"/>
    <w:rsid w:val="00FE78F6"/>
    <w:rsid w:val="00FE78FD"/>
    <w:rsid w:val="00FE7FCB"/>
    <w:rsid w:val="00FF0623"/>
    <w:rsid w:val="00FF06EE"/>
    <w:rsid w:val="00FF143D"/>
    <w:rsid w:val="00FF2165"/>
    <w:rsid w:val="00FF2C4F"/>
    <w:rsid w:val="00FF3204"/>
    <w:rsid w:val="00FF3A71"/>
    <w:rsid w:val="00FF3D01"/>
    <w:rsid w:val="00FF4C12"/>
    <w:rsid w:val="00FF4C45"/>
    <w:rsid w:val="00FF4CCE"/>
    <w:rsid w:val="00FF5142"/>
    <w:rsid w:val="00FF5749"/>
    <w:rsid w:val="00FF5D08"/>
    <w:rsid w:val="00FF6153"/>
    <w:rsid w:val="00FF6A27"/>
    <w:rsid w:val="00FF70DE"/>
    <w:rsid w:val="00FF7125"/>
    <w:rsid w:val="00FF735F"/>
    <w:rsid w:val="00FF7932"/>
    <w:rsid w:val="00FF7D8A"/>
    <w:rsid w:val="00FF7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2AFEF7E"/>
  <w15:docId w15:val="{66FDA1AA-086B-4084-9B72-5B6CDBB56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3478EF"/>
    <w:pPr>
      <w:spacing w:after="12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1"/>
    <w:next w:val="a1"/>
    <w:link w:val="10"/>
    <w:qFormat/>
    <w:rsid w:val="00D24EAF"/>
    <w:pPr>
      <w:keepNext/>
      <w:pageBreakBefore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1"/>
    <w:next w:val="a1"/>
    <w:link w:val="20"/>
    <w:qFormat/>
    <w:rsid w:val="00D24EAF"/>
    <w:pPr>
      <w:keepNext/>
      <w:numPr>
        <w:ilvl w:val="1"/>
        <w:numId w:val="2"/>
      </w:numPr>
      <w:spacing w:before="240" w:after="60"/>
      <w:ind w:left="576"/>
      <w:outlineLvl w:val="1"/>
    </w:pPr>
    <w:rPr>
      <w:rFonts w:ascii="Arial" w:hAnsi="Arial"/>
      <w:b/>
      <w:bCs/>
      <w:i/>
      <w:iCs/>
      <w:sz w:val="28"/>
      <w:szCs w:val="28"/>
    </w:rPr>
  </w:style>
  <w:style w:type="paragraph" w:styleId="3">
    <w:name w:val="heading 3"/>
    <w:basedOn w:val="a1"/>
    <w:next w:val="a1"/>
    <w:link w:val="30"/>
    <w:qFormat/>
    <w:rsid w:val="00D24EAF"/>
    <w:pPr>
      <w:keepNext/>
      <w:numPr>
        <w:ilvl w:val="2"/>
        <w:numId w:val="2"/>
      </w:numPr>
      <w:spacing w:before="240" w:after="60"/>
      <w:ind w:left="72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1"/>
    <w:next w:val="a1"/>
    <w:link w:val="40"/>
    <w:semiHidden/>
    <w:unhideWhenUsed/>
    <w:qFormat/>
    <w:rsid w:val="00D24EAF"/>
    <w:pPr>
      <w:keepNext/>
      <w:numPr>
        <w:ilvl w:val="3"/>
        <w:numId w:val="2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1"/>
    <w:next w:val="a1"/>
    <w:link w:val="50"/>
    <w:semiHidden/>
    <w:unhideWhenUsed/>
    <w:qFormat/>
    <w:rsid w:val="00D24EAF"/>
    <w:pPr>
      <w:numPr>
        <w:ilvl w:val="4"/>
        <w:numId w:val="2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semiHidden/>
    <w:unhideWhenUsed/>
    <w:qFormat/>
    <w:rsid w:val="00D24EAF"/>
    <w:pPr>
      <w:numPr>
        <w:ilvl w:val="5"/>
        <w:numId w:val="2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7">
    <w:name w:val="heading 7"/>
    <w:basedOn w:val="a1"/>
    <w:next w:val="a1"/>
    <w:link w:val="70"/>
    <w:semiHidden/>
    <w:unhideWhenUsed/>
    <w:qFormat/>
    <w:rsid w:val="00D24EAF"/>
    <w:pPr>
      <w:numPr>
        <w:ilvl w:val="6"/>
        <w:numId w:val="2"/>
      </w:numPr>
      <w:spacing w:before="240" w:after="60"/>
      <w:outlineLvl w:val="6"/>
    </w:pPr>
    <w:rPr>
      <w:rFonts w:ascii="Calibri" w:hAnsi="Calibri"/>
    </w:rPr>
  </w:style>
  <w:style w:type="paragraph" w:styleId="8">
    <w:name w:val="heading 8"/>
    <w:basedOn w:val="a1"/>
    <w:next w:val="a1"/>
    <w:link w:val="80"/>
    <w:semiHidden/>
    <w:unhideWhenUsed/>
    <w:qFormat/>
    <w:rsid w:val="00D24EAF"/>
    <w:pPr>
      <w:numPr>
        <w:ilvl w:val="7"/>
        <w:numId w:val="2"/>
      </w:numPr>
      <w:spacing w:before="240" w:after="60"/>
      <w:outlineLvl w:val="7"/>
    </w:pPr>
    <w:rPr>
      <w:rFonts w:ascii="Calibri" w:hAnsi="Calibri"/>
      <w:i/>
      <w:iCs/>
    </w:rPr>
  </w:style>
  <w:style w:type="paragraph" w:styleId="9">
    <w:name w:val="heading 9"/>
    <w:basedOn w:val="a1"/>
    <w:next w:val="a1"/>
    <w:link w:val="90"/>
    <w:qFormat/>
    <w:rsid w:val="00D24EAF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21">
    <w:name w:val="Body Text 2"/>
    <w:basedOn w:val="a1"/>
    <w:link w:val="22"/>
    <w:rsid w:val="003478EF"/>
    <w:pPr>
      <w:spacing w:line="480" w:lineRule="auto"/>
    </w:pPr>
  </w:style>
  <w:style w:type="character" w:customStyle="1" w:styleId="22">
    <w:name w:val="Основной текст 2 Знак"/>
    <w:basedOn w:val="a2"/>
    <w:link w:val="21"/>
    <w:rsid w:val="003478E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Title"/>
    <w:basedOn w:val="a1"/>
    <w:link w:val="a6"/>
    <w:qFormat/>
    <w:rsid w:val="003478EF"/>
    <w:pPr>
      <w:spacing w:after="0"/>
      <w:ind w:firstLine="0"/>
      <w:jc w:val="center"/>
    </w:pPr>
    <w:rPr>
      <w:rFonts w:ascii="Calibri" w:hAnsi="Calibri"/>
      <w:b/>
      <w:bCs/>
      <w:sz w:val="22"/>
    </w:rPr>
  </w:style>
  <w:style w:type="character" w:customStyle="1" w:styleId="a6">
    <w:name w:val="Заголовок Знак"/>
    <w:basedOn w:val="a2"/>
    <w:link w:val="a5"/>
    <w:rsid w:val="003478EF"/>
    <w:rPr>
      <w:rFonts w:ascii="Calibri" w:eastAsia="Times New Roman" w:hAnsi="Calibri" w:cs="Times New Roman"/>
      <w:b/>
      <w:bCs/>
      <w:szCs w:val="24"/>
      <w:lang w:eastAsia="ru-RU"/>
    </w:rPr>
  </w:style>
  <w:style w:type="paragraph" w:customStyle="1" w:styleId="a7">
    <w:name w:val="Заголовок таблицы"/>
    <w:basedOn w:val="a1"/>
    <w:next w:val="a1"/>
    <w:autoRedefine/>
    <w:rsid w:val="00D24EAF"/>
    <w:pPr>
      <w:tabs>
        <w:tab w:val="center" w:pos="8280"/>
      </w:tabs>
      <w:autoSpaceDE w:val="0"/>
      <w:autoSpaceDN w:val="0"/>
      <w:adjustRightInd w:val="0"/>
      <w:spacing w:before="60" w:after="60"/>
      <w:jc w:val="center"/>
    </w:pPr>
    <w:rPr>
      <w:b/>
      <w:bCs/>
      <w:color w:val="000000"/>
      <w:kern w:val="18"/>
      <w:lang w:val="en-US"/>
    </w:rPr>
  </w:style>
  <w:style w:type="paragraph" w:styleId="a8">
    <w:name w:val="header"/>
    <w:basedOn w:val="a1"/>
    <w:link w:val="a9"/>
    <w:unhideWhenUsed/>
    <w:rsid w:val="00D24EAF"/>
    <w:pPr>
      <w:tabs>
        <w:tab w:val="center" w:pos="4677"/>
        <w:tab w:val="right" w:pos="9355"/>
      </w:tabs>
      <w:spacing w:after="0"/>
    </w:pPr>
  </w:style>
  <w:style w:type="character" w:customStyle="1" w:styleId="a9">
    <w:name w:val="Верхний колонтитул Знак"/>
    <w:basedOn w:val="a2"/>
    <w:link w:val="a8"/>
    <w:uiPriority w:val="99"/>
    <w:rsid w:val="00D24EA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1"/>
    <w:link w:val="ab"/>
    <w:uiPriority w:val="99"/>
    <w:unhideWhenUsed/>
    <w:rsid w:val="00D24EAF"/>
    <w:pPr>
      <w:tabs>
        <w:tab w:val="center" w:pos="4677"/>
        <w:tab w:val="right" w:pos="9355"/>
      </w:tabs>
      <w:spacing w:after="0"/>
    </w:pPr>
  </w:style>
  <w:style w:type="character" w:customStyle="1" w:styleId="ab">
    <w:name w:val="Нижний колонтитул Знак"/>
    <w:basedOn w:val="a2"/>
    <w:link w:val="aa"/>
    <w:uiPriority w:val="99"/>
    <w:rsid w:val="00D24EA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Balloon Text"/>
    <w:basedOn w:val="a1"/>
    <w:link w:val="ad"/>
    <w:uiPriority w:val="99"/>
    <w:semiHidden/>
    <w:unhideWhenUsed/>
    <w:rsid w:val="00D24EAF"/>
    <w:pPr>
      <w:spacing w:after="0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D24EAF"/>
    <w:rPr>
      <w:rFonts w:ascii="Tahoma" w:eastAsia="Times New Roman" w:hAnsi="Tahoma" w:cs="Tahoma"/>
      <w:sz w:val="16"/>
      <w:szCs w:val="16"/>
      <w:lang w:eastAsia="ru-RU"/>
    </w:rPr>
  </w:style>
  <w:style w:type="paragraph" w:styleId="ae">
    <w:name w:val="caption"/>
    <w:basedOn w:val="a1"/>
    <w:next w:val="a1"/>
    <w:uiPriority w:val="35"/>
    <w:qFormat/>
    <w:rsid w:val="00D24EAF"/>
    <w:pPr>
      <w:keepNext/>
      <w:tabs>
        <w:tab w:val="left" w:pos="3600"/>
      </w:tabs>
      <w:spacing w:before="100" w:beforeAutospacing="1" w:after="100" w:afterAutospacing="1"/>
      <w:ind w:right="354"/>
      <w:jc w:val="right"/>
    </w:pPr>
    <w:rPr>
      <w:rFonts w:eastAsia="Arial Unicode MS"/>
      <w:b/>
      <w:bCs/>
    </w:rPr>
  </w:style>
  <w:style w:type="paragraph" w:customStyle="1" w:styleId="a0">
    <w:name w:val="название в колонтитуре"/>
    <w:basedOn w:val="a1"/>
    <w:rsid w:val="00D24EAF"/>
    <w:pPr>
      <w:numPr>
        <w:ilvl w:val="8"/>
        <w:numId w:val="1"/>
      </w:numPr>
      <w:spacing w:after="0"/>
      <w:jc w:val="center"/>
    </w:pPr>
    <w:rPr>
      <w:rFonts w:ascii="Arial" w:eastAsia="MS Mincho" w:hAnsi="Arial" w:cs="Times New Roman CYR"/>
      <w:b/>
      <w:noProof/>
      <w:kern w:val="18"/>
    </w:rPr>
  </w:style>
  <w:style w:type="paragraph" w:styleId="11">
    <w:name w:val="toc 1"/>
    <w:basedOn w:val="a1"/>
    <w:next w:val="a1"/>
    <w:autoRedefine/>
    <w:uiPriority w:val="39"/>
    <w:rsid w:val="00246219"/>
    <w:pPr>
      <w:tabs>
        <w:tab w:val="right" w:leader="dot" w:pos="9345"/>
      </w:tabs>
      <w:spacing w:before="120"/>
    </w:pPr>
    <w:rPr>
      <w:b/>
      <w:bCs/>
      <w:caps/>
      <w:sz w:val="20"/>
      <w:szCs w:val="20"/>
    </w:rPr>
  </w:style>
  <w:style w:type="paragraph" w:styleId="23">
    <w:name w:val="toc 2"/>
    <w:basedOn w:val="a1"/>
    <w:next w:val="a1"/>
    <w:autoRedefine/>
    <w:uiPriority w:val="39"/>
    <w:unhideWhenUsed/>
    <w:rsid w:val="00D24EAF"/>
    <w:pPr>
      <w:spacing w:after="100"/>
      <w:ind w:left="240"/>
    </w:pPr>
  </w:style>
  <w:style w:type="character" w:styleId="af">
    <w:name w:val="Hyperlink"/>
    <w:basedOn w:val="a2"/>
    <w:uiPriority w:val="99"/>
    <w:unhideWhenUsed/>
    <w:rsid w:val="00D24EAF"/>
    <w:rPr>
      <w:color w:val="0000FF" w:themeColor="hyperlink"/>
      <w:u w:val="single"/>
    </w:rPr>
  </w:style>
  <w:style w:type="paragraph" w:styleId="31">
    <w:name w:val="toc 3"/>
    <w:basedOn w:val="a1"/>
    <w:next w:val="a1"/>
    <w:autoRedefine/>
    <w:uiPriority w:val="39"/>
    <w:unhideWhenUsed/>
    <w:rsid w:val="00D24EAF"/>
    <w:pPr>
      <w:tabs>
        <w:tab w:val="left" w:pos="1985"/>
        <w:tab w:val="right" w:leader="dot" w:pos="9356"/>
      </w:tabs>
      <w:spacing w:after="100"/>
      <w:ind w:left="480"/>
    </w:pPr>
  </w:style>
  <w:style w:type="character" w:customStyle="1" w:styleId="10">
    <w:name w:val="Заголовок 1 Знак"/>
    <w:basedOn w:val="a2"/>
    <w:link w:val="1"/>
    <w:rsid w:val="00D24EAF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2"/>
    <w:link w:val="2"/>
    <w:rsid w:val="00D24EAF"/>
    <w:rPr>
      <w:rFonts w:ascii="Arial" w:eastAsia="Times New Roman" w:hAnsi="Arial" w:cs="Times New Roman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2"/>
    <w:link w:val="3"/>
    <w:rsid w:val="00D24EAF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2"/>
    <w:link w:val="4"/>
    <w:semiHidden/>
    <w:rsid w:val="00D24EAF"/>
    <w:rPr>
      <w:rFonts w:ascii="Calibri" w:eastAsia="Times New Roman" w:hAnsi="Calibri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2"/>
    <w:link w:val="5"/>
    <w:semiHidden/>
    <w:rsid w:val="00D24EAF"/>
    <w:rPr>
      <w:rFonts w:ascii="Calibri" w:eastAsia="Times New Roman" w:hAnsi="Calibri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2"/>
    <w:link w:val="6"/>
    <w:semiHidden/>
    <w:rsid w:val="00D24EAF"/>
    <w:rPr>
      <w:rFonts w:ascii="Calibri" w:eastAsia="Times New Roman" w:hAnsi="Calibri" w:cs="Times New Roman"/>
      <w:b/>
      <w:bCs/>
      <w:lang w:eastAsia="ru-RU"/>
    </w:rPr>
  </w:style>
  <w:style w:type="character" w:customStyle="1" w:styleId="70">
    <w:name w:val="Заголовок 7 Знак"/>
    <w:basedOn w:val="a2"/>
    <w:link w:val="7"/>
    <w:semiHidden/>
    <w:rsid w:val="00D24EAF"/>
    <w:rPr>
      <w:rFonts w:ascii="Calibri" w:eastAsia="Times New Roman" w:hAnsi="Calibri" w:cs="Times New Roman"/>
      <w:sz w:val="24"/>
      <w:szCs w:val="24"/>
      <w:lang w:eastAsia="ru-RU"/>
    </w:rPr>
  </w:style>
  <w:style w:type="character" w:customStyle="1" w:styleId="80">
    <w:name w:val="Заголовок 8 Знак"/>
    <w:basedOn w:val="a2"/>
    <w:link w:val="8"/>
    <w:semiHidden/>
    <w:rsid w:val="00D24EAF"/>
    <w:rPr>
      <w:rFonts w:ascii="Calibri" w:eastAsia="Times New Roman" w:hAnsi="Calibri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2"/>
    <w:link w:val="9"/>
    <w:rsid w:val="00D24EAF"/>
    <w:rPr>
      <w:rFonts w:ascii="Arial" w:eastAsia="Times New Roman" w:hAnsi="Arial" w:cs="Arial"/>
      <w:lang w:eastAsia="ru-RU"/>
    </w:rPr>
  </w:style>
  <w:style w:type="character" w:styleId="af0">
    <w:name w:val="Emphasis"/>
    <w:rsid w:val="00D24EAF"/>
    <w:rPr>
      <w:i/>
      <w:iCs/>
    </w:rPr>
  </w:style>
  <w:style w:type="character" w:styleId="af1">
    <w:name w:val="annotation reference"/>
    <w:basedOn w:val="a2"/>
    <w:uiPriority w:val="99"/>
    <w:semiHidden/>
    <w:unhideWhenUsed/>
    <w:rsid w:val="00413AEE"/>
    <w:rPr>
      <w:sz w:val="16"/>
      <w:szCs w:val="16"/>
    </w:rPr>
  </w:style>
  <w:style w:type="paragraph" w:styleId="af2">
    <w:name w:val="annotation text"/>
    <w:basedOn w:val="a1"/>
    <w:link w:val="af3"/>
    <w:uiPriority w:val="99"/>
    <w:unhideWhenUsed/>
    <w:rsid w:val="00413AEE"/>
    <w:rPr>
      <w:sz w:val="20"/>
      <w:szCs w:val="20"/>
    </w:rPr>
  </w:style>
  <w:style w:type="character" w:customStyle="1" w:styleId="af3">
    <w:name w:val="Текст примечания Знак"/>
    <w:basedOn w:val="a2"/>
    <w:link w:val="af2"/>
    <w:uiPriority w:val="99"/>
    <w:rsid w:val="00413AEE"/>
    <w:rPr>
      <w:rFonts w:ascii="Times New Roman" w:eastAsia="Times New Roman" w:hAnsi="Times New Roman" w:cs="Times New Roman"/>
      <w:sz w:val="20"/>
      <w:szCs w:val="20"/>
      <w:lang w:eastAsia="ru-RU"/>
    </w:rPr>
  </w:style>
  <w:style w:type="table" w:styleId="af4">
    <w:name w:val="Table Grid"/>
    <w:basedOn w:val="a3"/>
    <w:uiPriority w:val="59"/>
    <w:rsid w:val="00413A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List Paragraph"/>
    <w:basedOn w:val="a1"/>
    <w:uiPriority w:val="34"/>
    <w:qFormat/>
    <w:rsid w:val="00413AEE"/>
    <w:pPr>
      <w:ind w:left="720"/>
      <w:contextualSpacing/>
    </w:pPr>
  </w:style>
  <w:style w:type="paragraph" w:styleId="af6">
    <w:name w:val="footnote text"/>
    <w:basedOn w:val="a1"/>
    <w:link w:val="af7"/>
    <w:uiPriority w:val="99"/>
    <w:semiHidden/>
    <w:unhideWhenUsed/>
    <w:rsid w:val="006B5883"/>
    <w:pPr>
      <w:spacing w:after="0"/>
    </w:pPr>
    <w:rPr>
      <w:sz w:val="20"/>
      <w:szCs w:val="20"/>
    </w:rPr>
  </w:style>
  <w:style w:type="character" w:customStyle="1" w:styleId="af7">
    <w:name w:val="Текст сноски Знак"/>
    <w:basedOn w:val="a2"/>
    <w:link w:val="af6"/>
    <w:uiPriority w:val="99"/>
    <w:semiHidden/>
    <w:rsid w:val="006B5883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8">
    <w:name w:val="footnote reference"/>
    <w:basedOn w:val="a2"/>
    <w:uiPriority w:val="99"/>
    <w:semiHidden/>
    <w:unhideWhenUsed/>
    <w:rsid w:val="006B5883"/>
    <w:rPr>
      <w:vertAlign w:val="superscript"/>
    </w:rPr>
  </w:style>
  <w:style w:type="paragraph" w:customStyle="1" w:styleId="NoSpacing1">
    <w:name w:val="No Spacing1"/>
    <w:uiPriority w:val="1"/>
    <w:qFormat/>
    <w:rsid w:val="00075243"/>
    <w:pPr>
      <w:spacing w:after="0" w:line="240" w:lineRule="auto"/>
    </w:pPr>
    <w:rPr>
      <w:rFonts w:ascii="Calibri" w:eastAsia="Calibri" w:hAnsi="Calibri" w:cs="Times New Roman"/>
    </w:rPr>
  </w:style>
  <w:style w:type="paragraph" w:styleId="af9">
    <w:name w:val="annotation subject"/>
    <w:basedOn w:val="af2"/>
    <w:next w:val="af2"/>
    <w:link w:val="afa"/>
    <w:uiPriority w:val="99"/>
    <w:semiHidden/>
    <w:unhideWhenUsed/>
    <w:rsid w:val="00075243"/>
    <w:rPr>
      <w:b/>
      <w:bCs/>
    </w:rPr>
  </w:style>
  <w:style w:type="character" w:customStyle="1" w:styleId="afa">
    <w:name w:val="Тема примечания Знак"/>
    <w:basedOn w:val="af3"/>
    <w:link w:val="af9"/>
    <w:uiPriority w:val="99"/>
    <w:semiHidden/>
    <w:rsid w:val="0007524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b">
    <w:name w:val="Revision"/>
    <w:hidden/>
    <w:uiPriority w:val="99"/>
    <w:semiHidden/>
    <w:rsid w:val="00C341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">
    <w:name w:val="List Bullet"/>
    <w:basedOn w:val="a1"/>
    <w:uiPriority w:val="99"/>
    <w:unhideWhenUsed/>
    <w:rsid w:val="00307D49"/>
    <w:pPr>
      <w:numPr>
        <w:numId w:val="3"/>
      </w:numPr>
      <w:contextualSpacing/>
    </w:pPr>
  </w:style>
  <w:style w:type="paragraph" w:customStyle="1" w:styleId="12">
    <w:name w:val="Название 1"/>
    <w:basedOn w:val="a1"/>
    <w:next w:val="a1"/>
    <w:rsid w:val="00181E02"/>
    <w:pPr>
      <w:suppressAutoHyphens/>
      <w:spacing w:before="800" w:after="0"/>
      <w:ind w:right="567" w:firstLine="0"/>
      <w:jc w:val="center"/>
    </w:pPr>
    <w:rPr>
      <w:rFonts w:ascii="Tahoma" w:eastAsia="Batang" w:hAnsi="Tahoma"/>
      <w:b/>
      <w:sz w:val="56"/>
      <w:szCs w:val="40"/>
    </w:rPr>
  </w:style>
  <w:style w:type="paragraph" w:customStyle="1" w:styleId="24">
    <w:name w:val="Название 2"/>
    <w:basedOn w:val="12"/>
    <w:next w:val="a1"/>
    <w:rsid w:val="00D72E1C"/>
    <w:pPr>
      <w:spacing w:before="0"/>
    </w:pPr>
    <w:rPr>
      <w:b w:val="0"/>
      <w:sz w:val="36"/>
    </w:rPr>
  </w:style>
  <w:style w:type="character" w:styleId="afc">
    <w:name w:val="FollowedHyperlink"/>
    <w:basedOn w:val="a2"/>
    <w:uiPriority w:val="99"/>
    <w:semiHidden/>
    <w:unhideWhenUsed/>
    <w:rsid w:val="0025642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52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9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file:///D:\Work\&#1041;&#1080;&#1079;&#1085;&#1077;&#1089;%20&#1072;&#1085;&#1072;&#1083;&#1080;&#1079;\&#1043;&#1072;&#1079;&#1087;&#1088;&#1086;&#1084;&#1073;&#1072;&#1085;&#1082;%20Private\Documents\Specifications\&#1050;&#1088;&#1080;&#1090;&#1077;&#1088;&#1080;&#1080;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117" Type="http://schemas.openxmlformats.org/officeDocument/2006/relationships/package" Target="embeddings/_________Microsoft_Visio.vsdx"/><Relationship Id="rId21" Type="http://schemas.openxmlformats.org/officeDocument/2006/relationships/oleObject" Target="embeddings/oleObject4.bin"/><Relationship Id="rId42" Type="http://schemas.openxmlformats.org/officeDocument/2006/relationships/oleObject" Target="embeddings/oleObject21.bin"/><Relationship Id="rId47" Type="http://schemas.openxmlformats.org/officeDocument/2006/relationships/oleObject" Target="embeddings/oleObject23.bin"/><Relationship Id="rId63" Type="http://schemas.openxmlformats.org/officeDocument/2006/relationships/oleObject" Target="embeddings/oleObject31.bin"/><Relationship Id="rId68" Type="http://schemas.openxmlformats.org/officeDocument/2006/relationships/oleObject" Target="embeddings/oleObject34.bin"/><Relationship Id="rId84" Type="http://schemas.openxmlformats.org/officeDocument/2006/relationships/image" Target="media/image35.png"/><Relationship Id="rId89" Type="http://schemas.openxmlformats.org/officeDocument/2006/relationships/image" Target="media/image38.emf"/><Relationship Id="rId112" Type="http://schemas.openxmlformats.org/officeDocument/2006/relationships/image" Target="media/image56.emf"/><Relationship Id="rId16" Type="http://schemas.openxmlformats.org/officeDocument/2006/relationships/image" Target="media/image6.png"/><Relationship Id="rId107" Type="http://schemas.openxmlformats.org/officeDocument/2006/relationships/image" Target="media/image52.png"/><Relationship Id="rId11" Type="http://schemas.microsoft.com/office/2011/relationships/commentsExtended" Target="commentsExtended.xml"/><Relationship Id="rId32" Type="http://schemas.openxmlformats.org/officeDocument/2006/relationships/oleObject" Target="embeddings/oleObject11.bin"/><Relationship Id="rId37" Type="http://schemas.openxmlformats.org/officeDocument/2006/relationships/oleObject" Target="embeddings/oleObject16.bin"/><Relationship Id="rId53" Type="http://schemas.openxmlformats.org/officeDocument/2006/relationships/image" Target="media/image16.png"/><Relationship Id="rId58" Type="http://schemas.openxmlformats.org/officeDocument/2006/relationships/image" Target="media/image19.png"/><Relationship Id="rId74" Type="http://schemas.openxmlformats.org/officeDocument/2006/relationships/image" Target="media/image27.png"/><Relationship Id="rId79" Type="http://schemas.openxmlformats.org/officeDocument/2006/relationships/image" Target="media/image32.png"/><Relationship Id="rId102" Type="http://schemas.openxmlformats.org/officeDocument/2006/relationships/image" Target="media/image49.png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package" Target="embeddings/_____Microsoft_Excel.xlsx"/><Relationship Id="rId95" Type="http://schemas.openxmlformats.org/officeDocument/2006/relationships/image" Target="media/image43.png"/><Relationship Id="rId22" Type="http://schemas.openxmlformats.org/officeDocument/2006/relationships/image" Target="media/image9.png"/><Relationship Id="rId27" Type="http://schemas.openxmlformats.org/officeDocument/2006/relationships/oleObject" Target="embeddings/oleObject7.bin"/><Relationship Id="rId43" Type="http://schemas.openxmlformats.org/officeDocument/2006/relationships/oleObject" Target="embeddings/oleObject22.bin"/><Relationship Id="rId48" Type="http://schemas.openxmlformats.org/officeDocument/2006/relationships/oleObject" Target="embeddings/oleObject24.bin"/><Relationship Id="rId64" Type="http://schemas.openxmlformats.org/officeDocument/2006/relationships/image" Target="media/image22.png"/><Relationship Id="rId69" Type="http://schemas.openxmlformats.org/officeDocument/2006/relationships/image" Target="media/image24.png"/><Relationship Id="rId113" Type="http://schemas.openxmlformats.org/officeDocument/2006/relationships/oleObject" Target="embeddings/_________Microsoft_Visio_2003_20101.vsd"/><Relationship Id="rId118" Type="http://schemas.openxmlformats.org/officeDocument/2006/relationships/image" Target="media/image59.emf"/><Relationship Id="rId80" Type="http://schemas.openxmlformats.org/officeDocument/2006/relationships/oleObject" Target="embeddings/oleObject37.bin"/><Relationship Id="rId85" Type="http://schemas.openxmlformats.org/officeDocument/2006/relationships/image" Target="media/image36.png"/><Relationship Id="rId12" Type="http://schemas.openxmlformats.org/officeDocument/2006/relationships/image" Target="media/image3.png"/><Relationship Id="rId17" Type="http://schemas.openxmlformats.org/officeDocument/2006/relationships/oleObject" Target="embeddings/oleObject2.bin"/><Relationship Id="rId33" Type="http://schemas.openxmlformats.org/officeDocument/2006/relationships/oleObject" Target="embeddings/oleObject12.bin"/><Relationship Id="rId38" Type="http://schemas.openxmlformats.org/officeDocument/2006/relationships/oleObject" Target="embeddings/oleObject17.bin"/><Relationship Id="rId59" Type="http://schemas.openxmlformats.org/officeDocument/2006/relationships/oleObject" Target="embeddings/oleObject29.bin"/><Relationship Id="rId103" Type="http://schemas.openxmlformats.org/officeDocument/2006/relationships/image" Target="media/image50.png"/><Relationship Id="rId108" Type="http://schemas.openxmlformats.org/officeDocument/2006/relationships/image" Target="media/image53.png"/><Relationship Id="rId124" Type="http://schemas.microsoft.com/office/2011/relationships/people" Target="people.xml"/><Relationship Id="rId54" Type="http://schemas.openxmlformats.org/officeDocument/2006/relationships/hyperlink" Target="mailto:email@email.ru" TargetMode="External"/><Relationship Id="rId70" Type="http://schemas.openxmlformats.org/officeDocument/2006/relationships/image" Target="media/image25.png"/><Relationship Id="rId75" Type="http://schemas.openxmlformats.org/officeDocument/2006/relationships/image" Target="media/image28.png"/><Relationship Id="rId91" Type="http://schemas.openxmlformats.org/officeDocument/2006/relationships/image" Target="media/image39.png"/><Relationship Id="rId96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5.bin"/><Relationship Id="rId28" Type="http://schemas.openxmlformats.org/officeDocument/2006/relationships/image" Target="media/image12.png"/><Relationship Id="rId49" Type="http://schemas.openxmlformats.org/officeDocument/2006/relationships/oleObject" Target="embeddings/oleObject25.bin"/><Relationship Id="rId114" Type="http://schemas.openxmlformats.org/officeDocument/2006/relationships/image" Target="media/image57.emf"/><Relationship Id="rId119" Type="http://schemas.openxmlformats.org/officeDocument/2006/relationships/package" Target="embeddings/_________Microsoft_Visio2.vsdx"/><Relationship Id="rId44" Type="http://schemas.openxmlformats.org/officeDocument/2006/relationships/image" Target="media/image13.png"/><Relationship Id="rId60" Type="http://schemas.openxmlformats.org/officeDocument/2006/relationships/image" Target="media/image20.png"/><Relationship Id="rId65" Type="http://schemas.openxmlformats.org/officeDocument/2006/relationships/image" Target="media/image23.png"/><Relationship Id="rId81" Type="http://schemas.openxmlformats.org/officeDocument/2006/relationships/image" Target="media/image33.png"/><Relationship Id="rId86" Type="http://schemas.openxmlformats.org/officeDocument/2006/relationships/image" Target="media/image37.png"/><Relationship Id="rId13" Type="http://schemas.openxmlformats.org/officeDocument/2006/relationships/oleObject" Target="embeddings/oleObject1.bin"/><Relationship Id="rId18" Type="http://schemas.openxmlformats.org/officeDocument/2006/relationships/image" Target="media/image7.png"/><Relationship Id="rId39" Type="http://schemas.openxmlformats.org/officeDocument/2006/relationships/oleObject" Target="embeddings/oleObject18.bin"/><Relationship Id="rId109" Type="http://schemas.openxmlformats.org/officeDocument/2006/relationships/image" Target="media/image54.png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6.bin"/><Relationship Id="rId55" Type="http://schemas.openxmlformats.org/officeDocument/2006/relationships/hyperlink" Target="mailto:xxxx@xxx.xx" TargetMode="External"/><Relationship Id="rId76" Type="http://schemas.openxmlformats.org/officeDocument/2006/relationships/image" Target="media/image29.png"/><Relationship Id="rId97" Type="http://schemas.openxmlformats.org/officeDocument/2006/relationships/image" Target="media/image45.png"/><Relationship Id="rId104" Type="http://schemas.openxmlformats.org/officeDocument/2006/relationships/oleObject" Target="embeddings/oleObject42.bin"/><Relationship Id="rId120" Type="http://schemas.openxmlformats.org/officeDocument/2006/relationships/image" Target="media/image60.emf"/><Relationship Id="rId125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oleObject" Target="embeddings/oleObject35.bin"/><Relationship Id="rId92" Type="http://schemas.openxmlformats.org/officeDocument/2006/relationships/image" Target="media/image40.png"/><Relationship Id="rId2" Type="http://schemas.openxmlformats.org/officeDocument/2006/relationships/numbering" Target="numbering.xml"/><Relationship Id="rId29" Type="http://schemas.openxmlformats.org/officeDocument/2006/relationships/oleObject" Target="embeddings/oleObject8.bin"/><Relationship Id="rId24" Type="http://schemas.openxmlformats.org/officeDocument/2006/relationships/image" Target="media/image10.png"/><Relationship Id="rId40" Type="http://schemas.openxmlformats.org/officeDocument/2006/relationships/oleObject" Target="embeddings/oleObject19.bin"/><Relationship Id="rId45" Type="http://schemas.openxmlformats.org/officeDocument/2006/relationships/image" Target="media/image14.png"/><Relationship Id="rId66" Type="http://schemas.openxmlformats.org/officeDocument/2006/relationships/oleObject" Target="embeddings/oleObject32.bin"/><Relationship Id="rId87" Type="http://schemas.openxmlformats.org/officeDocument/2006/relationships/oleObject" Target="embeddings/oleObject39.bin"/><Relationship Id="rId110" Type="http://schemas.openxmlformats.org/officeDocument/2006/relationships/image" Target="media/image55.emf"/><Relationship Id="rId115" Type="http://schemas.openxmlformats.org/officeDocument/2006/relationships/oleObject" Target="embeddings/_________Microsoft_Visio_2003_20102.vsd"/><Relationship Id="rId61" Type="http://schemas.openxmlformats.org/officeDocument/2006/relationships/oleObject" Target="embeddings/oleObject30.bin"/><Relationship Id="rId82" Type="http://schemas.openxmlformats.org/officeDocument/2006/relationships/oleObject" Target="embeddings/oleObject38.bin"/><Relationship Id="rId19" Type="http://schemas.openxmlformats.org/officeDocument/2006/relationships/oleObject" Target="embeddings/oleObject3.bin"/><Relationship Id="rId14" Type="http://schemas.openxmlformats.org/officeDocument/2006/relationships/image" Target="media/image4.png"/><Relationship Id="rId30" Type="http://schemas.openxmlformats.org/officeDocument/2006/relationships/oleObject" Target="embeddings/oleObject9.bin"/><Relationship Id="rId35" Type="http://schemas.openxmlformats.org/officeDocument/2006/relationships/oleObject" Target="embeddings/oleObject14.bin"/><Relationship Id="rId56" Type="http://schemas.openxmlformats.org/officeDocument/2006/relationships/image" Target="media/image17.png"/><Relationship Id="rId77" Type="http://schemas.openxmlformats.org/officeDocument/2006/relationships/image" Target="media/image30.png"/><Relationship Id="rId100" Type="http://schemas.openxmlformats.org/officeDocument/2006/relationships/image" Target="media/image48.png"/><Relationship Id="rId105" Type="http://schemas.openxmlformats.org/officeDocument/2006/relationships/image" Target="media/image51.emf"/><Relationship Id="rId8" Type="http://schemas.openxmlformats.org/officeDocument/2006/relationships/image" Target="media/image1.wmf"/><Relationship Id="rId51" Type="http://schemas.openxmlformats.org/officeDocument/2006/relationships/oleObject" Target="embeddings/oleObject27.bin"/><Relationship Id="rId72" Type="http://schemas.openxmlformats.org/officeDocument/2006/relationships/image" Target="media/image26.png"/><Relationship Id="rId93" Type="http://schemas.openxmlformats.org/officeDocument/2006/relationships/image" Target="media/image41.png"/><Relationship Id="rId98" Type="http://schemas.openxmlformats.org/officeDocument/2006/relationships/image" Target="media/image46.png"/><Relationship Id="rId121" Type="http://schemas.openxmlformats.org/officeDocument/2006/relationships/package" Target="embeddings/_________Microsoft_Visio3.vsdx"/><Relationship Id="rId3" Type="http://schemas.openxmlformats.org/officeDocument/2006/relationships/styles" Target="styles.xml"/><Relationship Id="rId25" Type="http://schemas.openxmlformats.org/officeDocument/2006/relationships/oleObject" Target="embeddings/oleObject6.bin"/><Relationship Id="rId46" Type="http://schemas.openxmlformats.org/officeDocument/2006/relationships/image" Target="media/image15.png"/><Relationship Id="rId67" Type="http://schemas.openxmlformats.org/officeDocument/2006/relationships/oleObject" Target="embeddings/oleObject33.bin"/><Relationship Id="rId116" Type="http://schemas.openxmlformats.org/officeDocument/2006/relationships/image" Target="media/image58.emf"/><Relationship Id="rId20" Type="http://schemas.openxmlformats.org/officeDocument/2006/relationships/image" Target="media/image8.png"/><Relationship Id="rId41" Type="http://schemas.openxmlformats.org/officeDocument/2006/relationships/oleObject" Target="embeddings/oleObject20.bin"/><Relationship Id="rId62" Type="http://schemas.openxmlformats.org/officeDocument/2006/relationships/image" Target="media/image21.png"/><Relationship Id="rId83" Type="http://schemas.openxmlformats.org/officeDocument/2006/relationships/image" Target="media/image34.png"/><Relationship Id="rId88" Type="http://schemas.openxmlformats.org/officeDocument/2006/relationships/oleObject" Target="embeddings/oleObject40.bin"/><Relationship Id="rId111" Type="http://schemas.openxmlformats.org/officeDocument/2006/relationships/oleObject" Target="embeddings/_________Microsoft_Visio_2003_2010.vsd"/><Relationship Id="rId15" Type="http://schemas.openxmlformats.org/officeDocument/2006/relationships/image" Target="media/image5.png"/><Relationship Id="rId36" Type="http://schemas.openxmlformats.org/officeDocument/2006/relationships/oleObject" Target="embeddings/oleObject15.bin"/><Relationship Id="rId57" Type="http://schemas.openxmlformats.org/officeDocument/2006/relationships/image" Target="media/image18.png"/><Relationship Id="rId106" Type="http://schemas.openxmlformats.org/officeDocument/2006/relationships/package" Target="embeddings/_____Microsoft_Excel1.xlsx"/><Relationship Id="rId10" Type="http://schemas.openxmlformats.org/officeDocument/2006/relationships/comments" Target="comments.xml"/><Relationship Id="rId31" Type="http://schemas.openxmlformats.org/officeDocument/2006/relationships/oleObject" Target="embeddings/oleObject10.bin"/><Relationship Id="rId52" Type="http://schemas.openxmlformats.org/officeDocument/2006/relationships/oleObject" Target="embeddings/oleObject28.bin"/><Relationship Id="rId73" Type="http://schemas.openxmlformats.org/officeDocument/2006/relationships/oleObject" Target="embeddings/oleObject36.bin"/><Relationship Id="rId78" Type="http://schemas.openxmlformats.org/officeDocument/2006/relationships/image" Target="media/image31.png"/><Relationship Id="rId94" Type="http://schemas.openxmlformats.org/officeDocument/2006/relationships/image" Target="media/image42.png"/><Relationship Id="rId99" Type="http://schemas.openxmlformats.org/officeDocument/2006/relationships/image" Target="media/image47.png"/><Relationship Id="rId101" Type="http://schemas.openxmlformats.org/officeDocument/2006/relationships/oleObject" Target="embeddings/oleObject41.bin"/><Relationship Id="rId12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6015E-DDED-4BF3-908C-DB0912A82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80</Pages>
  <Words>20114</Words>
  <Characters>114656</Characters>
  <Application>Microsoft Office Word</Application>
  <DocSecurity>0</DocSecurity>
  <Lines>955</Lines>
  <Paragraphs>269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Alfastrah.ru</Company>
  <LinksUpToDate>false</LinksUpToDate>
  <CharactersWithSpaces>134501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Vasechkina Svetlana</dc:creator>
  <dc:description>Открытая информация</dc:description>
  <cp:lastModifiedBy>Минин Илья</cp:lastModifiedBy>
  <cp:revision>11</cp:revision>
  <cp:lastPrinted>2019-10-30T15:58:00Z</cp:lastPrinted>
  <dcterms:created xsi:type="dcterms:W3CDTF">2019-12-10T08:29:00Z</dcterms:created>
  <dcterms:modified xsi:type="dcterms:W3CDTF">2020-03-06T08:57:00Z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m1">
    <vt:lpwstr>{"CreationContext":{"DomainName":"int.gazprombank.ru","MachineName":"D6095","TimeStamp":"\/Date(1574156942035)\/","UserName":"gpbu0782","UserSid":{"Sddl":"S-1-5-21-3989785535-4168274036-2173320020-34260"}},"Guid":"734cd865-0966-45c7-a853-3e302c55b9cb","Ha</vt:lpwstr>
  </property>
  <property fmtid="{D5CDD505-2E9C-101B-9397-08002B2CF9AE}" pid="3" name="Dm2">
    <vt:lpwstr>sh":[218,57,163,238,94,107,75,13,50,85,191,239,149,96,24,144,175,216,7,9],"LastModificationContext":{"DomainName":"int.gazprombank.ru","MachineName":"D6095","TimeStamp":"\/Date(1574160263163)\/","UserName":"gpbu0782","UserSid":{"Sddl":"S-1-5-21-3989785535</vt:lpwstr>
  </property>
  <property fmtid="{D5CDD505-2E9C-101B-9397-08002B2CF9AE}" pid="4" name="Dm3">
    <vt:lpwstr>-4168274036-2173320020-34260"}},"LastModificationPath":"\\\\int.gazprombank.ru\\dfsgpb\\Homefolders\\MSK\\01\\gpbu0782\\Desktop\\СТП Доработка экранных форм v2.1.docx","Marker":{"Classifier":{"defines":[{"Key":"Path","Value":[{"Key":"OR","Value":[]},{"Key</vt:lpwstr>
  </property>
  <property fmtid="{D5CDD505-2E9C-101B-9397-08002B2CF9AE}" pid="5" name="Dm4">
    <vt:lpwstr>":"AND","Value":[]},{"Key":"NOT","Value":[]}]},{"Key":"FileName","Value":[{"Key":"OR","Value":[]},{"Key":"AND","Value":[]},{"Key":"NOT","Value":[]}]},{"Key":"Word","Value":[{"Key":"OR","Value":[]},{"Key":"AND","Value":[]},{"Key":"NOT","Value":[]}]}]},"Col</vt:lpwstr>
  </property>
  <property fmtid="{D5CDD505-2E9C-101B-9397-08002B2CF9AE}" pid="6" name="Dm5">
    <vt:lpwstr>orCode":null,"Guid":"eee80589-c3bd-47f9-b8b9-cb5f98354da1","Icon":null,"Image":null,"ImageURL":"","IsAllowed":false,"IsShowWindowNotification":false,"Level":0,"Name":"Открытая информация","Permissions":[0,2,3,1],"Text":"Открытая информация","VisualStyle":</vt:lpwstr>
  </property>
  <property fmtid="{D5CDD505-2E9C-101B-9397-08002B2CF9AE}" pid="7" name="Dm6">
    <vt:lpwstr>{"FontColor":{"Blue":0,"Green":0,"Red":255},"FontName":"Calibri","FontSize":20,"LocationsAccess":[],"LocationsExcel":[],"LocationsPowerPoint":[],"LocationsVisio":[],"LocationsWord":[],"attrs":[]}},"ParentGuid":"00000000-0000-0000-0000-000000000000"}</vt:lpwstr>
  </property>
  <property fmtid="{D5CDD505-2E9C-101B-9397-08002B2CF9AE}" pid="8" name="Dm7">
    <vt:lpwstr/>
  </property>
</Properties>
</file>